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DC4D01" w14:textId="77777777" w:rsidR="00103760" w:rsidRPr="00103760" w:rsidRDefault="007159AE" w:rsidP="00103760">
      <w:pPr>
        <w:spacing w:after="120" w:line="800" w:lineRule="auto"/>
        <w:rPr>
          <w:rFonts w:ascii="Apple Braille" w:hAnsi="Apple Braille"/>
          <w:b/>
          <w:color w:val="auto"/>
          <w:sz w:val="72"/>
          <w14:shadow w14:blurRad="50800" w14:dist="50800" w14:dir="5400000" w14:sx="0" w14:sy="0" w14:kx="0" w14:ky="0" w14:algn="ctr">
            <w14:schemeClr w14:val="tx2">
              <w14:lumMod w14:val="75000"/>
            </w14:schemeClr>
          </w14:shadow>
          <w14:textFill>
            <w14:solidFill>
              <w14:srgbClr w14:val="FFFFFF"/>
            </w14:solidFill>
          </w14:textFill>
        </w:rPr>
      </w:pPr>
      <w:r>
        <w:rPr>
          <w:noProof/>
          <w:sz w:val="72"/>
        </w:rPr>
        <mc:AlternateContent>
          <mc:Choice Requires="wps">
            <w:drawing>
              <wp:anchor distT="0" distB="0" distL="114300" distR="114300" simplePos="0" relativeHeight="251657216" behindDoc="0" locked="0" layoutInCell="1" allowOverlap="1" wp14:anchorId="32442B98" wp14:editId="051E1130">
                <wp:simplePos x="0" y="0"/>
                <wp:positionH relativeFrom="column">
                  <wp:posOffset>548005</wp:posOffset>
                </wp:positionH>
                <wp:positionV relativeFrom="paragraph">
                  <wp:posOffset>-2442845</wp:posOffset>
                </wp:positionV>
                <wp:extent cx="4085590" cy="942975"/>
                <wp:effectExtent l="0" t="0" r="0" b="0"/>
                <wp:wrapNone/>
                <wp:docPr id="2035628030" name="Textfeld 11"/>
                <wp:cNvGraphicFramePr/>
                <a:graphic xmlns:a="http://schemas.openxmlformats.org/drawingml/2006/main">
                  <a:graphicData uri="http://schemas.microsoft.com/office/word/2010/wordprocessingShape">
                    <wps:wsp>
                      <wps:cNvSpPr txBox="1"/>
                      <wps:spPr>
                        <a:xfrm>
                          <a:off x="0" y="0"/>
                          <a:ext cx="4085590" cy="942975"/>
                        </a:xfrm>
                        <a:prstGeom prst="rect">
                          <a:avLst/>
                        </a:prstGeom>
                        <a:noFill/>
                        <a:ln w="6350">
                          <a:noFill/>
                        </a:ln>
                      </wps:spPr>
                      <wps:txbx>
                        <w:txbxContent>
                          <w:p w14:paraId="0DC433E7" w14:textId="77777777" w:rsidR="007159AE" w:rsidRDefault="00103760">
                            <w:pPr>
                              <w:rPr>
                                <w:b/>
                                <w:bCs/>
                                <w:color w:val="auto"/>
                                <w:sz w:val="44"/>
                                <w:szCs w:val="52"/>
                                <w:lang w:val="de-CH"/>
                                <w14:shadow w14:blurRad="50800" w14:dist="50800" w14:dir="5400000" w14:sx="0" w14:sy="0" w14:kx="0" w14:ky="0" w14:algn="ctr">
                                  <w14:schemeClr w14:val="tx1"/>
                                </w14:shadow>
                              </w:rPr>
                            </w:pPr>
                            <w:r w:rsidRPr="003E4732">
                              <w:rPr>
                                <w:b/>
                                <w:bCs/>
                                <w:color w:val="auto"/>
                                <w:sz w:val="44"/>
                                <w:szCs w:val="52"/>
                                <w:lang w:val="de-CH"/>
                                <w14:shadow w14:blurRad="50800" w14:dist="50800" w14:dir="5400000" w14:sx="0" w14:sy="0" w14:kx="0" w14:ky="0" w14:algn="ctr">
                                  <w14:schemeClr w14:val="tx1"/>
                                </w14:shadow>
                              </w:rPr>
                              <w:t>Fussballclub Schattdorf</w:t>
                            </w:r>
                          </w:p>
                          <w:p w14:paraId="3B07E701" w14:textId="77777777" w:rsidR="00103760" w:rsidRPr="003E4732" w:rsidRDefault="00103760">
                            <w:pPr>
                              <w:rPr>
                                <w:b/>
                                <w:bCs/>
                                <w:color w:val="auto"/>
                                <w:sz w:val="44"/>
                                <w:szCs w:val="52"/>
                                <w:lang w:val="de-CH"/>
                                <w14:shadow w14:blurRad="50800" w14:dist="50800" w14:dir="5400000" w14:sx="0" w14:sy="0" w14:kx="0" w14:ky="0" w14:algn="ctr">
                                  <w14:schemeClr w14:val="tx1"/>
                                </w14:shadow>
                              </w:rPr>
                            </w:pPr>
                            <w:r w:rsidRPr="003E4732">
                              <w:rPr>
                                <w:b/>
                                <w:bCs/>
                                <w:color w:val="auto"/>
                                <w:sz w:val="44"/>
                                <w:szCs w:val="52"/>
                                <w:lang w:val="de-CH"/>
                                <w14:shadow w14:blurRad="50800" w14:dist="50800" w14:dir="5400000" w14:sx="0" w14:sy="0" w14:kx="0" w14:ky="0" w14:algn="ctr">
                                  <w14:schemeClr w14:val="tx1"/>
                                </w14:shadow>
                              </w:rPr>
                              <w:t>6467 Schattdorf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442B98" id="_x0000_t202" coordsize="21600,21600" o:spt="202" path="m,l,21600r21600,l21600,xe">
                <v:stroke joinstyle="miter"/>
                <v:path gradientshapeok="t" o:connecttype="rect"/>
              </v:shapetype>
              <v:shape id="Textfeld 11" o:spid="_x0000_s1026" type="#_x0000_t202" style="position:absolute;margin-left:43.15pt;margin-top:-192.35pt;width:321.7pt;height:74.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" filled="f" stroked="f" strokeweight=".5pt">
                <v:textbox>
                  <w:txbxContent>
                    <w:p w14:paraId="6DC8DD3B" w14:textId="77777777" w:rsidR="007159AE" w:rsidRDefault="00103760">
                      <w:pPr>
                        <w:rPr>
                          <w:b/>
                          <w:bCs/>
                          <w:color w:val="auto"/>
                          <w:sz w:val="44"/>
                          <w:szCs w:val="52"/>
                          <w:lang w:val="de-CH"/>
                          <w14:shadow w14:blurRad="50800" w14:dist="50800" w14:dir="5400000" w14:sx="0" w14:sy="0" w14:kx="0" w14:ky="0" w14:algn="ctr">
                            <w14:schemeClr w14:val="tx1"/>
                          </w14:shadow>
                        </w:rPr>
                      </w:pPr>
                      <w:r w:rsidRPr="003E4732">
                        <w:rPr>
                          <w:b/>
                          <w:bCs/>
                          <w:color w:val="auto"/>
                          <w:sz w:val="44"/>
                          <w:szCs w:val="52"/>
                          <w:lang w:val="de-CH"/>
                          <w14:shadow w14:blurRad="50800" w14:dist="50800" w14:dir="5400000" w14:sx="0" w14:sy="0" w14:kx="0" w14:ky="0" w14:algn="ctr">
                            <w14:schemeClr w14:val="tx1"/>
                          </w14:shadow>
                        </w:rPr>
                        <w:t>Fussballclub Schattdorf</w:t>
                      </w:r>
                    </w:p>
                    <w:p w14:paraId="2C15F89B" w14:textId="21379E83" w:rsidR="00103760" w:rsidRPr="003E4732" w:rsidRDefault="00103760">
                      <w:pPr>
                        <w:rPr>
                          <w:b/>
                          <w:bCs/>
                          <w:color w:val="auto"/>
                          <w:sz w:val="44"/>
                          <w:szCs w:val="52"/>
                          <w:lang w:val="de-CH"/>
                          <w14:shadow w14:blurRad="50800" w14:dist="50800" w14:dir="5400000" w14:sx="0" w14:sy="0" w14:kx="0" w14:ky="0" w14:algn="ctr">
                            <w14:schemeClr w14:val="tx1"/>
                          </w14:shadow>
                        </w:rPr>
                      </w:pPr>
                      <w:r w:rsidRPr="003E4732">
                        <w:rPr>
                          <w:b/>
                          <w:bCs/>
                          <w:color w:val="auto"/>
                          <w:sz w:val="44"/>
                          <w:szCs w:val="52"/>
                          <w:lang w:val="de-CH"/>
                          <w14:shadow w14:blurRad="50800" w14:dist="50800" w14:dir="5400000" w14:sx="0" w14:sy="0" w14:kx="0" w14:ky="0" w14:algn="ctr">
                            <w14:schemeClr w14:val="tx1"/>
                          </w14:shadow>
                        </w:rPr>
                        <w:t>6467 Schattdorf</w:t>
                      </w:r>
                    </w:p>
                  </w:txbxContent>
                </v:textbox>
              </v:shape>
            </w:pict>
          </mc:Fallback>
        </mc:AlternateContent>
      </w:r>
      <w:r w:rsidR="00555312" w:rsidRPr="00354751">
        <w:rPr>
          <w:noProof/>
          <w:sz w:val="72"/>
        </w:rPr>
        <w:drawing>
          <wp:anchor distT="0" distB="0" distL="114300" distR="114300" simplePos="0" relativeHeight="251655168" behindDoc="1" locked="0" layoutInCell="1" allowOverlap="1" wp14:anchorId="5F876F5C" wp14:editId="21502838">
            <wp:simplePos x="0" y="0"/>
            <wp:positionH relativeFrom="column">
              <wp:posOffset>223520</wp:posOffset>
            </wp:positionH>
            <wp:positionV relativeFrom="paragraph">
              <wp:posOffset>-256540</wp:posOffset>
            </wp:positionV>
            <wp:extent cx="6716395" cy="10082530"/>
            <wp:effectExtent l="0" t="0" r="1905" b="1270"/>
            <wp:wrapThrough wrapText="bothSides">
              <wp:wrapPolygon edited="0">
                <wp:start x="0" y="0"/>
                <wp:lineTo x="0" y="21576"/>
                <wp:lineTo x="21565" y="21576"/>
                <wp:lineTo x="21565" y="0"/>
                <wp:lineTo x="0" y="0"/>
              </wp:wrapPolygon>
            </wp:wrapThrough>
            <wp:docPr id="38270464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704642" name="Grafik 1"/>
                    <pic:cNvPicPr/>
                  </pic:nvPicPr>
                  <pic:blipFill>
                    <a:blip r:embed="rId8"/>
                    <a:stretch>
                      <a:fillRect/>
                    </a:stretch>
                  </pic:blipFill>
                  <pic:spPr>
                    <a:xfrm>
                      <a:off x="0" y="0"/>
                      <a:ext cx="6716395" cy="10082530"/>
                    </a:xfrm>
                    <a:prstGeom prst="rect">
                      <a:avLst/>
                    </a:prstGeom>
                  </pic:spPr>
                </pic:pic>
              </a:graphicData>
            </a:graphic>
            <wp14:sizeRelH relativeFrom="page">
              <wp14:pctWidth>0</wp14:pctWidth>
            </wp14:sizeRelH>
            <wp14:sizeRelV relativeFrom="page">
              <wp14:pctHeight>0</wp14:pctHeight>
            </wp14:sizeRelV>
          </wp:anchor>
        </w:drawing>
      </w:r>
      <w:r w:rsidR="00B215BF">
        <w:rPr>
          <w:noProof/>
          <w:sz w:val="72"/>
        </w:rPr>
        <mc:AlternateContent>
          <mc:Choice Requires="wps">
            <w:drawing>
              <wp:anchor distT="0" distB="0" distL="114300" distR="114300" simplePos="0" relativeHeight="251661312" behindDoc="0" locked="0" layoutInCell="1" allowOverlap="1" wp14:anchorId="2D8EC3E6" wp14:editId="3C38EC3A">
                <wp:simplePos x="0" y="0"/>
                <wp:positionH relativeFrom="column">
                  <wp:posOffset>604745</wp:posOffset>
                </wp:positionH>
                <wp:positionV relativeFrom="paragraph">
                  <wp:posOffset>-6845935</wp:posOffset>
                </wp:positionV>
                <wp:extent cx="5578997" cy="578734"/>
                <wp:effectExtent l="0" t="0" r="0" b="0"/>
                <wp:wrapNone/>
                <wp:docPr id="548517383" name="Textfeld 11"/>
                <wp:cNvGraphicFramePr/>
                <a:graphic xmlns:a="http://schemas.openxmlformats.org/drawingml/2006/main">
                  <a:graphicData uri="http://schemas.microsoft.com/office/word/2010/wordprocessingShape">
                    <wps:wsp>
                      <wps:cNvSpPr txBox="1"/>
                      <wps:spPr>
                        <a:xfrm>
                          <a:off x="0" y="0"/>
                          <a:ext cx="5578997" cy="578734"/>
                        </a:xfrm>
                        <a:prstGeom prst="rect">
                          <a:avLst/>
                        </a:prstGeom>
                        <a:noFill/>
                        <a:ln w="6350">
                          <a:noFill/>
                        </a:ln>
                      </wps:spPr>
                      <wps:txbx>
                        <w:txbxContent>
                          <w:p w14:paraId="65BDADDA" w14:textId="77777777" w:rsidR="00F93AA2" w:rsidRPr="003E4732" w:rsidRDefault="00F93AA2" w:rsidP="00F93AA2">
                            <w:pPr>
                              <w:rPr>
                                <w:b/>
                                <w:bCs/>
                                <w:color w:val="auto"/>
                                <w:sz w:val="44"/>
                                <w:szCs w:val="52"/>
                                <w:lang w:val="de-CH"/>
                                <w14:shadow w14:blurRad="50800" w14:dist="50800" w14:dir="5400000" w14:sx="0" w14:sy="0" w14:kx="0" w14:ky="0" w14:algn="ctr">
                                  <w14:schemeClr w14:val="tx1"/>
                                </w14:shadow>
                              </w:rPr>
                            </w:pPr>
                            <w:r w:rsidRPr="003E4732">
                              <w:rPr>
                                <w:b/>
                                <w:bCs/>
                                <w:color w:val="auto"/>
                                <w:sz w:val="44"/>
                                <w:szCs w:val="52"/>
                                <w:lang w:val="de-CH"/>
                                <w14:shadow w14:blurRad="50800" w14:dist="50800" w14:dir="5400000" w14:sx="0" w14:sy="0" w14:kx="0" w14:ky="0" w14:algn="ctr">
                                  <w14:schemeClr w14:val="tx1"/>
                                </w14:shadow>
                              </w:rPr>
                              <w:t>Sommer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8EC3E6" id="_x0000_s1027" type="#_x0000_t202" style="position:absolute;margin-left:47.6pt;margin-top:-539.05pt;width:439.3pt;height:45.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" filled="f" stroked="f" strokeweight=".5pt">
                <v:textbox>
                  <w:txbxContent>
                    <w:p w14:paraId="63372850" w14:textId="19151AD1" w:rsidR="00F93AA2" w:rsidRPr="003E4732" w:rsidRDefault="00F93AA2" w:rsidP="00F93AA2">
                      <w:pPr>
                        <w:rPr>
                          <w:b/>
                          <w:bCs/>
                          <w:color w:val="auto"/>
                          <w:sz w:val="44"/>
                          <w:szCs w:val="52"/>
                          <w:lang w:val="de-CH"/>
                          <w14:shadow w14:blurRad="50800" w14:dist="50800" w14:dir="5400000" w14:sx="0" w14:sy="0" w14:kx="0" w14:ky="0" w14:algn="ctr">
                            <w14:schemeClr w14:val="tx1"/>
                          </w14:shadow>
                        </w:rPr>
                      </w:pPr>
                      <w:r w:rsidRPr="003E4732">
                        <w:rPr>
                          <w:b/>
                          <w:bCs/>
                          <w:color w:val="auto"/>
                          <w:sz w:val="44"/>
                          <w:szCs w:val="52"/>
                          <w:lang w:val="de-CH"/>
                          <w14:shadow w14:blurRad="50800" w14:dist="50800" w14:dir="5400000" w14:sx="0" w14:sy="0" w14:kx="0" w14:ky="0" w14:algn="ctr">
                            <w14:schemeClr w14:val="tx1"/>
                          </w14:shadow>
                        </w:rPr>
                        <w:t>Sommer 2026</w:t>
                      </w:r>
                    </w:p>
                  </w:txbxContent>
                </v:textbox>
              </v:shape>
            </w:pict>
          </mc:Fallback>
        </mc:AlternateContent>
      </w:r>
      <w:r w:rsidR="0088516B" w:rsidRPr="0088516B">
        <w:rPr>
          <w:b/>
          <w:noProof/>
          <w:color w:val="FFFFFF"/>
          <w:spacing w:val="30"/>
          <w:sz w:val="22"/>
        </w:rPr>
        <w:drawing>
          <wp:anchor distT="0" distB="0" distL="114300" distR="114300" simplePos="0" relativeHeight="251659264" behindDoc="0" locked="0" layoutInCell="1" allowOverlap="1" wp14:anchorId="2300DD33" wp14:editId="6FB5E202">
            <wp:simplePos x="0" y="0"/>
            <wp:positionH relativeFrom="column">
              <wp:posOffset>221993</wp:posOffset>
            </wp:positionH>
            <wp:positionV relativeFrom="paragraph">
              <wp:posOffset>-8286059</wp:posOffset>
            </wp:positionV>
            <wp:extent cx="6724891" cy="1604664"/>
            <wp:effectExtent l="0" t="0" r="6350" b="0"/>
            <wp:wrapNone/>
            <wp:docPr id="158029472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294721" name=""/>
                    <pic:cNvPicPr/>
                  </pic:nvPicPr>
                  <pic:blipFill>
                    <a:blip r:embed="rId9"/>
                    <a:stretch>
                      <a:fillRect/>
                    </a:stretch>
                  </pic:blipFill>
                  <pic:spPr>
                    <a:xfrm>
                      <a:off x="0" y="0"/>
                      <a:ext cx="6724891" cy="1604664"/>
                    </a:xfrm>
                    <a:prstGeom prst="rect">
                      <a:avLst/>
                    </a:prstGeom>
                  </pic:spPr>
                </pic:pic>
              </a:graphicData>
            </a:graphic>
            <wp14:sizeRelH relativeFrom="page">
              <wp14:pctWidth>0</wp14:pctWidth>
            </wp14:sizeRelH>
            <wp14:sizeRelV relativeFrom="page">
              <wp14:pctHeight>0</wp14:pctHeight>
            </wp14:sizeRelV>
          </wp:anchor>
        </w:drawing>
      </w:r>
      <w:r w:rsidR="00F93AA2">
        <w:rPr>
          <w:noProof/>
        </w:rPr>
        <w:drawing>
          <wp:anchor distT="0" distB="0" distL="0" distR="0" simplePos="0" relativeHeight="251662336" behindDoc="0" locked="0" layoutInCell="1" allowOverlap="1" wp14:anchorId="23F85F90" wp14:editId="13C102D6">
            <wp:simplePos x="0" y="0"/>
            <wp:positionH relativeFrom="page">
              <wp:posOffset>798653</wp:posOffset>
            </wp:positionH>
            <wp:positionV relativeFrom="page">
              <wp:posOffset>8900932</wp:posOffset>
            </wp:positionV>
            <wp:extent cx="1886836" cy="1491948"/>
            <wp:effectExtent l="0" t="0" r="0" b="0"/>
            <wp:wrapThrough wrapText="bothSides">
              <wp:wrapPolygon edited="0">
                <wp:start x="10117" y="0"/>
                <wp:lineTo x="9828" y="184"/>
                <wp:lineTo x="9539" y="1471"/>
                <wp:lineTo x="9684" y="2943"/>
                <wp:lineTo x="3613" y="3862"/>
                <wp:lineTo x="1445" y="4598"/>
                <wp:lineTo x="289" y="12322"/>
                <wp:lineTo x="0" y="14713"/>
                <wp:lineTo x="0" y="19126"/>
                <wp:lineTo x="14598" y="20598"/>
                <wp:lineTo x="14598" y="20782"/>
                <wp:lineTo x="20234" y="21333"/>
                <wp:lineTo x="21390" y="21333"/>
                <wp:lineTo x="21390" y="20598"/>
                <wp:lineTo x="20668" y="17655"/>
                <wp:lineTo x="18644" y="14713"/>
                <wp:lineTo x="18789" y="11770"/>
                <wp:lineTo x="17055" y="8828"/>
                <wp:lineTo x="15898" y="5885"/>
                <wp:lineTo x="18211" y="5885"/>
                <wp:lineTo x="21390" y="4230"/>
                <wp:lineTo x="21390" y="1655"/>
                <wp:lineTo x="12574" y="0"/>
                <wp:lineTo x="10117" y="0"/>
              </wp:wrapPolygon>
            </wp:wrapThrough>
            <wp:docPr id="1345848750" name="FCS-Logo"/>
            <wp:cNvGraphicFramePr/>
            <a:graphic xmlns:a="http://schemas.openxmlformats.org/drawingml/2006/main">
              <a:graphicData uri="http://schemas.openxmlformats.org/drawingml/2006/picture">
                <pic:pic xmlns:pic="http://schemas.openxmlformats.org/drawingml/2006/picture">
                  <pic:nvPicPr>
                    <pic:cNvPr id="9001" name="FCS-Logo"/>
                    <pic:cNvPicPr/>
                  </pic:nvPicPr>
                  <pic:blipFill>
                    <a:blip r:embed="rId10"/>
                    <a:stretch>
                      <a:fillRect/>
                    </a:stretch>
                  </pic:blipFill>
                  <pic:spPr>
                    <a:xfrm>
                      <a:off x="0" y="0"/>
                      <a:ext cx="1886836" cy="1491948"/>
                    </a:xfrm>
                    <a:prstGeom prst="rect">
                      <a:avLst/>
                    </a:prstGeom>
                  </pic:spPr>
                </pic:pic>
              </a:graphicData>
            </a:graphic>
            <wp14:sizeRelH relativeFrom="margin">
              <wp14:pctWidth>0</wp14:pctWidth>
            </wp14:sizeRelH>
            <wp14:sizeRelV relativeFrom="margin">
              <wp14:pctHeight>0</wp14:pctHeight>
            </wp14:sizeRelV>
          </wp:anchor>
        </w:drawing>
      </w:r>
      <w:r w:rsidR="00E12A47">
        <w:rPr>
          <w:b/>
          <w:color w:val="FFFFFF"/>
          <w:spacing w:val="30"/>
          <w:sz w:val="22"/>
        </w:rPr>
        <w:t xml:space="preserve">S </w:t>
      </w:r>
    </w:p>
    <w:p w14:paraId="20831B86" w14:textId="77777777" w:rsidR="00103760" w:rsidRPr="00103760" w:rsidRDefault="00103760" w:rsidP="00103760">
      <w:pPr>
        <w:tabs>
          <w:tab w:val="left" w:pos="1385"/>
        </w:tabs>
        <w:rPr>
          <w:b/>
          <w:color w:val="FFFFFF"/>
          <w:spacing w:val="30"/>
          <w:sz w:val="22"/>
        </w:rPr>
        <w:sectPr w:rsidR="00103760" w:rsidRPr="00103760">
          <w:headerReference w:type="even" r:id="rId11"/>
          <w:headerReference w:type="default" r:id="rId12"/>
          <w:footerReference w:type="even" r:id="rId13"/>
          <w:footerReference w:type="default" r:id="rId14"/>
          <w:headerReference w:type="first" r:id="rId15"/>
          <w:footerReference w:type="first" r:id="rId16"/>
          <w:pgSz w:w="11906" w:h="16838"/>
          <w:pgMar w:top="397" w:right="397" w:bottom="397" w:left="397" w:header="720" w:footer="720" w:gutter="0"/>
          <w:cols w:space="720"/>
          <w:docGrid w:linePitch="360"/>
        </w:sectPr>
      </w:pPr>
    </w:p>
    <w:p w14:paraId="60C39668" w14:textId="77777777" w:rsidR="00F93AA2" w:rsidRDefault="00354751" w:rsidP="00354751">
      <w:r>
        <w:rPr>
          <w:b/>
          <w:caps/>
          <w:noProof/>
          <w:spacing w:val="10"/>
          <w:sz w:val="29"/>
        </w:rPr>
        <w:lastRenderedPageBreak/>
        <w:drawing>
          <wp:anchor distT="0" distB="0" distL="36195" distR="114300" simplePos="0" relativeHeight="251660288" behindDoc="1" locked="0" layoutInCell="1" allowOverlap="1" wp14:anchorId="09EFC38A" wp14:editId="40A50207">
            <wp:simplePos x="0" y="0"/>
            <wp:positionH relativeFrom="column">
              <wp:posOffset>-300990</wp:posOffset>
            </wp:positionH>
            <wp:positionV relativeFrom="paragraph">
              <wp:posOffset>619575</wp:posOffset>
            </wp:positionV>
            <wp:extent cx="6759575" cy="7198360"/>
            <wp:effectExtent l="0" t="0" r="0" b="2540"/>
            <wp:wrapTight wrapText="bothSides">
              <wp:wrapPolygon edited="0">
                <wp:start x="0" y="0"/>
                <wp:lineTo x="0" y="21570"/>
                <wp:lineTo x="21549" y="21570"/>
                <wp:lineTo x="21549" y="0"/>
                <wp:lineTo x="0" y="0"/>
              </wp:wrapPolygon>
            </wp:wrapTight>
            <wp:docPr id="1299038061"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038061" name="Grafik 1299038061"/>
                    <pic:cNvPicPr/>
                  </pic:nvPicPr>
                  <pic:blipFill>
                    <a:blip r:embed="rId17"/>
                    <a:stretch>
                      <a:fillRect/>
                    </a:stretch>
                  </pic:blipFill>
                  <pic:spPr>
                    <a:xfrm>
                      <a:off x="0" y="0"/>
                      <a:ext cx="6759575" cy="7198360"/>
                    </a:xfrm>
                    <a:prstGeom prst="rect">
                      <a:avLst/>
                    </a:prstGeom>
                  </pic:spPr>
                </pic:pic>
              </a:graphicData>
            </a:graphic>
            <wp14:sizeRelH relativeFrom="margin">
              <wp14:pctWidth>0</wp14:pctWidth>
            </wp14:sizeRelH>
            <wp14:sizeRelV relativeFrom="margin">
              <wp14:pctHeight>0</wp14:pctHeight>
            </wp14:sizeRelV>
          </wp:anchor>
        </w:drawing>
      </w:r>
      <w:r w:rsidR="00E12A47">
        <w:br w:type="page"/>
      </w:r>
    </w:p>
    <w:p w14:paraId="4A6DEC7F" w14:textId="77777777" w:rsidR="00F93AA2" w:rsidRDefault="00F93AA2" w:rsidP="00354751"/>
    <w:p w14:paraId="7616A05F" w14:textId="77777777" w:rsidR="00187B38" w:rsidRDefault="00E12A47" w:rsidP="00354751">
      <w:r>
        <w:rPr>
          <w:b/>
          <w:caps/>
          <w:spacing w:val="10"/>
          <w:sz w:val="29"/>
        </w:rPr>
        <w:t>Inhalt</w:t>
      </w:r>
    </w:p>
    <w:p w14:paraId="5D134D5A" w14:textId="77777777" w:rsidR="00F66D2B" w:rsidRDefault="00E12A47">
      <w:pPr>
        <w:pStyle w:val="Verzeichnis1"/>
        <w:tabs>
          <w:tab w:val="right" w:leader="dot" w:pos="9856"/>
        </w:tabs>
        <w:rPr>
          <w:noProof/>
        </w:rPr>
      </w:pPr>
      <w:r>
        <w:fldChar w:fldCharType="begin"/>
      </w:r>
      <w:r>
        <w:instrText>TOC \o "1-2" \h \z \u</w:instrText>
      </w:r>
      <w:r>
        <w:fldChar w:fldCharType="separate"/>
      </w:r>
      <w:r w:rsidR="00F66D2B">
        <w:rPr>
          <w:noProof/>
        </w:rPr>
        <w:fldChar w:fldCharType="begin"/>
      </w:r>
      <w:r w:rsidR="00F66D2B">
        <w:rPr>
          <w:noProof/>
        </w:rPr>
        <w:instrText>HYPERLINK \l "_Toc235833773"</w:instrText>
      </w:r>
      <w:ins w:id="0" w:author="Fabian Aschwanden" w:date="2026-07-28T14:11:00Z" w16du:dateUtc="2026-07-28T12:11:00Z">
        <w:r w:rsidR="009E4E84">
          <w:rPr>
            <w:noProof/>
          </w:rPr>
        </w:r>
      </w:ins>
      <w:r w:rsidR="00F66D2B">
        <w:rPr>
          <w:noProof/>
        </w:rPr>
        <w:fldChar w:fldCharType="separate"/>
      </w:r>
      <w:r w:rsidR="00F66D2B" w:rsidRPr="005D2BC2">
        <w:rPr>
          <w:rStyle w:val="Hyperlink"/>
          <w:caps/>
          <w:noProof/>
          <w:spacing w:val="20"/>
        </w:rPr>
        <w:t>Impressum, Vereinsdaten, Adressen</w:t>
      </w:r>
      <w:r w:rsidR="00F66D2B">
        <w:rPr>
          <w:noProof/>
          <w:webHidden/>
        </w:rPr>
        <w:tab/>
      </w:r>
      <w:r w:rsidR="00F66D2B">
        <w:rPr>
          <w:noProof/>
          <w:webHidden/>
        </w:rPr>
        <w:fldChar w:fldCharType="begin"/>
      </w:r>
      <w:r w:rsidR="00F66D2B">
        <w:rPr>
          <w:noProof/>
          <w:webHidden/>
        </w:rPr>
        <w:instrText xml:space="preserve"> PAGEREF _Toc235833773 \h </w:instrText>
      </w:r>
      <w:r w:rsidR="00F66D2B">
        <w:rPr>
          <w:noProof/>
          <w:webHidden/>
        </w:rPr>
      </w:r>
      <w:r w:rsidR="00F66D2B">
        <w:rPr>
          <w:noProof/>
          <w:webHidden/>
        </w:rPr>
        <w:fldChar w:fldCharType="separate"/>
      </w:r>
      <w:r w:rsidR="009E4E84">
        <w:rPr>
          <w:noProof/>
          <w:webHidden/>
        </w:rPr>
        <w:t>4</w:t>
      </w:r>
      <w:r w:rsidR="00F66D2B">
        <w:rPr>
          <w:noProof/>
          <w:webHidden/>
        </w:rPr>
        <w:fldChar w:fldCharType="end"/>
      </w:r>
      <w:r w:rsidR="00F66D2B">
        <w:rPr>
          <w:noProof/>
        </w:rPr>
        <w:fldChar w:fldCharType="end"/>
      </w:r>
    </w:p>
    <w:p w14:paraId="488B64AA" w14:textId="77777777" w:rsidR="00F66D2B" w:rsidRDefault="00F66D2B">
      <w:pPr>
        <w:pStyle w:val="Verzeichnis1"/>
        <w:tabs>
          <w:tab w:val="right" w:leader="dot" w:pos="9856"/>
        </w:tabs>
        <w:rPr>
          <w:noProof/>
        </w:rPr>
      </w:pPr>
      <w:r>
        <w:rPr>
          <w:noProof/>
        </w:rPr>
        <w:fldChar w:fldCharType="begin"/>
      </w:r>
      <w:r>
        <w:rPr>
          <w:noProof/>
        </w:rPr>
        <w:instrText>HYPERLINK \l "_Toc235833774"</w:instrText>
      </w:r>
      <w:ins w:id="1" w:author="Fabian Aschwanden" w:date="2026-07-28T14:11:00Z" w16du:dateUtc="2026-07-28T12:11:00Z">
        <w:r w:rsidR="009E4E84">
          <w:rPr>
            <w:noProof/>
          </w:rPr>
        </w:r>
      </w:ins>
      <w:r>
        <w:rPr>
          <w:noProof/>
        </w:rPr>
        <w:fldChar w:fldCharType="separate"/>
      </w:r>
      <w:r w:rsidRPr="005D2BC2">
        <w:rPr>
          <w:rStyle w:val="Hyperlink"/>
          <w:caps/>
          <w:noProof/>
          <w:spacing w:val="20"/>
        </w:rPr>
        <w:t>Präsident</w:t>
      </w:r>
      <w:r>
        <w:rPr>
          <w:noProof/>
          <w:webHidden/>
        </w:rPr>
        <w:tab/>
      </w:r>
      <w:r>
        <w:rPr>
          <w:noProof/>
          <w:webHidden/>
        </w:rPr>
        <w:fldChar w:fldCharType="begin"/>
      </w:r>
      <w:r>
        <w:rPr>
          <w:noProof/>
          <w:webHidden/>
        </w:rPr>
        <w:instrText xml:space="preserve"> PAGEREF _Toc235833774 \h </w:instrText>
      </w:r>
      <w:r>
        <w:rPr>
          <w:noProof/>
          <w:webHidden/>
        </w:rPr>
      </w:r>
      <w:r>
        <w:rPr>
          <w:noProof/>
          <w:webHidden/>
        </w:rPr>
        <w:fldChar w:fldCharType="separate"/>
      </w:r>
      <w:r w:rsidR="009E4E84">
        <w:rPr>
          <w:noProof/>
          <w:webHidden/>
        </w:rPr>
        <w:t>5</w:t>
      </w:r>
      <w:r>
        <w:rPr>
          <w:noProof/>
          <w:webHidden/>
        </w:rPr>
        <w:fldChar w:fldCharType="end"/>
      </w:r>
      <w:r>
        <w:rPr>
          <w:noProof/>
        </w:rPr>
        <w:fldChar w:fldCharType="end"/>
      </w:r>
    </w:p>
    <w:p w14:paraId="26A1A7F9" w14:textId="77777777" w:rsidR="00F66D2B" w:rsidRDefault="00F66D2B">
      <w:pPr>
        <w:pStyle w:val="Verzeichnis2"/>
        <w:tabs>
          <w:tab w:val="right" w:leader="dot" w:pos="9856"/>
        </w:tabs>
        <w:rPr>
          <w:noProof/>
        </w:rPr>
      </w:pPr>
      <w:r>
        <w:rPr>
          <w:noProof/>
        </w:rPr>
        <w:fldChar w:fldCharType="begin"/>
      </w:r>
      <w:r>
        <w:rPr>
          <w:noProof/>
        </w:rPr>
        <w:instrText>HYPERLINK \l "_Toc235833775"</w:instrText>
      </w:r>
      <w:ins w:id="2" w:author="Fabian Aschwanden" w:date="2026-07-28T14:11:00Z" w16du:dateUtc="2026-07-28T12:11:00Z">
        <w:r w:rsidR="009E4E84">
          <w:rPr>
            <w:noProof/>
          </w:rPr>
        </w:r>
      </w:ins>
      <w:r>
        <w:rPr>
          <w:noProof/>
        </w:rPr>
        <w:fldChar w:fldCharType="separate"/>
      </w:r>
      <w:r w:rsidRPr="005D2BC2">
        <w:rPr>
          <w:rStyle w:val="Hyperlink"/>
          <w:noProof/>
          <w:spacing w:val="10"/>
        </w:rPr>
        <w:t>VORWORT DES PRÄSIDENTEN</w:t>
      </w:r>
      <w:r>
        <w:rPr>
          <w:noProof/>
          <w:webHidden/>
        </w:rPr>
        <w:tab/>
      </w:r>
      <w:r>
        <w:rPr>
          <w:noProof/>
          <w:webHidden/>
        </w:rPr>
        <w:fldChar w:fldCharType="begin"/>
      </w:r>
      <w:r>
        <w:rPr>
          <w:noProof/>
          <w:webHidden/>
        </w:rPr>
        <w:instrText xml:space="preserve"> PAGEREF _Toc235833775 \h </w:instrText>
      </w:r>
      <w:r>
        <w:rPr>
          <w:noProof/>
          <w:webHidden/>
        </w:rPr>
      </w:r>
      <w:r>
        <w:rPr>
          <w:noProof/>
          <w:webHidden/>
        </w:rPr>
        <w:fldChar w:fldCharType="separate"/>
      </w:r>
      <w:r w:rsidR="009E4E84">
        <w:rPr>
          <w:noProof/>
          <w:webHidden/>
        </w:rPr>
        <w:t>5</w:t>
      </w:r>
      <w:r>
        <w:rPr>
          <w:noProof/>
          <w:webHidden/>
        </w:rPr>
        <w:fldChar w:fldCharType="end"/>
      </w:r>
      <w:r>
        <w:rPr>
          <w:noProof/>
        </w:rPr>
        <w:fldChar w:fldCharType="end"/>
      </w:r>
    </w:p>
    <w:p w14:paraId="22B5C99C" w14:textId="77777777" w:rsidR="00F66D2B" w:rsidRDefault="00F66D2B">
      <w:pPr>
        <w:pStyle w:val="Verzeichnis2"/>
        <w:tabs>
          <w:tab w:val="right" w:leader="dot" w:pos="9856"/>
        </w:tabs>
        <w:rPr>
          <w:noProof/>
        </w:rPr>
      </w:pPr>
      <w:r>
        <w:rPr>
          <w:noProof/>
        </w:rPr>
        <w:fldChar w:fldCharType="begin"/>
      </w:r>
      <w:r>
        <w:rPr>
          <w:noProof/>
        </w:rPr>
        <w:instrText>HYPERLINK \l "_Toc235833776"</w:instrText>
      </w:r>
      <w:ins w:id="3" w:author="Fabian Aschwanden" w:date="2026-07-28T14:11:00Z" w16du:dateUtc="2026-07-28T12:11:00Z">
        <w:r w:rsidR="009E4E84">
          <w:rPr>
            <w:noProof/>
          </w:rPr>
        </w:r>
      </w:ins>
      <w:r>
        <w:rPr>
          <w:noProof/>
        </w:rPr>
        <w:fldChar w:fldCharType="separate"/>
      </w:r>
      <w:r w:rsidRPr="005D2BC2">
        <w:rPr>
          <w:rStyle w:val="Hyperlink"/>
          <w:caps/>
          <w:noProof/>
          <w:spacing w:val="10"/>
        </w:rPr>
        <w:t>Einladung zur 93. Generalversammlung</w:t>
      </w:r>
      <w:r>
        <w:rPr>
          <w:noProof/>
          <w:webHidden/>
        </w:rPr>
        <w:tab/>
      </w:r>
      <w:r>
        <w:rPr>
          <w:noProof/>
          <w:webHidden/>
        </w:rPr>
        <w:fldChar w:fldCharType="begin"/>
      </w:r>
      <w:r>
        <w:rPr>
          <w:noProof/>
          <w:webHidden/>
        </w:rPr>
        <w:instrText xml:space="preserve"> PAGEREF _Toc235833776 \h </w:instrText>
      </w:r>
      <w:r>
        <w:rPr>
          <w:noProof/>
          <w:webHidden/>
        </w:rPr>
      </w:r>
      <w:r>
        <w:rPr>
          <w:noProof/>
          <w:webHidden/>
        </w:rPr>
        <w:fldChar w:fldCharType="separate"/>
      </w:r>
      <w:r w:rsidR="009E4E84">
        <w:rPr>
          <w:noProof/>
          <w:webHidden/>
        </w:rPr>
        <w:t>7</w:t>
      </w:r>
      <w:r>
        <w:rPr>
          <w:noProof/>
          <w:webHidden/>
        </w:rPr>
        <w:fldChar w:fldCharType="end"/>
      </w:r>
      <w:r>
        <w:rPr>
          <w:noProof/>
        </w:rPr>
        <w:fldChar w:fldCharType="end"/>
      </w:r>
    </w:p>
    <w:p w14:paraId="33042A75" w14:textId="77777777" w:rsidR="00F66D2B" w:rsidRDefault="00F66D2B">
      <w:pPr>
        <w:pStyle w:val="Verzeichnis1"/>
        <w:tabs>
          <w:tab w:val="right" w:leader="dot" w:pos="9856"/>
        </w:tabs>
        <w:rPr>
          <w:noProof/>
        </w:rPr>
      </w:pPr>
      <w:r>
        <w:rPr>
          <w:noProof/>
        </w:rPr>
        <w:fldChar w:fldCharType="begin"/>
      </w:r>
      <w:r>
        <w:rPr>
          <w:noProof/>
        </w:rPr>
        <w:instrText>HYPERLINK \l "_Toc235833779"</w:instrText>
      </w:r>
      <w:ins w:id="4" w:author="Fabian Aschwanden" w:date="2026-07-28T14:11:00Z" w16du:dateUtc="2026-07-28T12:11:00Z">
        <w:r w:rsidR="009E4E84">
          <w:rPr>
            <w:noProof/>
          </w:rPr>
        </w:r>
      </w:ins>
      <w:r>
        <w:rPr>
          <w:noProof/>
        </w:rPr>
        <w:fldChar w:fldCharType="separate"/>
      </w:r>
      <w:r w:rsidRPr="005D2BC2">
        <w:rPr>
          <w:rStyle w:val="Hyperlink"/>
          <w:caps/>
          <w:noProof/>
          <w:spacing w:val="20"/>
        </w:rPr>
        <w:t>Events</w:t>
      </w:r>
      <w:r>
        <w:rPr>
          <w:noProof/>
          <w:webHidden/>
        </w:rPr>
        <w:tab/>
      </w:r>
      <w:r>
        <w:rPr>
          <w:noProof/>
          <w:webHidden/>
        </w:rPr>
        <w:fldChar w:fldCharType="begin"/>
      </w:r>
      <w:r>
        <w:rPr>
          <w:noProof/>
          <w:webHidden/>
        </w:rPr>
        <w:instrText xml:space="preserve"> PAGEREF _Toc235833779 \h </w:instrText>
      </w:r>
      <w:r>
        <w:rPr>
          <w:noProof/>
          <w:webHidden/>
        </w:rPr>
      </w:r>
      <w:r>
        <w:rPr>
          <w:noProof/>
          <w:webHidden/>
        </w:rPr>
        <w:fldChar w:fldCharType="separate"/>
      </w:r>
      <w:ins w:id="5" w:author="Fabian Aschwanden" w:date="2026-07-28T14:11:00Z" w16du:dateUtc="2026-07-28T12:11:00Z">
        <w:r w:rsidR="009E4E84">
          <w:rPr>
            <w:noProof/>
            <w:webHidden/>
          </w:rPr>
          <w:t>8</w:t>
        </w:r>
      </w:ins>
      <w:del w:id="6" w:author="Fabian Aschwanden" w:date="2026-07-28T14:11:00Z" w16du:dateUtc="2026-07-28T12:11:00Z">
        <w:r w:rsidR="006C155D" w:rsidDel="009E4E84">
          <w:rPr>
            <w:noProof/>
            <w:webHidden/>
          </w:rPr>
          <w:delText>10</w:delText>
        </w:r>
      </w:del>
      <w:r>
        <w:rPr>
          <w:noProof/>
          <w:webHidden/>
        </w:rPr>
        <w:fldChar w:fldCharType="end"/>
      </w:r>
      <w:r>
        <w:rPr>
          <w:noProof/>
        </w:rPr>
        <w:fldChar w:fldCharType="end"/>
      </w:r>
    </w:p>
    <w:p w14:paraId="41DD9A9A" w14:textId="77777777" w:rsidR="00F66D2B" w:rsidRDefault="00F66D2B">
      <w:pPr>
        <w:pStyle w:val="Verzeichnis2"/>
        <w:tabs>
          <w:tab w:val="right" w:leader="dot" w:pos="9856"/>
        </w:tabs>
        <w:rPr>
          <w:noProof/>
        </w:rPr>
      </w:pPr>
      <w:r>
        <w:rPr>
          <w:noProof/>
        </w:rPr>
        <w:fldChar w:fldCharType="begin"/>
      </w:r>
      <w:r>
        <w:rPr>
          <w:noProof/>
        </w:rPr>
        <w:instrText>HYPERLINK \l "_Toc235833780"</w:instrText>
      </w:r>
      <w:ins w:id="7" w:author="Fabian Aschwanden" w:date="2026-07-28T14:11:00Z" w16du:dateUtc="2026-07-28T12:11:00Z">
        <w:r w:rsidR="009E4E84">
          <w:rPr>
            <w:noProof/>
          </w:rPr>
        </w:r>
      </w:ins>
      <w:r>
        <w:rPr>
          <w:noProof/>
        </w:rPr>
        <w:fldChar w:fldCharType="separate"/>
      </w:r>
      <w:r w:rsidRPr="005D2BC2">
        <w:rPr>
          <w:rStyle w:val="Hyperlink"/>
          <w:caps/>
          <w:noProof/>
          <w:spacing w:val="10"/>
        </w:rPr>
        <w:t>Fasnachtsanlässe 2026 im Clubhaus</w:t>
      </w:r>
      <w:r>
        <w:rPr>
          <w:noProof/>
          <w:webHidden/>
        </w:rPr>
        <w:tab/>
      </w:r>
      <w:r>
        <w:rPr>
          <w:noProof/>
          <w:webHidden/>
        </w:rPr>
        <w:fldChar w:fldCharType="begin"/>
      </w:r>
      <w:r>
        <w:rPr>
          <w:noProof/>
          <w:webHidden/>
        </w:rPr>
        <w:instrText xml:space="preserve"> PAGEREF _Toc235833780 \h </w:instrText>
      </w:r>
      <w:r>
        <w:rPr>
          <w:noProof/>
          <w:webHidden/>
        </w:rPr>
      </w:r>
      <w:r>
        <w:rPr>
          <w:noProof/>
          <w:webHidden/>
        </w:rPr>
        <w:fldChar w:fldCharType="separate"/>
      </w:r>
      <w:ins w:id="8" w:author="Fabian Aschwanden" w:date="2026-07-28T14:11:00Z" w16du:dateUtc="2026-07-28T12:11:00Z">
        <w:r w:rsidR="009E4E84">
          <w:rPr>
            <w:noProof/>
            <w:webHidden/>
          </w:rPr>
          <w:t>8</w:t>
        </w:r>
      </w:ins>
      <w:del w:id="9" w:author="Fabian Aschwanden" w:date="2026-07-28T14:11:00Z" w16du:dateUtc="2026-07-28T12:11:00Z">
        <w:r w:rsidR="006C155D" w:rsidDel="009E4E84">
          <w:rPr>
            <w:noProof/>
            <w:webHidden/>
          </w:rPr>
          <w:delText>10</w:delText>
        </w:r>
      </w:del>
      <w:r>
        <w:rPr>
          <w:noProof/>
          <w:webHidden/>
        </w:rPr>
        <w:fldChar w:fldCharType="end"/>
      </w:r>
      <w:r>
        <w:rPr>
          <w:noProof/>
        </w:rPr>
        <w:fldChar w:fldCharType="end"/>
      </w:r>
    </w:p>
    <w:p w14:paraId="6D80E673" w14:textId="77777777" w:rsidR="00F66D2B" w:rsidRDefault="00F66D2B">
      <w:pPr>
        <w:pStyle w:val="Verzeichnis2"/>
        <w:tabs>
          <w:tab w:val="right" w:leader="dot" w:pos="9856"/>
        </w:tabs>
        <w:rPr>
          <w:noProof/>
        </w:rPr>
      </w:pPr>
      <w:r>
        <w:rPr>
          <w:noProof/>
        </w:rPr>
        <w:fldChar w:fldCharType="begin"/>
      </w:r>
      <w:r>
        <w:rPr>
          <w:noProof/>
        </w:rPr>
        <w:instrText>HYPERLINK \l "_Toc235833781"</w:instrText>
      </w:r>
      <w:ins w:id="10" w:author="Fabian Aschwanden" w:date="2026-07-28T14:11:00Z" w16du:dateUtc="2026-07-28T12:11:00Z">
        <w:r w:rsidR="009E4E84">
          <w:rPr>
            <w:noProof/>
          </w:rPr>
        </w:r>
      </w:ins>
      <w:r>
        <w:rPr>
          <w:noProof/>
        </w:rPr>
        <w:fldChar w:fldCharType="separate"/>
      </w:r>
      <w:r w:rsidRPr="005D2BC2">
        <w:rPr>
          <w:rStyle w:val="Hyperlink"/>
          <w:caps/>
          <w:noProof/>
          <w:spacing w:val="10"/>
        </w:rPr>
        <w:t>19. Jassturnier des FC Schattdorf</w:t>
      </w:r>
      <w:r>
        <w:rPr>
          <w:noProof/>
          <w:webHidden/>
        </w:rPr>
        <w:tab/>
      </w:r>
      <w:r>
        <w:rPr>
          <w:noProof/>
          <w:webHidden/>
        </w:rPr>
        <w:fldChar w:fldCharType="begin"/>
      </w:r>
      <w:r>
        <w:rPr>
          <w:noProof/>
          <w:webHidden/>
        </w:rPr>
        <w:instrText xml:space="preserve"> PAGEREF _Toc235833781 \h </w:instrText>
      </w:r>
      <w:r>
        <w:rPr>
          <w:noProof/>
          <w:webHidden/>
        </w:rPr>
      </w:r>
      <w:r>
        <w:rPr>
          <w:noProof/>
          <w:webHidden/>
        </w:rPr>
        <w:fldChar w:fldCharType="separate"/>
      </w:r>
      <w:ins w:id="11" w:author="Fabian Aschwanden" w:date="2026-07-28T14:11:00Z" w16du:dateUtc="2026-07-28T12:11:00Z">
        <w:r w:rsidR="009E4E84">
          <w:rPr>
            <w:noProof/>
            <w:webHidden/>
          </w:rPr>
          <w:t>11</w:t>
        </w:r>
      </w:ins>
      <w:del w:id="12" w:author="Fabian Aschwanden" w:date="2026-07-28T14:11:00Z" w16du:dateUtc="2026-07-28T12:11:00Z">
        <w:r w:rsidR="006C155D" w:rsidDel="009E4E84">
          <w:rPr>
            <w:noProof/>
            <w:webHidden/>
          </w:rPr>
          <w:delText>13</w:delText>
        </w:r>
      </w:del>
      <w:r>
        <w:rPr>
          <w:noProof/>
          <w:webHidden/>
        </w:rPr>
        <w:fldChar w:fldCharType="end"/>
      </w:r>
      <w:r>
        <w:rPr>
          <w:noProof/>
        </w:rPr>
        <w:fldChar w:fldCharType="end"/>
      </w:r>
    </w:p>
    <w:p w14:paraId="0515C82F" w14:textId="77777777" w:rsidR="00F66D2B" w:rsidRDefault="00F66D2B">
      <w:pPr>
        <w:pStyle w:val="Verzeichnis1"/>
        <w:tabs>
          <w:tab w:val="right" w:leader="dot" w:pos="9856"/>
        </w:tabs>
        <w:rPr>
          <w:noProof/>
        </w:rPr>
      </w:pPr>
      <w:r>
        <w:rPr>
          <w:noProof/>
        </w:rPr>
        <w:fldChar w:fldCharType="begin"/>
      </w:r>
      <w:r>
        <w:rPr>
          <w:noProof/>
        </w:rPr>
        <w:instrText>HYPERLINK \l "_Toc235833782"</w:instrText>
      </w:r>
      <w:ins w:id="13" w:author="Fabian Aschwanden" w:date="2026-07-28T14:11:00Z" w16du:dateUtc="2026-07-28T12:11:00Z">
        <w:r w:rsidR="009E4E84">
          <w:rPr>
            <w:noProof/>
          </w:rPr>
        </w:r>
      </w:ins>
      <w:r>
        <w:rPr>
          <w:noProof/>
        </w:rPr>
        <w:fldChar w:fldCharType="separate"/>
      </w:r>
      <w:r w:rsidRPr="005D2BC2">
        <w:rPr>
          <w:rStyle w:val="Hyperlink"/>
          <w:caps/>
          <w:noProof/>
          <w:spacing w:val="20"/>
        </w:rPr>
        <w:t>Sportchef</w:t>
      </w:r>
      <w:r>
        <w:rPr>
          <w:noProof/>
          <w:webHidden/>
        </w:rPr>
        <w:tab/>
      </w:r>
      <w:r>
        <w:rPr>
          <w:noProof/>
          <w:webHidden/>
        </w:rPr>
        <w:fldChar w:fldCharType="begin"/>
      </w:r>
      <w:r>
        <w:rPr>
          <w:noProof/>
          <w:webHidden/>
        </w:rPr>
        <w:instrText xml:space="preserve"> PAGEREF _Toc235833782 \h </w:instrText>
      </w:r>
      <w:r>
        <w:rPr>
          <w:noProof/>
          <w:webHidden/>
        </w:rPr>
      </w:r>
      <w:r>
        <w:rPr>
          <w:noProof/>
          <w:webHidden/>
        </w:rPr>
        <w:fldChar w:fldCharType="separate"/>
      </w:r>
      <w:r w:rsidR="009E4E84">
        <w:rPr>
          <w:noProof/>
          <w:webHidden/>
        </w:rPr>
        <w:t>15</w:t>
      </w:r>
      <w:r>
        <w:rPr>
          <w:noProof/>
          <w:webHidden/>
        </w:rPr>
        <w:fldChar w:fldCharType="end"/>
      </w:r>
      <w:r>
        <w:rPr>
          <w:noProof/>
        </w:rPr>
        <w:fldChar w:fldCharType="end"/>
      </w:r>
    </w:p>
    <w:p w14:paraId="2FAD7709" w14:textId="77777777" w:rsidR="00F66D2B" w:rsidRDefault="00F66D2B">
      <w:pPr>
        <w:pStyle w:val="Verzeichnis2"/>
        <w:tabs>
          <w:tab w:val="right" w:leader="dot" w:pos="9856"/>
        </w:tabs>
        <w:rPr>
          <w:noProof/>
        </w:rPr>
      </w:pPr>
      <w:r>
        <w:rPr>
          <w:noProof/>
        </w:rPr>
        <w:fldChar w:fldCharType="begin"/>
      </w:r>
      <w:r>
        <w:rPr>
          <w:noProof/>
        </w:rPr>
        <w:instrText>HYPERLINK \l "_Toc235833783"</w:instrText>
      </w:r>
      <w:ins w:id="14" w:author="Fabian Aschwanden" w:date="2026-07-28T14:11:00Z" w16du:dateUtc="2026-07-28T12:11:00Z">
        <w:r w:rsidR="009E4E84">
          <w:rPr>
            <w:noProof/>
          </w:rPr>
        </w:r>
      </w:ins>
      <w:r>
        <w:rPr>
          <w:noProof/>
        </w:rPr>
        <w:fldChar w:fldCharType="separate"/>
      </w:r>
      <w:r w:rsidRPr="005D2BC2">
        <w:rPr>
          <w:rStyle w:val="Hyperlink"/>
          <w:caps/>
          <w:noProof/>
          <w:spacing w:val="10"/>
        </w:rPr>
        <w:t>Herausfordernd, lehrreich und immer im Sinne des FC Schattdorf</w:t>
      </w:r>
      <w:r>
        <w:rPr>
          <w:noProof/>
          <w:webHidden/>
        </w:rPr>
        <w:tab/>
      </w:r>
      <w:r>
        <w:rPr>
          <w:noProof/>
          <w:webHidden/>
        </w:rPr>
        <w:fldChar w:fldCharType="begin"/>
      </w:r>
      <w:r>
        <w:rPr>
          <w:noProof/>
          <w:webHidden/>
        </w:rPr>
        <w:instrText xml:space="preserve"> PAGEREF _Toc235833783 \h </w:instrText>
      </w:r>
      <w:r>
        <w:rPr>
          <w:noProof/>
          <w:webHidden/>
        </w:rPr>
      </w:r>
      <w:r>
        <w:rPr>
          <w:noProof/>
          <w:webHidden/>
        </w:rPr>
        <w:fldChar w:fldCharType="separate"/>
      </w:r>
      <w:r w:rsidR="009E4E84">
        <w:rPr>
          <w:noProof/>
          <w:webHidden/>
        </w:rPr>
        <w:t>15</w:t>
      </w:r>
      <w:r>
        <w:rPr>
          <w:noProof/>
          <w:webHidden/>
        </w:rPr>
        <w:fldChar w:fldCharType="end"/>
      </w:r>
      <w:r>
        <w:rPr>
          <w:noProof/>
        </w:rPr>
        <w:fldChar w:fldCharType="end"/>
      </w:r>
    </w:p>
    <w:p w14:paraId="2CBC6472" w14:textId="77777777" w:rsidR="00F66D2B" w:rsidRDefault="00F66D2B">
      <w:pPr>
        <w:pStyle w:val="Verzeichnis2"/>
        <w:tabs>
          <w:tab w:val="right" w:leader="dot" w:pos="9856"/>
        </w:tabs>
        <w:rPr>
          <w:noProof/>
        </w:rPr>
      </w:pPr>
      <w:r>
        <w:rPr>
          <w:noProof/>
        </w:rPr>
        <w:fldChar w:fldCharType="begin"/>
      </w:r>
      <w:r>
        <w:rPr>
          <w:noProof/>
        </w:rPr>
        <w:instrText>HYPERLINK \l "_Toc235833784"</w:instrText>
      </w:r>
      <w:ins w:id="15" w:author="Fabian Aschwanden" w:date="2026-07-28T14:11:00Z" w16du:dateUtc="2026-07-28T12:11:00Z">
        <w:r w:rsidR="009E4E84">
          <w:rPr>
            <w:noProof/>
          </w:rPr>
        </w:r>
      </w:ins>
      <w:r>
        <w:rPr>
          <w:noProof/>
        </w:rPr>
        <w:fldChar w:fldCharType="separate"/>
      </w:r>
      <w:r w:rsidRPr="005D2BC2">
        <w:rPr>
          <w:rStyle w:val="Hyperlink"/>
          <w:caps/>
          <w:noProof/>
          <w:spacing w:val="10"/>
        </w:rPr>
        <w:t>Rückblick auf die Saison der 2. Mannschaft</w:t>
      </w:r>
      <w:r>
        <w:rPr>
          <w:noProof/>
          <w:webHidden/>
        </w:rPr>
        <w:tab/>
      </w:r>
      <w:r>
        <w:rPr>
          <w:noProof/>
          <w:webHidden/>
        </w:rPr>
        <w:fldChar w:fldCharType="begin"/>
      </w:r>
      <w:r>
        <w:rPr>
          <w:noProof/>
          <w:webHidden/>
        </w:rPr>
        <w:instrText xml:space="preserve"> PAGEREF _Toc235833784 \h </w:instrText>
      </w:r>
      <w:r>
        <w:rPr>
          <w:noProof/>
          <w:webHidden/>
        </w:rPr>
      </w:r>
      <w:r>
        <w:rPr>
          <w:noProof/>
          <w:webHidden/>
        </w:rPr>
        <w:fldChar w:fldCharType="separate"/>
      </w:r>
      <w:ins w:id="16" w:author="Fabian Aschwanden" w:date="2026-07-28T14:11:00Z" w16du:dateUtc="2026-07-28T12:11:00Z">
        <w:r w:rsidR="009E4E84">
          <w:rPr>
            <w:noProof/>
            <w:webHidden/>
          </w:rPr>
          <w:t>20</w:t>
        </w:r>
      </w:ins>
      <w:del w:id="17" w:author="Fabian Aschwanden" w:date="2026-07-28T14:11:00Z" w16du:dateUtc="2026-07-28T12:11:00Z">
        <w:r w:rsidR="006C155D" w:rsidDel="009E4E84">
          <w:rPr>
            <w:noProof/>
            <w:webHidden/>
          </w:rPr>
          <w:delText>19</w:delText>
        </w:r>
      </w:del>
      <w:r>
        <w:rPr>
          <w:noProof/>
          <w:webHidden/>
        </w:rPr>
        <w:fldChar w:fldCharType="end"/>
      </w:r>
      <w:r>
        <w:rPr>
          <w:noProof/>
        </w:rPr>
        <w:fldChar w:fldCharType="end"/>
      </w:r>
    </w:p>
    <w:p w14:paraId="52662A87" w14:textId="77777777" w:rsidR="00F66D2B" w:rsidRDefault="00F66D2B">
      <w:pPr>
        <w:pStyle w:val="Verzeichnis2"/>
        <w:tabs>
          <w:tab w:val="right" w:leader="dot" w:pos="9856"/>
        </w:tabs>
        <w:rPr>
          <w:noProof/>
        </w:rPr>
      </w:pPr>
      <w:r>
        <w:rPr>
          <w:noProof/>
        </w:rPr>
        <w:fldChar w:fldCharType="begin"/>
      </w:r>
      <w:r>
        <w:rPr>
          <w:noProof/>
        </w:rPr>
        <w:instrText>HYPERLINK \l "_Toc235833785"</w:instrText>
      </w:r>
      <w:ins w:id="18" w:author="Fabian Aschwanden" w:date="2026-07-28T14:11:00Z" w16du:dateUtc="2026-07-28T12:11:00Z">
        <w:r w:rsidR="009E4E84">
          <w:rPr>
            <w:noProof/>
          </w:rPr>
        </w:r>
      </w:ins>
      <w:r>
        <w:rPr>
          <w:noProof/>
        </w:rPr>
        <w:fldChar w:fldCharType="separate"/>
      </w:r>
      <w:r w:rsidRPr="005D2BC2">
        <w:rPr>
          <w:rStyle w:val="Hyperlink"/>
          <w:caps/>
          <w:noProof/>
          <w:spacing w:val="10"/>
        </w:rPr>
        <w:t>Torhüter-Chaos in der 5. Liga</w:t>
      </w:r>
      <w:r>
        <w:rPr>
          <w:noProof/>
          <w:webHidden/>
        </w:rPr>
        <w:tab/>
      </w:r>
      <w:r>
        <w:rPr>
          <w:noProof/>
          <w:webHidden/>
        </w:rPr>
        <w:fldChar w:fldCharType="begin"/>
      </w:r>
      <w:r>
        <w:rPr>
          <w:noProof/>
          <w:webHidden/>
        </w:rPr>
        <w:instrText xml:space="preserve"> PAGEREF _Toc235833785 \h </w:instrText>
      </w:r>
      <w:r>
        <w:rPr>
          <w:noProof/>
          <w:webHidden/>
        </w:rPr>
      </w:r>
      <w:r>
        <w:rPr>
          <w:noProof/>
          <w:webHidden/>
        </w:rPr>
        <w:fldChar w:fldCharType="separate"/>
      </w:r>
      <w:ins w:id="19" w:author="Fabian Aschwanden" w:date="2026-07-28T14:11:00Z" w16du:dateUtc="2026-07-28T12:11:00Z">
        <w:r w:rsidR="009E4E84">
          <w:rPr>
            <w:noProof/>
            <w:webHidden/>
          </w:rPr>
          <w:t>24</w:t>
        </w:r>
      </w:ins>
      <w:del w:id="20" w:author="Fabian Aschwanden" w:date="2026-07-28T14:11:00Z" w16du:dateUtc="2026-07-28T12:11:00Z">
        <w:r w:rsidR="006C155D" w:rsidDel="009E4E84">
          <w:rPr>
            <w:noProof/>
            <w:webHidden/>
          </w:rPr>
          <w:delText>22</w:delText>
        </w:r>
      </w:del>
      <w:r>
        <w:rPr>
          <w:noProof/>
          <w:webHidden/>
        </w:rPr>
        <w:fldChar w:fldCharType="end"/>
      </w:r>
      <w:r>
        <w:rPr>
          <w:noProof/>
        </w:rPr>
        <w:fldChar w:fldCharType="end"/>
      </w:r>
    </w:p>
    <w:p w14:paraId="347A50F7" w14:textId="77777777" w:rsidR="00F66D2B" w:rsidRDefault="00F66D2B">
      <w:pPr>
        <w:pStyle w:val="Verzeichnis2"/>
        <w:tabs>
          <w:tab w:val="right" w:leader="dot" w:pos="9856"/>
        </w:tabs>
        <w:rPr>
          <w:noProof/>
        </w:rPr>
      </w:pPr>
      <w:r>
        <w:rPr>
          <w:noProof/>
        </w:rPr>
        <w:fldChar w:fldCharType="begin"/>
      </w:r>
      <w:r>
        <w:rPr>
          <w:noProof/>
        </w:rPr>
        <w:instrText>HYPERLINK \l "_Toc235833786"</w:instrText>
      </w:r>
      <w:ins w:id="21" w:author="Fabian Aschwanden" w:date="2026-07-28T14:11:00Z" w16du:dateUtc="2026-07-28T12:11:00Z">
        <w:r w:rsidR="009E4E84">
          <w:rPr>
            <w:noProof/>
          </w:rPr>
        </w:r>
      </w:ins>
      <w:r>
        <w:rPr>
          <w:noProof/>
        </w:rPr>
        <w:fldChar w:fldCharType="separate"/>
      </w:r>
      <w:r w:rsidRPr="005D2BC2">
        <w:rPr>
          <w:rStyle w:val="Hyperlink"/>
          <w:caps/>
          <w:noProof/>
          <w:spacing w:val="10"/>
        </w:rPr>
        <w:t>Rückrundenbericht 2026 — jetzt mit echter Fussballhumor-DNA</w:t>
      </w:r>
      <w:r>
        <w:rPr>
          <w:noProof/>
          <w:webHidden/>
        </w:rPr>
        <w:tab/>
      </w:r>
      <w:r>
        <w:rPr>
          <w:noProof/>
          <w:webHidden/>
        </w:rPr>
        <w:fldChar w:fldCharType="begin"/>
      </w:r>
      <w:r>
        <w:rPr>
          <w:noProof/>
          <w:webHidden/>
        </w:rPr>
        <w:instrText xml:space="preserve"> PAGEREF _Toc235833786 \h </w:instrText>
      </w:r>
      <w:r>
        <w:rPr>
          <w:noProof/>
          <w:webHidden/>
        </w:rPr>
      </w:r>
      <w:r>
        <w:rPr>
          <w:noProof/>
          <w:webHidden/>
        </w:rPr>
        <w:fldChar w:fldCharType="separate"/>
      </w:r>
      <w:ins w:id="22" w:author="Fabian Aschwanden" w:date="2026-07-28T14:11:00Z" w16du:dateUtc="2026-07-28T12:11:00Z">
        <w:r w:rsidR="009E4E84">
          <w:rPr>
            <w:noProof/>
            <w:webHidden/>
          </w:rPr>
          <w:t>28</w:t>
        </w:r>
      </w:ins>
      <w:del w:id="23" w:author="Fabian Aschwanden" w:date="2026-07-28T14:11:00Z" w16du:dateUtc="2026-07-28T12:11:00Z">
        <w:r w:rsidR="006C155D" w:rsidDel="009E4E84">
          <w:rPr>
            <w:noProof/>
            <w:webHidden/>
          </w:rPr>
          <w:delText>26</w:delText>
        </w:r>
      </w:del>
      <w:r>
        <w:rPr>
          <w:noProof/>
          <w:webHidden/>
        </w:rPr>
        <w:fldChar w:fldCharType="end"/>
      </w:r>
      <w:r>
        <w:rPr>
          <w:noProof/>
        </w:rPr>
        <w:fldChar w:fldCharType="end"/>
      </w:r>
    </w:p>
    <w:p w14:paraId="5380D7FD" w14:textId="77777777" w:rsidR="00F66D2B" w:rsidRDefault="00F66D2B">
      <w:pPr>
        <w:pStyle w:val="Verzeichnis2"/>
        <w:tabs>
          <w:tab w:val="right" w:leader="dot" w:pos="9856"/>
        </w:tabs>
        <w:rPr>
          <w:noProof/>
        </w:rPr>
      </w:pPr>
      <w:r>
        <w:rPr>
          <w:noProof/>
        </w:rPr>
        <w:fldChar w:fldCharType="begin"/>
      </w:r>
      <w:r>
        <w:rPr>
          <w:noProof/>
        </w:rPr>
        <w:instrText>HYPERLINK \l "_Toc235833787"</w:instrText>
      </w:r>
      <w:ins w:id="24" w:author="Fabian Aschwanden" w:date="2026-07-28T14:11:00Z" w16du:dateUtc="2026-07-28T12:11:00Z">
        <w:r w:rsidR="009E4E84">
          <w:rPr>
            <w:noProof/>
          </w:rPr>
        </w:r>
      </w:ins>
      <w:r>
        <w:rPr>
          <w:noProof/>
        </w:rPr>
        <w:fldChar w:fldCharType="separate"/>
      </w:r>
      <w:r w:rsidRPr="005D2BC2">
        <w:rPr>
          <w:rStyle w:val="Hyperlink"/>
          <w:caps/>
          <w:noProof/>
          <w:spacing w:val="10"/>
        </w:rPr>
        <w:t>Saisonbericht Team Uri Frauen 1</w:t>
      </w:r>
      <w:r>
        <w:rPr>
          <w:noProof/>
          <w:webHidden/>
        </w:rPr>
        <w:tab/>
      </w:r>
      <w:r>
        <w:rPr>
          <w:noProof/>
          <w:webHidden/>
        </w:rPr>
        <w:fldChar w:fldCharType="begin"/>
      </w:r>
      <w:r>
        <w:rPr>
          <w:noProof/>
          <w:webHidden/>
        </w:rPr>
        <w:instrText xml:space="preserve"> PAGEREF _Toc235833787 \h </w:instrText>
      </w:r>
      <w:r>
        <w:rPr>
          <w:noProof/>
          <w:webHidden/>
        </w:rPr>
      </w:r>
      <w:r>
        <w:rPr>
          <w:noProof/>
          <w:webHidden/>
        </w:rPr>
        <w:fldChar w:fldCharType="separate"/>
      </w:r>
      <w:ins w:id="25" w:author="Fabian Aschwanden" w:date="2026-07-28T14:11:00Z" w16du:dateUtc="2026-07-28T12:11:00Z">
        <w:r w:rsidR="009E4E84">
          <w:rPr>
            <w:noProof/>
            <w:webHidden/>
          </w:rPr>
          <w:t>31</w:t>
        </w:r>
      </w:ins>
      <w:del w:id="26" w:author="Fabian Aschwanden" w:date="2026-07-28T14:11:00Z" w16du:dateUtc="2026-07-28T12:11:00Z">
        <w:r w:rsidR="006C155D" w:rsidDel="009E4E84">
          <w:rPr>
            <w:noProof/>
            <w:webHidden/>
          </w:rPr>
          <w:delText>29</w:delText>
        </w:r>
      </w:del>
      <w:r>
        <w:rPr>
          <w:noProof/>
          <w:webHidden/>
        </w:rPr>
        <w:fldChar w:fldCharType="end"/>
      </w:r>
      <w:r>
        <w:rPr>
          <w:noProof/>
        </w:rPr>
        <w:fldChar w:fldCharType="end"/>
      </w:r>
    </w:p>
    <w:p w14:paraId="10EAF0F6" w14:textId="77777777" w:rsidR="00F66D2B" w:rsidRDefault="00F66D2B">
      <w:pPr>
        <w:pStyle w:val="Verzeichnis2"/>
        <w:tabs>
          <w:tab w:val="right" w:leader="dot" w:pos="9856"/>
        </w:tabs>
        <w:rPr>
          <w:noProof/>
        </w:rPr>
      </w:pPr>
      <w:r>
        <w:rPr>
          <w:noProof/>
        </w:rPr>
        <w:fldChar w:fldCharType="begin"/>
      </w:r>
      <w:r>
        <w:rPr>
          <w:noProof/>
        </w:rPr>
        <w:instrText>HYPERLINK \l "_Toc235833788"</w:instrText>
      </w:r>
      <w:ins w:id="27" w:author="Fabian Aschwanden" w:date="2026-07-28T14:11:00Z" w16du:dateUtc="2026-07-28T12:11:00Z">
        <w:r w:rsidR="009E4E84">
          <w:rPr>
            <w:noProof/>
          </w:rPr>
        </w:r>
      </w:ins>
      <w:r>
        <w:rPr>
          <w:noProof/>
        </w:rPr>
        <w:fldChar w:fldCharType="separate"/>
      </w:r>
      <w:r w:rsidRPr="005D2BC2">
        <w:rPr>
          <w:rStyle w:val="Hyperlink"/>
          <w:caps/>
          <w:noProof/>
          <w:spacing w:val="10"/>
        </w:rPr>
        <w:t>Saisonbericht Team Uri Frauen 2</w:t>
      </w:r>
      <w:r>
        <w:rPr>
          <w:noProof/>
          <w:webHidden/>
        </w:rPr>
        <w:tab/>
      </w:r>
      <w:r>
        <w:rPr>
          <w:noProof/>
          <w:webHidden/>
        </w:rPr>
        <w:fldChar w:fldCharType="begin"/>
      </w:r>
      <w:r>
        <w:rPr>
          <w:noProof/>
          <w:webHidden/>
        </w:rPr>
        <w:instrText xml:space="preserve"> PAGEREF _Toc235833788 \h </w:instrText>
      </w:r>
      <w:r>
        <w:rPr>
          <w:noProof/>
          <w:webHidden/>
        </w:rPr>
      </w:r>
      <w:r>
        <w:rPr>
          <w:noProof/>
          <w:webHidden/>
        </w:rPr>
        <w:fldChar w:fldCharType="separate"/>
      </w:r>
      <w:ins w:id="28" w:author="Fabian Aschwanden" w:date="2026-07-28T14:11:00Z" w16du:dateUtc="2026-07-28T12:11:00Z">
        <w:r w:rsidR="009E4E84">
          <w:rPr>
            <w:noProof/>
            <w:webHidden/>
          </w:rPr>
          <w:t>33</w:t>
        </w:r>
      </w:ins>
      <w:del w:id="29" w:author="Fabian Aschwanden" w:date="2026-07-28T14:11:00Z" w16du:dateUtc="2026-07-28T12:11:00Z">
        <w:r w:rsidR="006C155D" w:rsidDel="009E4E84">
          <w:rPr>
            <w:noProof/>
            <w:webHidden/>
          </w:rPr>
          <w:delText>31</w:delText>
        </w:r>
      </w:del>
      <w:r>
        <w:rPr>
          <w:noProof/>
          <w:webHidden/>
        </w:rPr>
        <w:fldChar w:fldCharType="end"/>
      </w:r>
      <w:r>
        <w:rPr>
          <w:noProof/>
        </w:rPr>
        <w:fldChar w:fldCharType="end"/>
      </w:r>
    </w:p>
    <w:p w14:paraId="202ABDFF" w14:textId="77777777" w:rsidR="00F66D2B" w:rsidRDefault="00F66D2B">
      <w:pPr>
        <w:pStyle w:val="Verzeichnis1"/>
        <w:tabs>
          <w:tab w:val="right" w:leader="dot" w:pos="9856"/>
        </w:tabs>
        <w:rPr>
          <w:noProof/>
        </w:rPr>
      </w:pPr>
      <w:r>
        <w:rPr>
          <w:noProof/>
        </w:rPr>
        <w:fldChar w:fldCharType="begin"/>
      </w:r>
      <w:r>
        <w:rPr>
          <w:noProof/>
        </w:rPr>
        <w:instrText>HYPERLINK \l "_Toc235833789"</w:instrText>
      </w:r>
      <w:ins w:id="30" w:author="Fabian Aschwanden" w:date="2026-07-28T14:11:00Z" w16du:dateUtc="2026-07-28T12:11:00Z">
        <w:r w:rsidR="009E4E84">
          <w:rPr>
            <w:noProof/>
          </w:rPr>
        </w:r>
      </w:ins>
      <w:r>
        <w:rPr>
          <w:noProof/>
        </w:rPr>
        <w:fldChar w:fldCharType="separate"/>
      </w:r>
      <w:r w:rsidRPr="005D2BC2">
        <w:rPr>
          <w:rStyle w:val="Hyperlink"/>
          <w:caps/>
          <w:noProof/>
          <w:spacing w:val="20"/>
        </w:rPr>
        <w:t>Junioren</w:t>
      </w:r>
      <w:r>
        <w:rPr>
          <w:noProof/>
          <w:webHidden/>
        </w:rPr>
        <w:tab/>
      </w:r>
      <w:r>
        <w:rPr>
          <w:noProof/>
          <w:webHidden/>
        </w:rPr>
        <w:fldChar w:fldCharType="begin"/>
      </w:r>
      <w:r>
        <w:rPr>
          <w:noProof/>
          <w:webHidden/>
        </w:rPr>
        <w:instrText xml:space="preserve"> PAGEREF _Toc235833789 \h </w:instrText>
      </w:r>
      <w:r>
        <w:rPr>
          <w:noProof/>
          <w:webHidden/>
        </w:rPr>
      </w:r>
      <w:r>
        <w:rPr>
          <w:noProof/>
          <w:webHidden/>
        </w:rPr>
        <w:fldChar w:fldCharType="separate"/>
      </w:r>
      <w:ins w:id="31" w:author="Fabian Aschwanden" w:date="2026-07-28T14:11:00Z" w16du:dateUtc="2026-07-28T12:11:00Z">
        <w:r w:rsidR="009E4E84">
          <w:rPr>
            <w:noProof/>
            <w:webHidden/>
          </w:rPr>
          <w:t>35</w:t>
        </w:r>
      </w:ins>
      <w:del w:id="32" w:author="Fabian Aschwanden" w:date="2026-07-28T14:11:00Z" w16du:dateUtc="2026-07-28T12:11:00Z">
        <w:r w:rsidR="006C155D" w:rsidDel="009E4E84">
          <w:rPr>
            <w:noProof/>
            <w:webHidden/>
          </w:rPr>
          <w:delText>33</w:delText>
        </w:r>
      </w:del>
      <w:r>
        <w:rPr>
          <w:noProof/>
          <w:webHidden/>
        </w:rPr>
        <w:fldChar w:fldCharType="end"/>
      </w:r>
      <w:r>
        <w:rPr>
          <w:noProof/>
        </w:rPr>
        <w:fldChar w:fldCharType="end"/>
      </w:r>
    </w:p>
    <w:p w14:paraId="22C7B50F" w14:textId="77777777" w:rsidR="00F66D2B" w:rsidRDefault="00F66D2B">
      <w:pPr>
        <w:pStyle w:val="Verzeichnis2"/>
        <w:tabs>
          <w:tab w:val="right" w:leader="dot" w:pos="9856"/>
        </w:tabs>
        <w:rPr>
          <w:noProof/>
        </w:rPr>
      </w:pPr>
      <w:r>
        <w:rPr>
          <w:noProof/>
        </w:rPr>
        <w:fldChar w:fldCharType="begin"/>
      </w:r>
      <w:r>
        <w:rPr>
          <w:noProof/>
        </w:rPr>
        <w:instrText>HYPERLINK \l "_Toc235833790"</w:instrText>
      </w:r>
      <w:ins w:id="33" w:author="Fabian Aschwanden" w:date="2026-07-28T14:11:00Z" w16du:dateUtc="2026-07-28T12:11:00Z">
        <w:r w:rsidR="009E4E84">
          <w:rPr>
            <w:noProof/>
          </w:rPr>
        </w:r>
      </w:ins>
      <w:r>
        <w:rPr>
          <w:noProof/>
        </w:rPr>
        <w:fldChar w:fldCharType="separate"/>
      </w:r>
      <w:r w:rsidRPr="005D2BC2">
        <w:rPr>
          <w:rStyle w:val="Hyperlink"/>
          <w:caps/>
          <w:noProof/>
          <w:spacing w:val="10"/>
        </w:rPr>
        <w:t>Von unnützen Statistiken und Hard Rock</w:t>
      </w:r>
      <w:r>
        <w:rPr>
          <w:noProof/>
          <w:webHidden/>
        </w:rPr>
        <w:tab/>
      </w:r>
      <w:r>
        <w:rPr>
          <w:noProof/>
          <w:webHidden/>
        </w:rPr>
        <w:fldChar w:fldCharType="begin"/>
      </w:r>
      <w:r>
        <w:rPr>
          <w:noProof/>
          <w:webHidden/>
        </w:rPr>
        <w:instrText xml:space="preserve"> PAGEREF _Toc235833790 \h </w:instrText>
      </w:r>
      <w:r>
        <w:rPr>
          <w:noProof/>
          <w:webHidden/>
        </w:rPr>
      </w:r>
      <w:r>
        <w:rPr>
          <w:noProof/>
          <w:webHidden/>
        </w:rPr>
        <w:fldChar w:fldCharType="separate"/>
      </w:r>
      <w:ins w:id="34" w:author="Fabian Aschwanden" w:date="2026-07-28T14:11:00Z" w16du:dateUtc="2026-07-28T12:11:00Z">
        <w:r w:rsidR="009E4E84">
          <w:rPr>
            <w:noProof/>
            <w:webHidden/>
          </w:rPr>
          <w:t>35</w:t>
        </w:r>
      </w:ins>
      <w:del w:id="35" w:author="Fabian Aschwanden" w:date="2026-07-28T14:11:00Z" w16du:dateUtc="2026-07-28T12:11:00Z">
        <w:r w:rsidR="006C155D" w:rsidDel="009E4E84">
          <w:rPr>
            <w:noProof/>
            <w:webHidden/>
          </w:rPr>
          <w:delText>33</w:delText>
        </w:r>
      </w:del>
      <w:r>
        <w:rPr>
          <w:noProof/>
          <w:webHidden/>
        </w:rPr>
        <w:fldChar w:fldCharType="end"/>
      </w:r>
      <w:r>
        <w:rPr>
          <w:noProof/>
        </w:rPr>
        <w:fldChar w:fldCharType="end"/>
      </w:r>
    </w:p>
    <w:p w14:paraId="6279B69F" w14:textId="77777777" w:rsidR="00F66D2B" w:rsidRDefault="00F66D2B">
      <w:pPr>
        <w:pStyle w:val="Verzeichnis1"/>
        <w:tabs>
          <w:tab w:val="right" w:leader="dot" w:pos="9856"/>
        </w:tabs>
        <w:rPr>
          <w:noProof/>
        </w:rPr>
      </w:pPr>
      <w:r>
        <w:rPr>
          <w:noProof/>
        </w:rPr>
        <w:fldChar w:fldCharType="begin"/>
      </w:r>
      <w:r>
        <w:rPr>
          <w:noProof/>
        </w:rPr>
        <w:instrText>HYPERLINK \l "_Toc235833791"</w:instrText>
      </w:r>
      <w:ins w:id="36" w:author="Fabian Aschwanden" w:date="2026-07-28T14:11:00Z" w16du:dateUtc="2026-07-28T12:11:00Z">
        <w:r w:rsidR="009E4E84">
          <w:rPr>
            <w:noProof/>
          </w:rPr>
        </w:r>
      </w:ins>
      <w:r>
        <w:rPr>
          <w:noProof/>
        </w:rPr>
        <w:fldChar w:fldCharType="separate"/>
      </w:r>
      <w:r w:rsidRPr="005D2BC2">
        <w:rPr>
          <w:rStyle w:val="Hyperlink"/>
          <w:caps/>
          <w:noProof/>
          <w:spacing w:val="20"/>
        </w:rPr>
        <w:t>Sonstiges</w:t>
      </w:r>
      <w:r>
        <w:rPr>
          <w:noProof/>
          <w:webHidden/>
        </w:rPr>
        <w:tab/>
      </w:r>
      <w:r>
        <w:rPr>
          <w:noProof/>
          <w:webHidden/>
        </w:rPr>
        <w:fldChar w:fldCharType="begin"/>
      </w:r>
      <w:r>
        <w:rPr>
          <w:noProof/>
          <w:webHidden/>
        </w:rPr>
        <w:instrText xml:space="preserve"> PAGEREF _Toc235833791 \h </w:instrText>
      </w:r>
      <w:r>
        <w:rPr>
          <w:noProof/>
          <w:webHidden/>
        </w:rPr>
      </w:r>
      <w:r>
        <w:rPr>
          <w:noProof/>
          <w:webHidden/>
        </w:rPr>
        <w:fldChar w:fldCharType="separate"/>
      </w:r>
      <w:ins w:id="37" w:author="Fabian Aschwanden" w:date="2026-07-28T14:11:00Z" w16du:dateUtc="2026-07-28T12:11:00Z">
        <w:r w:rsidR="009E4E84">
          <w:rPr>
            <w:noProof/>
            <w:webHidden/>
          </w:rPr>
          <w:t>40</w:t>
        </w:r>
      </w:ins>
      <w:del w:id="38" w:author="Fabian Aschwanden" w:date="2026-07-28T14:11:00Z" w16du:dateUtc="2026-07-28T12:11:00Z">
        <w:r w:rsidR="006C155D" w:rsidDel="009E4E84">
          <w:rPr>
            <w:noProof/>
            <w:webHidden/>
          </w:rPr>
          <w:delText>38</w:delText>
        </w:r>
      </w:del>
      <w:r>
        <w:rPr>
          <w:noProof/>
          <w:webHidden/>
        </w:rPr>
        <w:fldChar w:fldCharType="end"/>
      </w:r>
      <w:r>
        <w:rPr>
          <w:noProof/>
        </w:rPr>
        <w:fldChar w:fldCharType="end"/>
      </w:r>
    </w:p>
    <w:p w14:paraId="725FD81C" w14:textId="77777777" w:rsidR="00F66D2B" w:rsidRDefault="00F66D2B">
      <w:pPr>
        <w:pStyle w:val="Verzeichnis1"/>
        <w:tabs>
          <w:tab w:val="right" w:leader="dot" w:pos="9856"/>
        </w:tabs>
        <w:rPr>
          <w:noProof/>
        </w:rPr>
      </w:pPr>
      <w:r>
        <w:rPr>
          <w:noProof/>
        </w:rPr>
        <w:fldChar w:fldCharType="begin"/>
      </w:r>
      <w:r>
        <w:rPr>
          <w:noProof/>
        </w:rPr>
        <w:instrText>HYPERLINK \l "_Toc235833792"</w:instrText>
      </w:r>
      <w:ins w:id="39" w:author="Fabian Aschwanden" w:date="2026-07-28T14:11:00Z" w16du:dateUtc="2026-07-28T12:11:00Z">
        <w:r w:rsidR="009E4E84">
          <w:rPr>
            <w:noProof/>
          </w:rPr>
        </w:r>
      </w:ins>
      <w:r>
        <w:rPr>
          <w:noProof/>
        </w:rPr>
        <w:fldChar w:fldCharType="separate"/>
      </w:r>
      <w:r w:rsidRPr="005D2BC2">
        <w:rPr>
          <w:rStyle w:val="Hyperlink"/>
          <w:caps/>
          <w:noProof/>
          <w:spacing w:val="20"/>
        </w:rPr>
        <w:t>Fussballschule</w:t>
      </w:r>
      <w:r>
        <w:rPr>
          <w:noProof/>
          <w:webHidden/>
        </w:rPr>
        <w:tab/>
      </w:r>
      <w:r>
        <w:rPr>
          <w:noProof/>
          <w:webHidden/>
        </w:rPr>
        <w:fldChar w:fldCharType="begin"/>
      </w:r>
      <w:r>
        <w:rPr>
          <w:noProof/>
          <w:webHidden/>
        </w:rPr>
        <w:instrText xml:space="preserve"> PAGEREF _Toc235833792 \h </w:instrText>
      </w:r>
      <w:r>
        <w:rPr>
          <w:noProof/>
          <w:webHidden/>
        </w:rPr>
      </w:r>
      <w:r>
        <w:rPr>
          <w:noProof/>
          <w:webHidden/>
        </w:rPr>
        <w:fldChar w:fldCharType="separate"/>
      </w:r>
      <w:ins w:id="40" w:author="Fabian Aschwanden" w:date="2026-07-28T14:11:00Z" w16du:dateUtc="2026-07-28T12:11:00Z">
        <w:r w:rsidR="009E4E84">
          <w:rPr>
            <w:noProof/>
            <w:webHidden/>
          </w:rPr>
          <w:t>46</w:t>
        </w:r>
      </w:ins>
      <w:del w:id="41" w:author="Fabian Aschwanden" w:date="2026-07-28T14:11:00Z" w16du:dateUtc="2026-07-28T12:11:00Z">
        <w:r w:rsidR="006C155D" w:rsidDel="009E4E84">
          <w:rPr>
            <w:noProof/>
            <w:webHidden/>
          </w:rPr>
          <w:delText>44</w:delText>
        </w:r>
      </w:del>
      <w:r>
        <w:rPr>
          <w:noProof/>
          <w:webHidden/>
        </w:rPr>
        <w:fldChar w:fldCharType="end"/>
      </w:r>
      <w:r>
        <w:rPr>
          <w:noProof/>
        </w:rPr>
        <w:fldChar w:fldCharType="end"/>
      </w:r>
    </w:p>
    <w:p w14:paraId="61F2AF05" w14:textId="77777777" w:rsidR="00F66D2B" w:rsidRDefault="00F66D2B">
      <w:pPr>
        <w:pStyle w:val="Verzeichnis1"/>
        <w:tabs>
          <w:tab w:val="right" w:leader="dot" w:pos="9856"/>
        </w:tabs>
        <w:rPr>
          <w:noProof/>
        </w:rPr>
      </w:pPr>
      <w:r>
        <w:rPr>
          <w:noProof/>
        </w:rPr>
        <w:fldChar w:fldCharType="begin"/>
      </w:r>
      <w:r>
        <w:rPr>
          <w:noProof/>
        </w:rPr>
        <w:instrText>HYPERLINK \l "_Toc235833793"</w:instrText>
      </w:r>
      <w:ins w:id="42" w:author="Fabian Aschwanden" w:date="2026-07-28T14:11:00Z" w16du:dateUtc="2026-07-28T12:11:00Z">
        <w:r w:rsidR="009E4E84">
          <w:rPr>
            <w:noProof/>
          </w:rPr>
        </w:r>
      </w:ins>
      <w:r>
        <w:rPr>
          <w:noProof/>
        </w:rPr>
        <w:fldChar w:fldCharType="separate"/>
      </w:r>
      <w:r w:rsidRPr="005D2BC2">
        <w:rPr>
          <w:rStyle w:val="Hyperlink"/>
          <w:caps/>
          <w:noProof/>
          <w:spacing w:val="20"/>
        </w:rPr>
        <w:t>Trainer gesucht</w:t>
      </w:r>
      <w:r>
        <w:rPr>
          <w:noProof/>
          <w:webHidden/>
        </w:rPr>
        <w:tab/>
      </w:r>
      <w:r>
        <w:rPr>
          <w:noProof/>
          <w:webHidden/>
        </w:rPr>
        <w:fldChar w:fldCharType="begin"/>
      </w:r>
      <w:r>
        <w:rPr>
          <w:noProof/>
          <w:webHidden/>
        </w:rPr>
        <w:instrText xml:space="preserve"> PAGEREF _Toc235833793 \h </w:instrText>
      </w:r>
      <w:r>
        <w:rPr>
          <w:noProof/>
          <w:webHidden/>
        </w:rPr>
      </w:r>
      <w:r>
        <w:rPr>
          <w:noProof/>
          <w:webHidden/>
        </w:rPr>
        <w:fldChar w:fldCharType="separate"/>
      </w:r>
      <w:ins w:id="43" w:author="Fabian Aschwanden" w:date="2026-07-28T14:11:00Z" w16du:dateUtc="2026-07-28T12:11:00Z">
        <w:r w:rsidR="009E4E84">
          <w:rPr>
            <w:noProof/>
            <w:webHidden/>
          </w:rPr>
          <w:t>48</w:t>
        </w:r>
      </w:ins>
      <w:del w:id="44" w:author="Fabian Aschwanden" w:date="2026-07-28T14:11:00Z" w16du:dateUtc="2026-07-28T12:11:00Z">
        <w:r w:rsidR="006C155D" w:rsidDel="009E4E84">
          <w:rPr>
            <w:noProof/>
            <w:webHidden/>
          </w:rPr>
          <w:delText>46</w:delText>
        </w:r>
      </w:del>
      <w:r>
        <w:rPr>
          <w:noProof/>
          <w:webHidden/>
        </w:rPr>
        <w:fldChar w:fldCharType="end"/>
      </w:r>
      <w:r>
        <w:rPr>
          <w:noProof/>
        </w:rPr>
        <w:fldChar w:fldCharType="end"/>
      </w:r>
    </w:p>
    <w:p w14:paraId="36312E9B" w14:textId="77777777" w:rsidR="00187B38" w:rsidRDefault="00E12A47">
      <w:r>
        <w:fldChar w:fldCharType="end"/>
      </w:r>
    </w:p>
    <w:p w14:paraId="17D5B758" w14:textId="77777777" w:rsidR="00187B38" w:rsidRDefault="00E12A47">
      <w:r>
        <w:br w:type="page"/>
      </w:r>
    </w:p>
    <w:p w14:paraId="7CE765EF" w14:textId="77777777" w:rsidR="00187B38" w:rsidRPr="007159AE" w:rsidRDefault="00E12A47">
      <w:pPr>
        <w:pStyle w:val="berschrift1"/>
        <w:shd w:val="clear" w:color="E63124" w:fill="E63124"/>
        <w:spacing w:before="120" w:after="120"/>
        <w:rPr>
          <w:lang w:val="de-CH"/>
        </w:rPr>
      </w:pPr>
      <w:r w:rsidRPr="007159AE">
        <w:rPr>
          <w:rFonts w:ascii="Inter" w:eastAsia="Inter" w:hAnsi="Inter" w:cs="Inter"/>
          <w:caps/>
          <w:color w:val="FFFFFF"/>
          <w:spacing w:val="20"/>
          <w:sz w:val="42"/>
          <w:lang w:val="de-CH"/>
        </w:rPr>
        <w:lastRenderedPageBreak/>
        <w:t xml:space="preserve"> </w:t>
      </w:r>
      <w:bookmarkStart w:id="45" w:name="_Toc235833773"/>
      <w:r w:rsidRPr="007159AE">
        <w:rPr>
          <w:rFonts w:ascii="Inter" w:eastAsia="Inter" w:hAnsi="Inter" w:cs="Inter"/>
          <w:caps/>
          <w:color w:val="FFFFFF"/>
          <w:spacing w:val="20"/>
          <w:sz w:val="42"/>
          <w:lang w:val="de-CH"/>
        </w:rPr>
        <w:t>Impressum, Vereinsdaten, Adressen</w:t>
      </w:r>
      <w:bookmarkEnd w:id="45"/>
    </w:p>
    <w:p w14:paraId="543E8027" w14:textId="77777777" w:rsidR="00187B38" w:rsidRPr="007159AE" w:rsidRDefault="00187B38">
      <w:pPr>
        <w:spacing w:after="160"/>
        <w:rPr>
          <w:lang w:val="de-CH"/>
        </w:rPr>
      </w:pPr>
    </w:p>
    <w:p w14:paraId="7CC73B72" w14:textId="77777777" w:rsidR="00187B38" w:rsidRPr="007159AE" w:rsidRDefault="00E12A47">
      <w:pPr>
        <w:spacing w:after="20"/>
        <w:rPr>
          <w:lang w:val="de-CH"/>
        </w:rPr>
      </w:pPr>
      <w:r w:rsidRPr="007159AE">
        <w:rPr>
          <w:b/>
          <w:sz w:val="18"/>
          <w:lang w:val="de-CH"/>
        </w:rPr>
        <w:t xml:space="preserve">Herausgeber:          </w:t>
      </w:r>
      <w:r w:rsidR="002F52B3" w:rsidRPr="007159AE">
        <w:rPr>
          <w:b/>
          <w:sz w:val="18"/>
          <w:lang w:val="de-CH"/>
        </w:rPr>
        <w:tab/>
      </w:r>
      <w:r w:rsidR="007159AE">
        <w:rPr>
          <w:b/>
          <w:sz w:val="18"/>
          <w:lang w:val="de-CH"/>
        </w:rPr>
        <w:tab/>
      </w:r>
      <w:r w:rsidRPr="007159AE">
        <w:rPr>
          <w:sz w:val="18"/>
          <w:lang w:val="de-CH"/>
        </w:rPr>
        <w:t xml:space="preserve">FC Schattdorf, </w:t>
      </w:r>
      <w:r w:rsidR="007159AE">
        <w:rPr>
          <w:sz w:val="18"/>
          <w:lang w:val="de-CH"/>
        </w:rPr>
        <w:t xml:space="preserve">6467 </w:t>
      </w:r>
      <w:r w:rsidRPr="007159AE">
        <w:rPr>
          <w:sz w:val="18"/>
          <w:lang w:val="de-CH"/>
        </w:rPr>
        <w:t>Schattdorf, www.fcschattdorf.ch</w:t>
      </w:r>
    </w:p>
    <w:p w14:paraId="0240781C" w14:textId="77777777" w:rsidR="00187B38" w:rsidRPr="007159AE" w:rsidRDefault="00E12A47">
      <w:pPr>
        <w:spacing w:after="20"/>
        <w:rPr>
          <w:lang w:val="de-CH"/>
        </w:rPr>
      </w:pPr>
      <w:r w:rsidRPr="007159AE">
        <w:rPr>
          <w:b/>
          <w:sz w:val="18"/>
          <w:lang w:val="de-CH"/>
        </w:rPr>
        <w:t xml:space="preserve">Redaktion:            </w:t>
      </w:r>
      <w:r w:rsidR="002F52B3" w:rsidRPr="007159AE">
        <w:rPr>
          <w:b/>
          <w:sz w:val="18"/>
          <w:lang w:val="de-CH"/>
        </w:rPr>
        <w:tab/>
      </w:r>
      <w:r w:rsidR="007159AE">
        <w:rPr>
          <w:b/>
          <w:sz w:val="18"/>
          <w:lang w:val="de-CH"/>
        </w:rPr>
        <w:tab/>
      </w:r>
      <w:r w:rsidR="00816E6A" w:rsidRPr="007159AE">
        <w:rPr>
          <w:sz w:val="18"/>
          <w:lang w:val="de-CH"/>
        </w:rPr>
        <w:t>Aschwanden Joel</w:t>
      </w:r>
      <w:r w:rsidRPr="007159AE">
        <w:rPr>
          <w:sz w:val="18"/>
          <w:lang w:val="de-CH"/>
        </w:rPr>
        <w:t xml:space="preserve">, </w:t>
      </w:r>
      <w:proofErr w:type="spellStart"/>
      <w:r w:rsidR="00816E6A" w:rsidRPr="007159AE">
        <w:rPr>
          <w:sz w:val="18"/>
          <w:lang w:val="de-CH"/>
        </w:rPr>
        <w:t>Studenmätteli</w:t>
      </w:r>
      <w:proofErr w:type="spellEnd"/>
      <w:r w:rsidR="00816E6A" w:rsidRPr="007159AE">
        <w:rPr>
          <w:sz w:val="18"/>
          <w:lang w:val="de-CH"/>
        </w:rPr>
        <w:t xml:space="preserve"> 2,</w:t>
      </w:r>
      <w:r w:rsidRPr="007159AE">
        <w:rPr>
          <w:sz w:val="18"/>
          <w:lang w:val="de-CH"/>
        </w:rPr>
        <w:t xml:space="preserve"> </w:t>
      </w:r>
      <w:r w:rsidR="00B215BF" w:rsidRPr="007159AE">
        <w:rPr>
          <w:sz w:val="18"/>
          <w:lang w:val="de-CH"/>
        </w:rPr>
        <w:t xml:space="preserve">6462 </w:t>
      </w:r>
      <w:r w:rsidR="00816E6A" w:rsidRPr="007159AE">
        <w:rPr>
          <w:sz w:val="18"/>
          <w:lang w:val="de-CH"/>
        </w:rPr>
        <w:t>Seedorf</w:t>
      </w:r>
      <w:r w:rsidRPr="007159AE">
        <w:rPr>
          <w:sz w:val="18"/>
          <w:lang w:val="de-CH"/>
        </w:rPr>
        <w:t xml:space="preserve"> — 079 </w:t>
      </w:r>
      <w:r w:rsidR="00816E6A" w:rsidRPr="007159AE">
        <w:rPr>
          <w:sz w:val="18"/>
          <w:lang w:val="de-CH"/>
        </w:rPr>
        <w:t>389 66 59</w:t>
      </w:r>
    </w:p>
    <w:p w14:paraId="7E4C68AA" w14:textId="77777777" w:rsidR="00187B38" w:rsidRPr="007159AE" w:rsidRDefault="00E12A47">
      <w:pPr>
        <w:spacing w:after="20"/>
        <w:rPr>
          <w:lang w:val="de-CH"/>
        </w:rPr>
      </w:pPr>
      <w:r w:rsidRPr="007159AE">
        <w:rPr>
          <w:b/>
          <w:sz w:val="18"/>
          <w:lang w:val="de-CH"/>
        </w:rPr>
        <w:t xml:space="preserve">Redaktionsschluss:    </w:t>
      </w:r>
      <w:r w:rsidR="002F52B3" w:rsidRPr="007159AE">
        <w:rPr>
          <w:b/>
          <w:sz w:val="18"/>
          <w:lang w:val="de-CH"/>
        </w:rPr>
        <w:tab/>
      </w:r>
      <w:r w:rsidR="007159AE">
        <w:rPr>
          <w:sz w:val="18"/>
          <w:lang w:val="de-CH"/>
        </w:rPr>
        <w:t>31. Juli 2026</w:t>
      </w:r>
    </w:p>
    <w:p w14:paraId="54583F30" w14:textId="77777777" w:rsidR="00187B38" w:rsidRPr="007159AE" w:rsidRDefault="00E12A47">
      <w:pPr>
        <w:spacing w:after="20"/>
        <w:rPr>
          <w:lang w:val="de-CH"/>
        </w:rPr>
      </w:pPr>
      <w:r w:rsidRPr="007159AE">
        <w:rPr>
          <w:b/>
          <w:sz w:val="18"/>
          <w:lang w:val="de-CH"/>
        </w:rPr>
        <w:t xml:space="preserve">Inserat-Annahme:     </w:t>
      </w:r>
      <w:r w:rsidR="002F52B3" w:rsidRPr="007159AE">
        <w:rPr>
          <w:b/>
          <w:sz w:val="18"/>
          <w:lang w:val="de-CH"/>
        </w:rPr>
        <w:tab/>
      </w:r>
      <w:r w:rsidRPr="007159AE">
        <w:rPr>
          <w:sz w:val="18"/>
          <w:lang w:val="de-CH"/>
        </w:rPr>
        <w:t>FC Schattdorf, FCS-</w:t>
      </w:r>
      <w:proofErr w:type="spellStart"/>
      <w:r w:rsidRPr="007159AE">
        <w:rPr>
          <w:sz w:val="18"/>
          <w:lang w:val="de-CH"/>
        </w:rPr>
        <w:t>Zyttig</w:t>
      </w:r>
      <w:proofErr w:type="spellEnd"/>
      <w:r w:rsidRPr="007159AE">
        <w:rPr>
          <w:sz w:val="18"/>
          <w:lang w:val="de-CH"/>
        </w:rPr>
        <w:t>, 6467 Schattdorf</w:t>
      </w:r>
    </w:p>
    <w:p w14:paraId="587D07C0" w14:textId="77777777" w:rsidR="00187B38" w:rsidRPr="007159AE" w:rsidRDefault="00E12A47">
      <w:pPr>
        <w:spacing w:after="20"/>
        <w:rPr>
          <w:lang w:val="de-CH"/>
        </w:rPr>
      </w:pPr>
      <w:r w:rsidRPr="007159AE">
        <w:rPr>
          <w:b/>
          <w:sz w:val="18"/>
          <w:lang w:val="de-CH"/>
        </w:rPr>
        <w:t xml:space="preserve">Auflage:              </w:t>
      </w:r>
      <w:r w:rsidR="002F52B3" w:rsidRPr="007159AE">
        <w:rPr>
          <w:b/>
          <w:sz w:val="18"/>
          <w:lang w:val="de-CH"/>
        </w:rPr>
        <w:tab/>
      </w:r>
      <w:r w:rsidR="002F52B3" w:rsidRPr="007159AE">
        <w:rPr>
          <w:b/>
          <w:sz w:val="18"/>
          <w:lang w:val="de-CH"/>
        </w:rPr>
        <w:tab/>
      </w:r>
      <w:r w:rsidRPr="007159AE">
        <w:rPr>
          <w:sz w:val="18"/>
          <w:lang w:val="de-CH"/>
        </w:rPr>
        <w:t>Online / 70 gedruckt</w:t>
      </w:r>
    </w:p>
    <w:p w14:paraId="4F9F3F7E" w14:textId="77777777" w:rsidR="00187B38" w:rsidRDefault="00E12A47">
      <w:pPr>
        <w:spacing w:after="20"/>
      </w:pPr>
      <w:r w:rsidRPr="007159AE">
        <w:rPr>
          <w:b/>
          <w:sz w:val="18"/>
          <w:lang w:val="de-CH"/>
        </w:rPr>
        <w:t xml:space="preserve">Ausgabe:              </w:t>
      </w:r>
      <w:r w:rsidR="002F52B3" w:rsidRPr="007159AE">
        <w:rPr>
          <w:b/>
          <w:sz w:val="18"/>
          <w:lang w:val="de-CH"/>
        </w:rPr>
        <w:tab/>
      </w:r>
      <w:r w:rsidR="007159AE">
        <w:rPr>
          <w:b/>
          <w:sz w:val="18"/>
          <w:lang w:val="de-CH"/>
        </w:rPr>
        <w:tab/>
      </w:r>
      <w:r w:rsidRPr="007159AE">
        <w:rPr>
          <w:sz w:val="18"/>
          <w:lang w:val="de-CH"/>
        </w:rPr>
        <w:t xml:space="preserve">Sommer 2026 / 38. </w:t>
      </w:r>
      <w:proofErr w:type="spellStart"/>
      <w:r>
        <w:rPr>
          <w:sz w:val="18"/>
        </w:rPr>
        <w:t>Jahrgang</w:t>
      </w:r>
      <w:proofErr w:type="spellEnd"/>
      <w:r>
        <w:rPr>
          <w:sz w:val="18"/>
        </w:rPr>
        <w:t xml:space="preserve">, 74. Nummer </w:t>
      </w:r>
    </w:p>
    <w:p w14:paraId="2B53B072" w14:textId="77777777" w:rsidR="00187B38" w:rsidRDefault="00E12A47">
      <w:pPr>
        <w:keepNext/>
        <w:spacing w:before="200" w:after="60"/>
      </w:pPr>
      <w:proofErr w:type="spellStart"/>
      <w:r>
        <w:rPr>
          <w:b/>
          <w:color w:val="D9261C"/>
          <w:sz w:val="22"/>
        </w:rPr>
        <w:t>Wichtige</w:t>
      </w:r>
      <w:proofErr w:type="spellEnd"/>
      <w:r>
        <w:rPr>
          <w:b/>
          <w:color w:val="D9261C"/>
          <w:sz w:val="22"/>
        </w:rPr>
        <w:t xml:space="preserve"> Adressen</w:t>
      </w:r>
    </w:p>
    <w:tbl>
      <w:tblPr>
        <w:tblW w:w="0" w:type="auto"/>
        <w:jc w:val="center"/>
        <w:tblLayout w:type="fixed"/>
        <w:tblLook w:val="04A0" w:firstRow="1" w:lastRow="0" w:firstColumn="1" w:lastColumn="0" w:noHBand="0" w:noVBand="1"/>
      </w:tblPr>
      <w:tblGrid>
        <w:gridCol w:w="2608"/>
        <w:gridCol w:w="5329"/>
        <w:gridCol w:w="1928"/>
      </w:tblGrid>
      <w:tr w:rsidR="00187B38" w14:paraId="281231B2" w14:textId="77777777">
        <w:trPr>
          <w:cantSplit/>
          <w:jc w:val="center"/>
        </w:trPr>
        <w:tc>
          <w:tcPr>
            <w:tcW w:w="2608" w:type="dxa"/>
            <w:tcBorders>
              <w:bottom w:val="single" w:sz="4" w:space="0" w:color="E5E2E1"/>
            </w:tcBorders>
            <w:tcMar>
              <w:top w:w="14" w:type="dxa"/>
              <w:left w:w="80" w:type="dxa"/>
              <w:bottom w:w="14" w:type="dxa"/>
              <w:right w:w="80" w:type="dxa"/>
            </w:tcMar>
          </w:tcPr>
          <w:p w14:paraId="44A4DFED" w14:textId="77777777" w:rsidR="00187B38" w:rsidRDefault="00E12A47">
            <w:pPr>
              <w:keepNext/>
              <w:spacing w:after="0"/>
            </w:pPr>
            <w:r>
              <w:rPr>
                <w:b/>
                <w:sz w:val="16"/>
              </w:rPr>
              <w:t>Präsident</w:t>
            </w:r>
          </w:p>
        </w:tc>
        <w:tc>
          <w:tcPr>
            <w:tcW w:w="5329" w:type="dxa"/>
            <w:tcBorders>
              <w:bottom w:val="single" w:sz="4" w:space="0" w:color="E5E2E1"/>
            </w:tcBorders>
            <w:tcMar>
              <w:top w:w="14" w:type="dxa"/>
              <w:left w:w="80" w:type="dxa"/>
              <w:bottom w:w="14" w:type="dxa"/>
              <w:right w:w="80" w:type="dxa"/>
            </w:tcMar>
          </w:tcPr>
          <w:p w14:paraId="042F7120" w14:textId="77777777" w:rsidR="00187B38" w:rsidRPr="007159AE" w:rsidRDefault="00E12A47">
            <w:pPr>
              <w:keepNext/>
              <w:spacing w:after="0"/>
              <w:rPr>
                <w:lang w:val="de-CH"/>
              </w:rPr>
            </w:pPr>
            <w:r w:rsidRPr="007159AE">
              <w:rPr>
                <w:sz w:val="16"/>
                <w:lang w:val="de-CH"/>
              </w:rPr>
              <w:t>Bomatter Ralph, Kirchgasse 1a, Schattdorf</w:t>
            </w:r>
          </w:p>
        </w:tc>
        <w:tc>
          <w:tcPr>
            <w:tcW w:w="1928" w:type="dxa"/>
            <w:tcBorders>
              <w:bottom w:val="single" w:sz="4" w:space="0" w:color="E5E2E1"/>
            </w:tcBorders>
            <w:tcMar>
              <w:top w:w="14" w:type="dxa"/>
              <w:left w:w="80" w:type="dxa"/>
              <w:bottom w:w="14" w:type="dxa"/>
              <w:right w:w="80" w:type="dxa"/>
            </w:tcMar>
          </w:tcPr>
          <w:p w14:paraId="2B138CED" w14:textId="77777777" w:rsidR="00187B38" w:rsidRDefault="00E12A47">
            <w:pPr>
              <w:keepNext/>
              <w:spacing w:after="0"/>
            </w:pPr>
            <w:r>
              <w:rPr>
                <w:sz w:val="16"/>
              </w:rPr>
              <w:t>079 390 42 01</w:t>
            </w:r>
          </w:p>
        </w:tc>
      </w:tr>
      <w:tr w:rsidR="00187B38" w14:paraId="0968A10D" w14:textId="77777777">
        <w:trPr>
          <w:cantSplit/>
          <w:jc w:val="center"/>
        </w:trPr>
        <w:tc>
          <w:tcPr>
            <w:tcW w:w="2608" w:type="dxa"/>
            <w:tcBorders>
              <w:bottom w:val="single" w:sz="4" w:space="0" w:color="E5E2E1"/>
            </w:tcBorders>
            <w:tcMar>
              <w:top w:w="14" w:type="dxa"/>
              <w:left w:w="80" w:type="dxa"/>
              <w:bottom w:w="14" w:type="dxa"/>
              <w:right w:w="80" w:type="dxa"/>
            </w:tcMar>
          </w:tcPr>
          <w:p w14:paraId="5D094C15" w14:textId="77777777" w:rsidR="00187B38" w:rsidRDefault="00E12A47">
            <w:pPr>
              <w:keepNext/>
              <w:spacing w:after="0"/>
            </w:pPr>
            <w:proofErr w:type="spellStart"/>
            <w:r>
              <w:rPr>
                <w:b/>
                <w:sz w:val="16"/>
              </w:rPr>
              <w:t>Vizepräsident</w:t>
            </w:r>
            <w:proofErr w:type="spellEnd"/>
          </w:p>
        </w:tc>
        <w:tc>
          <w:tcPr>
            <w:tcW w:w="5329" w:type="dxa"/>
            <w:tcBorders>
              <w:bottom w:val="single" w:sz="4" w:space="0" w:color="E5E2E1"/>
            </w:tcBorders>
            <w:tcMar>
              <w:top w:w="14" w:type="dxa"/>
              <w:left w:w="80" w:type="dxa"/>
              <w:bottom w:w="14" w:type="dxa"/>
              <w:right w:w="80" w:type="dxa"/>
            </w:tcMar>
          </w:tcPr>
          <w:p w14:paraId="48B8BA57" w14:textId="77777777" w:rsidR="00187B38" w:rsidRPr="007159AE" w:rsidRDefault="00E12A47">
            <w:pPr>
              <w:keepNext/>
              <w:spacing w:after="0"/>
              <w:rPr>
                <w:lang w:val="de-CH"/>
              </w:rPr>
            </w:pPr>
            <w:r w:rsidRPr="007159AE">
              <w:rPr>
                <w:sz w:val="16"/>
                <w:lang w:val="de-CH"/>
              </w:rPr>
              <w:t xml:space="preserve">Herger Iwan, </w:t>
            </w:r>
            <w:proofErr w:type="spellStart"/>
            <w:r w:rsidRPr="007159AE">
              <w:rPr>
                <w:sz w:val="16"/>
                <w:lang w:val="de-CH"/>
              </w:rPr>
              <w:t>Klausenstrasse</w:t>
            </w:r>
            <w:proofErr w:type="spellEnd"/>
            <w:r w:rsidRPr="007159AE">
              <w:rPr>
                <w:sz w:val="16"/>
                <w:lang w:val="de-CH"/>
              </w:rPr>
              <w:t xml:space="preserve"> 11a, Altdorf</w:t>
            </w:r>
          </w:p>
        </w:tc>
        <w:tc>
          <w:tcPr>
            <w:tcW w:w="1928" w:type="dxa"/>
            <w:tcBorders>
              <w:bottom w:val="single" w:sz="4" w:space="0" w:color="E5E2E1"/>
            </w:tcBorders>
            <w:tcMar>
              <w:top w:w="14" w:type="dxa"/>
              <w:left w:w="80" w:type="dxa"/>
              <w:bottom w:w="14" w:type="dxa"/>
              <w:right w:w="80" w:type="dxa"/>
            </w:tcMar>
          </w:tcPr>
          <w:p w14:paraId="71D166FB" w14:textId="77777777" w:rsidR="00187B38" w:rsidRDefault="00E12A47">
            <w:pPr>
              <w:keepNext/>
              <w:spacing w:after="0"/>
            </w:pPr>
            <w:r>
              <w:rPr>
                <w:sz w:val="16"/>
              </w:rPr>
              <w:t>078 698 91 95</w:t>
            </w:r>
          </w:p>
        </w:tc>
      </w:tr>
      <w:tr w:rsidR="00187B38" w14:paraId="423546CE" w14:textId="77777777">
        <w:trPr>
          <w:cantSplit/>
          <w:jc w:val="center"/>
        </w:trPr>
        <w:tc>
          <w:tcPr>
            <w:tcW w:w="2608" w:type="dxa"/>
            <w:tcBorders>
              <w:bottom w:val="single" w:sz="4" w:space="0" w:color="E5E2E1"/>
            </w:tcBorders>
            <w:tcMar>
              <w:top w:w="14" w:type="dxa"/>
              <w:left w:w="80" w:type="dxa"/>
              <w:bottom w:w="14" w:type="dxa"/>
              <w:right w:w="80" w:type="dxa"/>
            </w:tcMar>
          </w:tcPr>
          <w:p w14:paraId="0DF71890" w14:textId="77777777" w:rsidR="00187B38" w:rsidRDefault="00E12A47">
            <w:pPr>
              <w:keepNext/>
              <w:spacing w:after="0"/>
            </w:pPr>
            <w:r>
              <w:rPr>
                <w:b/>
                <w:sz w:val="16"/>
              </w:rPr>
              <w:t>Marketing</w:t>
            </w:r>
          </w:p>
        </w:tc>
        <w:tc>
          <w:tcPr>
            <w:tcW w:w="5329" w:type="dxa"/>
            <w:tcBorders>
              <w:bottom w:val="single" w:sz="4" w:space="0" w:color="E5E2E1"/>
            </w:tcBorders>
            <w:tcMar>
              <w:top w:w="14" w:type="dxa"/>
              <w:left w:w="80" w:type="dxa"/>
              <w:bottom w:w="14" w:type="dxa"/>
              <w:right w:w="80" w:type="dxa"/>
            </w:tcMar>
          </w:tcPr>
          <w:p w14:paraId="5B75FF90" w14:textId="77777777" w:rsidR="00187B38" w:rsidRDefault="00E12A47">
            <w:pPr>
              <w:keepNext/>
              <w:spacing w:after="0"/>
            </w:pPr>
            <w:proofErr w:type="spellStart"/>
            <w:r>
              <w:rPr>
                <w:sz w:val="16"/>
              </w:rPr>
              <w:t>Schorno</w:t>
            </w:r>
            <w:proofErr w:type="spellEnd"/>
            <w:r>
              <w:rPr>
                <w:sz w:val="16"/>
              </w:rPr>
              <w:t xml:space="preserve"> Patrick, </w:t>
            </w:r>
            <w:proofErr w:type="spellStart"/>
            <w:r>
              <w:rPr>
                <w:sz w:val="16"/>
              </w:rPr>
              <w:t>Zwyergasse</w:t>
            </w:r>
            <w:proofErr w:type="spellEnd"/>
            <w:r>
              <w:rPr>
                <w:sz w:val="16"/>
              </w:rPr>
              <w:t xml:space="preserve"> 27, Altdorf</w:t>
            </w:r>
          </w:p>
        </w:tc>
        <w:tc>
          <w:tcPr>
            <w:tcW w:w="1928" w:type="dxa"/>
            <w:tcBorders>
              <w:bottom w:val="single" w:sz="4" w:space="0" w:color="E5E2E1"/>
            </w:tcBorders>
            <w:tcMar>
              <w:top w:w="14" w:type="dxa"/>
              <w:left w:w="80" w:type="dxa"/>
              <w:bottom w:w="14" w:type="dxa"/>
              <w:right w:w="80" w:type="dxa"/>
            </w:tcMar>
          </w:tcPr>
          <w:p w14:paraId="58DA1A71" w14:textId="77777777" w:rsidR="00187B38" w:rsidRDefault="00E12A47">
            <w:pPr>
              <w:keepNext/>
              <w:spacing w:after="0"/>
            </w:pPr>
            <w:r>
              <w:rPr>
                <w:sz w:val="16"/>
              </w:rPr>
              <w:t>079 273 78 11</w:t>
            </w:r>
          </w:p>
        </w:tc>
      </w:tr>
      <w:tr w:rsidR="00187B38" w14:paraId="64E0E295" w14:textId="77777777">
        <w:trPr>
          <w:cantSplit/>
          <w:jc w:val="center"/>
        </w:trPr>
        <w:tc>
          <w:tcPr>
            <w:tcW w:w="2608" w:type="dxa"/>
            <w:tcBorders>
              <w:bottom w:val="single" w:sz="4" w:space="0" w:color="E5E2E1"/>
            </w:tcBorders>
            <w:tcMar>
              <w:top w:w="14" w:type="dxa"/>
              <w:left w:w="80" w:type="dxa"/>
              <w:bottom w:w="14" w:type="dxa"/>
              <w:right w:w="80" w:type="dxa"/>
            </w:tcMar>
          </w:tcPr>
          <w:p w14:paraId="10EA19F1" w14:textId="77777777" w:rsidR="00187B38" w:rsidRDefault="00E12A47">
            <w:pPr>
              <w:keepNext/>
              <w:spacing w:after="0"/>
            </w:pPr>
            <w:r>
              <w:rPr>
                <w:b/>
                <w:sz w:val="16"/>
              </w:rPr>
              <w:t>Administration</w:t>
            </w:r>
          </w:p>
        </w:tc>
        <w:tc>
          <w:tcPr>
            <w:tcW w:w="5329" w:type="dxa"/>
            <w:tcBorders>
              <w:bottom w:val="single" w:sz="4" w:space="0" w:color="E5E2E1"/>
            </w:tcBorders>
            <w:tcMar>
              <w:top w:w="14" w:type="dxa"/>
              <w:left w:w="80" w:type="dxa"/>
              <w:bottom w:w="14" w:type="dxa"/>
              <w:right w:w="80" w:type="dxa"/>
            </w:tcMar>
          </w:tcPr>
          <w:p w14:paraId="7FF1E280" w14:textId="77777777" w:rsidR="00187B38" w:rsidRDefault="00E12A47">
            <w:pPr>
              <w:keepNext/>
              <w:spacing w:after="0"/>
            </w:pPr>
            <w:r>
              <w:rPr>
                <w:sz w:val="16"/>
              </w:rPr>
              <w:t xml:space="preserve">Deplazes Monja, </w:t>
            </w:r>
            <w:proofErr w:type="spellStart"/>
            <w:r>
              <w:rPr>
                <w:sz w:val="16"/>
              </w:rPr>
              <w:t>Achern</w:t>
            </w:r>
            <w:proofErr w:type="spellEnd"/>
            <w:r>
              <w:rPr>
                <w:sz w:val="16"/>
              </w:rPr>
              <w:t xml:space="preserve"> 54, </w:t>
            </w:r>
            <w:proofErr w:type="spellStart"/>
            <w:r>
              <w:rPr>
                <w:sz w:val="16"/>
              </w:rPr>
              <w:t>Schattdorf</w:t>
            </w:r>
            <w:proofErr w:type="spellEnd"/>
          </w:p>
        </w:tc>
        <w:tc>
          <w:tcPr>
            <w:tcW w:w="1928" w:type="dxa"/>
            <w:tcBorders>
              <w:bottom w:val="single" w:sz="4" w:space="0" w:color="E5E2E1"/>
            </w:tcBorders>
            <w:tcMar>
              <w:top w:w="14" w:type="dxa"/>
              <w:left w:w="80" w:type="dxa"/>
              <w:bottom w:w="14" w:type="dxa"/>
              <w:right w:w="80" w:type="dxa"/>
            </w:tcMar>
          </w:tcPr>
          <w:p w14:paraId="7D8B524A" w14:textId="77777777" w:rsidR="00187B38" w:rsidRDefault="00E12A47">
            <w:pPr>
              <w:keepNext/>
              <w:spacing w:after="0"/>
            </w:pPr>
            <w:r>
              <w:rPr>
                <w:sz w:val="16"/>
              </w:rPr>
              <w:t>078 658 44 34</w:t>
            </w:r>
          </w:p>
        </w:tc>
      </w:tr>
      <w:tr w:rsidR="00187B38" w14:paraId="3C190F3E" w14:textId="77777777">
        <w:trPr>
          <w:cantSplit/>
          <w:jc w:val="center"/>
        </w:trPr>
        <w:tc>
          <w:tcPr>
            <w:tcW w:w="2608" w:type="dxa"/>
            <w:tcBorders>
              <w:bottom w:val="single" w:sz="4" w:space="0" w:color="E5E2E1"/>
            </w:tcBorders>
            <w:tcMar>
              <w:top w:w="14" w:type="dxa"/>
              <w:left w:w="80" w:type="dxa"/>
              <w:bottom w:w="14" w:type="dxa"/>
              <w:right w:w="80" w:type="dxa"/>
            </w:tcMar>
          </w:tcPr>
          <w:p w14:paraId="22615828" w14:textId="77777777" w:rsidR="00187B38" w:rsidRDefault="00E12A47">
            <w:pPr>
              <w:keepNext/>
              <w:spacing w:after="0"/>
            </w:pPr>
            <w:proofErr w:type="spellStart"/>
            <w:r>
              <w:rPr>
                <w:b/>
                <w:sz w:val="16"/>
              </w:rPr>
              <w:t>Finanzen</w:t>
            </w:r>
            <w:proofErr w:type="spellEnd"/>
          </w:p>
        </w:tc>
        <w:tc>
          <w:tcPr>
            <w:tcW w:w="5329" w:type="dxa"/>
            <w:tcBorders>
              <w:bottom w:val="single" w:sz="4" w:space="0" w:color="E5E2E1"/>
            </w:tcBorders>
            <w:tcMar>
              <w:top w:w="14" w:type="dxa"/>
              <w:left w:w="80" w:type="dxa"/>
              <w:bottom w:w="14" w:type="dxa"/>
              <w:right w:w="80" w:type="dxa"/>
            </w:tcMar>
          </w:tcPr>
          <w:p w14:paraId="0B7FAAD6" w14:textId="77777777" w:rsidR="00187B38" w:rsidRDefault="00E12A47">
            <w:pPr>
              <w:keepNext/>
              <w:spacing w:after="0"/>
            </w:pPr>
            <w:r>
              <w:rPr>
                <w:sz w:val="16"/>
              </w:rPr>
              <w:t xml:space="preserve">Gisler Claudia, </w:t>
            </w:r>
            <w:proofErr w:type="spellStart"/>
            <w:r>
              <w:rPr>
                <w:sz w:val="16"/>
              </w:rPr>
              <w:t>Stiege</w:t>
            </w:r>
            <w:proofErr w:type="spellEnd"/>
            <w:r>
              <w:rPr>
                <w:sz w:val="16"/>
              </w:rPr>
              <w:t xml:space="preserve"> 32, </w:t>
            </w:r>
            <w:proofErr w:type="spellStart"/>
            <w:r>
              <w:rPr>
                <w:sz w:val="16"/>
              </w:rPr>
              <w:t>Bürglen</w:t>
            </w:r>
            <w:proofErr w:type="spellEnd"/>
          </w:p>
        </w:tc>
        <w:tc>
          <w:tcPr>
            <w:tcW w:w="1928" w:type="dxa"/>
            <w:tcBorders>
              <w:bottom w:val="single" w:sz="4" w:space="0" w:color="E5E2E1"/>
            </w:tcBorders>
            <w:tcMar>
              <w:top w:w="14" w:type="dxa"/>
              <w:left w:w="80" w:type="dxa"/>
              <w:bottom w:w="14" w:type="dxa"/>
              <w:right w:w="80" w:type="dxa"/>
            </w:tcMar>
          </w:tcPr>
          <w:p w14:paraId="3BC97EFA" w14:textId="77777777" w:rsidR="00187B38" w:rsidRDefault="00E12A47">
            <w:pPr>
              <w:keepNext/>
              <w:spacing w:after="0"/>
            </w:pPr>
            <w:r>
              <w:rPr>
                <w:sz w:val="16"/>
              </w:rPr>
              <w:t>078 859 55 83</w:t>
            </w:r>
          </w:p>
        </w:tc>
      </w:tr>
      <w:tr w:rsidR="00187B38" w14:paraId="3A5A8424" w14:textId="77777777">
        <w:trPr>
          <w:cantSplit/>
          <w:jc w:val="center"/>
        </w:trPr>
        <w:tc>
          <w:tcPr>
            <w:tcW w:w="2608" w:type="dxa"/>
            <w:tcBorders>
              <w:bottom w:val="single" w:sz="4" w:space="0" w:color="E5E2E1"/>
            </w:tcBorders>
            <w:tcMar>
              <w:top w:w="14" w:type="dxa"/>
              <w:left w:w="80" w:type="dxa"/>
              <w:bottom w:w="14" w:type="dxa"/>
              <w:right w:w="80" w:type="dxa"/>
            </w:tcMar>
          </w:tcPr>
          <w:p w14:paraId="286A8FDF" w14:textId="77777777" w:rsidR="00187B38" w:rsidRDefault="00E12A47">
            <w:pPr>
              <w:keepNext/>
              <w:spacing w:after="0"/>
            </w:pPr>
            <w:proofErr w:type="spellStart"/>
            <w:r>
              <w:rPr>
                <w:b/>
                <w:sz w:val="16"/>
              </w:rPr>
              <w:t>Infrastrukturen</w:t>
            </w:r>
            <w:proofErr w:type="spellEnd"/>
          </w:p>
        </w:tc>
        <w:tc>
          <w:tcPr>
            <w:tcW w:w="5329" w:type="dxa"/>
            <w:tcBorders>
              <w:bottom w:val="single" w:sz="4" w:space="0" w:color="E5E2E1"/>
            </w:tcBorders>
            <w:tcMar>
              <w:top w:w="14" w:type="dxa"/>
              <w:left w:w="80" w:type="dxa"/>
              <w:bottom w:w="14" w:type="dxa"/>
              <w:right w:w="80" w:type="dxa"/>
            </w:tcMar>
          </w:tcPr>
          <w:p w14:paraId="1B1E2964" w14:textId="77777777" w:rsidR="00187B38" w:rsidRDefault="00E12A47">
            <w:pPr>
              <w:keepNext/>
              <w:spacing w:after="0"/>
            </w:pPr>
            <w:proofErr w:type="spellStart"/>
            <w:r>
              <w:rPr>
                <w:sz w:val="16"/>
              </w:rPr>
              <w:t>Planzer</w:t>
            </w:r>
            <w:proofErr w:type="spellEnd"/>
            <w:r>
              <w:rPr>
                <w:sz w:val="16"/>
              </w:rPr>
              <w:t xml:space="preserve"> Reto, </w:t>
            </w:r>
            <w:proofErr w:type="spellStart"/>
            <w:r>
              <w:rPr>
                <w:sz w:val="16"/>
              </w:rPr>
              <w:t>Gandrütti</w:t>
            </w:r>
            <w:proofErr w:type="spellEnd"/>
            <w:r>
              <w:rPr>
                <w:sz w:val="16"/>
              </w:rPr>
              <w:t xml:space="preserve"> 47, </w:t>
            </w:r>
            <w:proofErr w:type="spellStart"/>
            <w:r>
              <w:rPr>
                <w:sz w:val="16"/>
              </w:rPr>
              <w:t>Schattdorf</w:t>
            </w:r>
            <w:proofErr w:type="spellEnd"/>
          </w:p>
        </w:tc>
        <w:tc>
          <w:tcPr>
            <w:tcW w:w="1928" w:type="dxa"/>
            <w:tcBorders>
              <w:bottom w:val="single" w:sz="4" w:space="0" w:color="E5E2E1"/>
            </w:tcBorders>
            <w:tcMar>
              <w:top w:w="14" w:type="dxa"/>
              <w:left w:w="80" w:type="dxa"/>
              <w:bottom w:w="14" w:type="dxa"/>
              <w:right w:w="80" w:type="dxa"/>
            </w:tcMar>
          </w:tcPr>
          <w:p w14:paraId="6F26B0D3" w14:textId="77777777" w:rsidR="00187B38" w:rsidRDefault="00E12A47">
            <w:pPr>
              <w:keepNext/>
              <w:spacing w:after="0"/>
            </w:pPr>
            <w:r>
              <w:rPr>
                <w:sz w:val="16"/>
              </w:rPr>
              <w:t>079 487 31 26</w:t>
            </w:r>
          </w:p>
        </w:tc>
      </w:tr>
      <w:tr w:rsidR="00187B38" w14:paraId="50C4BEB9" w14:textId="77777777">
        <w:trPr>
          <w:cantSplit/>
          <w:jc w:val="center"/>
        </w:trPr>
        <w:tc>
          <w:tcPr>
            <w:tcW w:w="2608" w:type="dxa"/>
            <w:tcBorders>
              <w:bottom w:val="single" w:sz="4" w:space="0" w:color="E5E2E1"/>
            </w:tcBorders>
            <w:tcMar>
              <w:top w:w="14" w:type="dxa"/>
              <w:left w:w="80" w:type="dxa"/>
              <w:bottom w:w="14" w:type="dxa"/>
              <w:right w:w="80" w:type="dxa"/>
            </w:tcMar>
          </w:tcPr>
          <w:p w14:paraId="3D8C2BB9" w14:textId="77777777" w:rsidR="00187B38" w:rsidRDefault="00E12A47">
            <w:pPr>
              <w:keepNext/>
              <w:spacing w:after="0"/>
            </w:pPr>
            <w:proofErr w:type="spellStart"/>
            <w:r>
              <w:rPr>
                <w:b/>
                <w:sz w:val="16"/>
              </w:rPr>
              <w:t>Wettspielbetrieb</w:t>
            </w:r>
            <w:proofErr w:type="spellEnd"/>
          </w:p>
        </w:tc>
        <w:tc>
          <w:tcPr>
            <w:tcW w:w="5329" w:type="dxa"/>
            <w:tcBorders>
              <w:bottom w:val="single" w:sz="4" w:space="0" w:color="E5E2E1"/>
            </w:tcBorders>
            <w:tcMar>
              <w:top w:w="14" w:type="dxa"/>
              <w:left w:w="80" w:type="dxa"/>
              <w:bottom w:w="14" w:type="dxa"/>
              <w:right w:w="80" w:type="dxa"/>
            </w:tcMar>
          </w:tcPr>
          <w:p w14:paraId="45763F75" w14:textId="77777777" w:rsidR="00187B38" w:rsidRDefault="00E12A47">
            <w:pPr>
              <w:keepNext/>
              <w:spacing w:after="0"/>
            </w:pPr>
            <w:proofErr w:type="spellStart"/>
            <w:r>
              <w:rPr>
                <w:sz w:val="16"/>
              </w:rPr>
              <w:t>Indergand</w:t>
            </w:r>
            <w:proofErr w:type="spellEnd"/>
            <w:r>
              <w:rPr>
                <w:sz w:val="16"/>
              </w:rPr>
              <w:t xml:space="preserve"> Markus, </w:t>
            </w:r>
            <w:proofErr w:type="spellStart"/>
            <w:r>
              <w:rPr>
                <w:sz w:val="16"/>
              </w:rPr>
              <w:t>Gotthardmatte</w:t>
            </w:r>
            <w:proofErr w:type="spellEnd"/>
            <w:r>
              <w:rPr>
                <w:sz w:val="16"/>
              </w:rPr>
              <w:t xml:space="preserve"> 26, </w:t>
            </w:r>
            <w:proofErr w:type="spellStart"/>
            <w:r>
              <w:rPr>
                <w:sz w:val="16"/>
              </w:rPr>
              <w:t>Schattdorf</w:t>
            </w:r>
            <w:proofErr w:type="spellEnd"/>
          </w:p>
        </w:tc>
        <w:tc>
          <w:tcPr>
            <w:tcW w:w="1928" w:type="dxa"/>
            <w:tcBorders>
              <w:bottom w:val="single" w:sz="4" w:space="0" w:color="E5E2E1"/>
            </w:tcBorders>
            <w:tcMar>
              <w:top w:w="14" w:type="dxa"/>
              <w:left w:w="80" w:type="dxa"/>
              <w:bottom w:w="14" w:type="dxa"/>
              <w:right w:w="80" w:type="dxa"/>
            </w:tcMar>
          </w:tcPr>
          <w:p w14:paraId="646D50E1" w14:textId="77777777" w:rsidR="00187B38" w:rsidRDefault="00E12A47">
            <w:pPr>
              <w:keepNext/>
              <w:spacing w:after="0"/>
            </w:pPr>
            <w:r>
              <w:rPr>
                <w:sz w:val="16"/>
              </w:rPr>
              <w:t>079 219 66 27</w:t>
            </w:r>
          </w:p>
        </w:tc>
      </w:tr>
      <w:tr w:rsidR="00187B38" w14:paraId="1CC60725" w14:textId="77777777">
        <w:trPr>
          <w:cantSplit/>
          <w:jc w:val="center"/>
        </w:trPr>
        <w:tc>
          <w:tcPr>
            <w:tcW w:w="2608" w:type="dxa"/>
            <w:tcBorders>
              <w:bottom w:val="single" w:sz="4" w:space="0" w:color="E5E2E1"/>
            </w:tcBorders>
            <w:tcMar>
              <w:top w:w="14" w:type="dxa"/>
              <w:left w:w="80" w:type="dxa"/>
              <w:bottom w:w="14" w:type="dxa"/>
              <w:right w:w="80" w:type="dxa"/>
            </w:tcMar>
          </w:tcPr>
          <w:p w14:paraId="26D5AA22" w14:textId="77777777" w:rsidR="00187B38" w:rsidRDefault="00E12A47">
            <w:pPr>
              <w:keepNext/>
              <w:spacing w:after="0"/>
            </w:pPr>
            <w:proofErr w:type="spellStart"/>
            <w:r>
              <w:rPr>
                <w:b/>
                <w:sz w:val="16"/>
              </w:rPr>
              <w:t>Sportchef</w:t>
            </w:r>
            <w:proofErr w:type="spellEnd"/>
          </w:p>
        </w:tc>
        <w:tc>
          <w:tcPr>
            <w:tcW w:w="5329" w:type="dxa"/>
            <w:tcBorders>
              <w:bottom w:val="single" w:sz="4" w:space="0" w:color="E5E2E1"/>
            </w:tcBorders>
            <w:tcMar>
              <w:top w:w="14" w:type="dxa"/>
              <w:left w:w="80" w:type="dxa"/>
              <w:bottom w:w="14" w:type="dxa"/>
              <w:right w:w="80" w:type="dxa"/>
            </w:tcMar>
          </w:tcPr>
          <w:p w14:paraId="6DEC958B" w14:textId="77777777" w:rsidR="00187B38" w:rsidRDefault="00E12A47">
            <w:pPr>
              <w:keepNext/>
              <w:spacing w:after="0"/>
            </w:pPr>
            <w:proofErr w:type="spellStart"/>
            <w:r>
              <w:rPr>
                <w:sz w:val="16"/>
              </w:rPr>
              <w:t>Gnos</w:t>
            </w:r>
            <w:proofErr w:type="spellEnd"/>
            <w:r>
              <w:rPr>
                <w:sz w:val="16"/>
              </w:rPr>
              <w:t xml:space="preserve"> René, </w:t>
            </w:r>
            <w:proofErr w:type="spellStart"/>
            <w:r>
              <w:rPr>
                <w:sz w:val="16"/>
              </w:rPr>
              <w:t>Grundmatte</w:t>
            </w:r>
            <w:proofErr w:type="spellEnd"/>
            <w:r>
              <w:rPr>
                <w:sz w:val="16"/>
              </w:rPr>
              <w:t xml:space="preserve"> 9, Schattdorf</w:t>
            </w:r>
          </w:p>
        </w:tc>
        <w:tc>
          <w:tcPr>
            <w:tcW w:w="1928" w:type="dxa"/>
            <w:tcBorders>
              <w:bottom w:val="single" w:sz="4" w:space="0" w:color="E5E2E1"/>
            </w:tcBorders>
            <w:tcMar>
              <w:top w:w="14" w:type="dxa"/>
              <w:left w:w="80" w:type="dxa"/>
              <w:bottom w:w="14" w:type="dxa"/>
              <w:right w:w="80" w:type="dxa"/>
            </w:tcMar>
          </w:tcPr>
          <w:p w14:paraId="2831E25E" w14:textId="77777777" w:rsidR="00187B38" w:rsidRDefault="00E12A47">
            <w:pPr>
              <w:keepNext/>
              <w:spacing w:after="0"/>
            </w:pPr>
            <w:r>
              <w:rPr>
                <w:sz w:val="16"/>
              </w:rPr>
              <w:t>079 420 61 20</w:t>
            </w:r>
          </w:p>
        </w:tc>
      </w:tr>
      <w:tr w:rsidR="00187B38" w14:paraId="464A2919" w14:textId="77777777">
        <w:trPr>
          <w:cantSplit/>
          <w:jc w:val="center"/>
        </w:trPr>
        <w:tc>
          <w:tcPr>
            <w:tcW w:w="2608" w:type="dxa"/>
            <w:tcBorders>
              <w:bottom w:val="single" w:sz="4" w:space="0" w:color="E5E2E1"/>
            </w:tcBorders>
            <w:tcMar>
              <w:top w:w="14" w:type="dxa"/>
              <w:left w:w="80" w:type="dxa"/>
              <w:bottom w:w="14" w:type="dxa"/>
              <w:right w:w="80" w:type="dxa"/>
            </w:tcMar>
          </w:tcPr>
          <w:p w14:paraId="740CC57E" w14:textId="77777777" w:rsidR="00187B38" w:rsidRDefault="00E12A47">
            <w:pPr>
              <w:keepNext/>
              <w:spacing w:after="0"/>
            </w:pPr>
            <w:proofErr w:type="spellStart"/>
            <w:r>
              <w:rPr>
                <w:b/>
                <w:sz w:val="16"/>
              </w:rPr>
              <w:t>Junioren-Obmann</w:t>
            </w:r>
            <w:proofErr w:type="spellEnd"/>
          </w:p>
        </w:tc>
        <w:tc>
          <w:tcPr>
            <w:tcW w:w="5329" w:type="dxa"/>
            <w:tcBorders>
              <w:bottom w:val="single" w:sz="4" w:space="0" w:color="E5E2E1"/>
            </w:tcBorders>
            <w:tcMar>
              <w:top w:w="14" w:type="dxa"/>
              <w:left w:w="80" w:type="dxa"/>
              <w:bottom w:w="14" w:type="dxa"/>
              <w:right w:w="80" w:type="dxa"/>
            </w:tcMar>
          </w:tcPr>
          <w:p w14:paraId="290175AD" w14:textId="77777777" w:rsidR="00187B38" w:rsidRPr="007159AE" w:rsidRDefault="00E12A47">
            <w:pPr>
              <w:keepNext/>
              <w:spacing w:after="0"/>
              <w:rPr>
                <w:lang w:val="de-CH"/>
              </w:rPr>
            </w:pPr>
            <w:r w:rsidRPr="007159AE">
              <w:rPr>
                <w:sz w:val="16"/>
                <w:lang w:val="de-CH"/>
              </w:rPr>
              <w:t xml:space="preserve">Herger Iwan, </w:t>
            </w:r>
            <w:proofErr w:type="spellStart"/>
            <w:r w:rsidRPr="007159AE">
              <w:rPr>
                <w:sz w:val="16"/>
                <w:lang w:val="de-CH"/>
              </w:rPr>
              <w:t>Klausenstrasse</w:t>
            </w:r>
            <w:proofErr w:type="spellEnd"/>
            <w:r w:rsidRPr="007159AE">
              <w:rPr>
                <w:sz w:val="16"/>
                <w:lang w:val="de-CH"/>
              </w:rPr>
              <w:t xml:space="preserve"> 11a, 6460 Altdorf</w:t>
            </w:r>
          </w:p>
        </w:tc>
        <w:tc>
          <w:tcPr>
            <w:tcW w:w="1928" w:type="dxa"/>
            <w:tcBorders>
              <w:bottom w:val="single" w:sz="4" w:space="0" w:color="E5E2E1"/>
            </w:tcBorders>
            <w:tcMar>
              <w:top w:w="14" w:type="dxa"/>
              <w:left w:w="80" w:type="dxa"/>
              <w:bottom w:w="14" w:type="dxa"/>
              <w:right w:w="80" w:type="dxa"/>
            </w:tcMar>
          </w:tcPr>
          <w:p w14:paraId="380C2DEA" w14:textId="77777777" w:rsidR="00187B38" w:rsidRDefault="00E12A47">
            <w:pPr>
              <w:keepNext/>
              <w:spacing w:after="0"/>
            </w:pPr>
            <w:r>
              <w:rPr>
                <w:sz w:val="16"/>
              </w:rPr>
              <w:t>078 698 91 95</w:t>
            </w:r>
          </w:p>
        </w:tc>
      </w:tr>
      <w:tr w:rsidR="00187B38" w14:paraId="6595AB33" w14:textId="77777777">
        <w:trPr>
          <w:cantSplit/>
          <w:jc w:val="center"/>
        </w:trPr>
        <w:tc>
          <w:tcPr>
            <w:tcW w:w="2608" w:type="dxa"/>
            <w:tcBorders>
              <w:bottom w:val="single" w:sz="4" w:space="0" w:color="E5E2E1"/>
            </w:tcBorders>
            <w:tcMar>
              <w:top w:w="14" w:type="dxa"/>
              <w:left w:w="80" w:type="dxa"/>
              <w:bottom w:w="14" w:type="dxa"/>
              <w:right w:w="80" w:type="dxa"/>
            </w:tcMar>
          </w:tcPr>
          <w:p w14:paraId="26177BAD" w14:textId="77777777" w:rsidR="00187B38" w:rsidRDefault="00E12A47">
            <w:pPr>
              <w:keepNext/>
              <w:spacing w:after="0"/>
            </w:pPr>
            <w:proofErr w:type="spellStart"/>
            <w:r>
              <w:rPr>
                <w:b/>
                <w:sz w:val="16"/>
              </w:rPr>
              <w:t>Veranstaltungen</w:t>
            </w:r>
            <w:proofErr w:type="spellEnd"/>
          </w:p>
        </w:tc>
        <w:tc>
          <w:tcPr>
            <w:tcW w:w="5329" w:type="dxa"/>
            <w:tcBorders>
              <w:bottom w:val="single" w:sz="4" w:space="0" w:color="E5E2E1"/>
            </w:tcBorders>
            <w:tcMar>
              <w:top w:w="14" w:type="dxa"/>
              <w:left w:w="80" w:type="dxa"/>
              <w:bottom w:w="14" w:type="dxa"/>
              <w:right w:w="80" w:type="dxa"/>
            </w:tcMar>
          </w:tcPr>
          <w:p w14:paraId="6DF05C49" w14:textId="77777777" w:rsidR="00187B38" w:rsidRDefault="00E12A47">
            <w:pPr>
              <w:keepNext/>
              <w:spacing w:after="0"/>
            </w:pPr>
            <w:r>
              <w:rPr>
                <w:sz w:val="16"/>
              </w:rPr>
              <w:t xml:space="preserve">Gisler Orlando, </w:t>
            </w:r>
            <w:proofErr w:type="spellStart"/>
            <w:r>
              <w:rPr>
                <w:sz w:val="16"/>
              </w:rPr>
              <w:t>Wegmatt</w:t>
            </w:r>
            <w:proofErr w:type="spellEnd"/>
            <w:r>
              <w:rPr>
                <w:sz w:val="16"/>
              </w:rPr>
              <w:t xml:space="preserve"> 16, Altdorf</w:t>
            </w:r>
          </w:p>
        </w:tc>
        <w:tc>
          <w:tcPr>
            <w:tcW w:w="1928" w:type="dxa"/>
            <w:tcBorders>
              <w:bottom w:val="single" w:sz="4" w:space="0" w:color="E5E2E1"/>
            </w:tcBorders>
            <w:tcMar>
              <w:top w:w="14" w:type="dxa"/>
              <w:left w:w="80" w:type="dxa"/>
              <w:bottom w:w="14" w:type="dxa"/>
              <w:right w:w="80" w:type="dxa"/>
            </w:tcMar>
          </w:tcPr>
          <w:p w14:paraId="39113E74" w14:textId="77777777" w:rsidR="00187B38" w:rsidRDefault="00E12A47">
            <w:pPr>
              <w:keepNext/>
              <w:spacing w:after="0"/>
            </w:pPr>
            <w:r>
              <w:rPr>
                <w:sz w:val="16"/>
              </w:rPr>
              <w:t>079 454 25 07</w:t>
            </w:r>
          </w:p>
        </w:tc>
      </w:tr>
      <w:tr w:rsidR="00187B38" w14:paraId="3683E971" w14:textId="77777777">
        <w:trPr>
          <w:cantSplit/>
          <w:jc w:val="center"/>
        </w:trPr>
        <w:tc>
          <w:tcPr>
            <w:tcW w:w="2608" w:type="dxa"/>
            <w:tcBorders>
              <w:bottom w:val="single" w:sz="4" w:space="0" w:color="E5E2E1"/>
            </w:tcBorders>
            <w:tcMar>
              <w:top w:w="14" w:type="dxa"/>
              <w:left w:w="80" w:type="dxa"/>
              <w:bottom w:w="14" w:type="dxa"/>
              <w:right w:w="80" w:type="dxa"/>
            </w:tcMar>
          </w:tcPr>
          <w:p w14:paraId="39D5B32C" w14:textId="77777777" w:rsidR="00187B38" w:rsidRDefault="00E12A47">
            <w:pPr>
              <w:keepNext/>
              <w:spacing w:after="0"/>
            </w:pPr>
            <w:proofErr w:type="spellStart"/>
            <w:r>
              <w:rPr>
                <w:b/>
                <w:sz w:val="16"/>
              </w:rPr>
              <w:t>Protokoll</w:t>
            </w:r>
            <w:proofErr w:type="spellEnd"/>
          </w:p>
        </w:tc>
        <w:tc>
          <w:tcPr>
            <w:tcW w:w="5329" w:type="dxa"/>
            <w:tcBorders>
              <w:bottom w:val="single" w:sz="4" w:space="0" w:color="E5E2E1"/>
            </w:tcBorders>
            <w:tcMar>
              <w:top w:w="14" w:type="dxa"/>
              <w:left w:w="80" w:type="dxa"/>
              <w:bottom w:w="14" w:type="dxa"/>
              <w:right w:w="80" w:type="dxa"/>
            </w:tcMar>
          </w:tcPr>
          <w:p w14:paraId="56476B2F" w14:textId="77777777" w:rsidR="00187B38" w:rsidRDefault="00E12A47">
            <w:pPr>
              <w:keepNext/>
              <w:spacing w:after="0"/>
            </w:pPr>
            <w:proofErr w:type="spellStart"/>
            <w:r>
              <w:rPr>
                <w:sz w:val="16"/>
              </w:rPr>
              <w:t>Küttel</w:t>
            </w:r>
            <w:proofErr w:type="spellEnd"/>
            <w:r>
              <w:rPr>
                <w:sz w:val="16"/>
              </w:rPr>
              <w:t xml:space="preserve"> Jasmin, </w:t>
            </w:r>
            <w:proofErr w:type="spellStart"/>
            <w:r>
              <w:rPr>
                <w:sz w:val="16"/>
              </w:rPr>
              <w:t>Langgasse</w:t>
            </w:r>
            <w:proofErr w:type="spellEnd"/>
            <w:r>
              <w:rPr>
                <w:sz w:val="16"/>
              </w:rPr>
              <w:t xml:space="preserve"> 9, Schattdorf</w:t>
            </w:r>
          </w:p>
        </w:tc>
        <w:tc>
          <w:tcPr>
            <w:tcW w:w="1928" w:type="dxa"/>
            <w:tcBorders>
              <w:bottom w:val="single" w:sz="4" w:space="0" w:color="E5E2E1"/>
            </w:tcBorders>
            <w:tcMar>
              <w:top w:w="14" w:type="dxa"/>
              <w:left w:w="80" w:type="dxa"/>
              <w:bottom w:w="14" w:type="dxa"/>
              <w:right w:w="80" w:type="dxa"/>
            </w:tcMar>
          </w:tcPr>
          <w:p w14:paraId="0CE7DFDD" w14:textId="77777777" w:rsidR="00187B38" w:rsidRDefault="00E12A47">
            <w:pPr>
              <w:keepNext/>
              <w:spacing w:after="0"/>
            </w:pPr>
            <w:r>
              <w:rPr>
                <w:sz w:val="16"/>
              </w:rPr>
              <w:t>041 870 86 30</w:t>
            </w:r>
          </w:p>
        </w:tc>
      </w:tr>
      <w:tr w:rsidR="00187B38" w14:paraId="13DA889D" w14:textId="77777777">
        <w:trPr>
          <w:cantSplit/>
          <w:jc w:val="center"/>
        </w:trPr>
        <w:tc>
          <w:tcPr>
            <w:tcW w:w="2608" w:type="dxa"/>
            <w:tcBorders>
              <w:bottom w:val="single" w:sz="4" w:space="0" w:color="E5E2E1"/>
            </w:tcBorders>
            <w:tcMar>
              <w:top w:w="14" w:type="dxa"/>
              <w:left w:w="80" w:type="dxa"/>
              <w:bottom w:w="14" w:type="dxa"/>
              <w:right w:w="80" w:type="dxa"/>
            </w:tcMar>
          </w:tcPr>
          <w:p w14:paraId="7D9F6AD0" w14:textId="77777777" w:rsidR="00187B38" w:rsidRDefault="00E12A47">
            <w:pPr>
              <w:keepNext/>
              <w:spacing w:after="0"/>
            </w:pPr>
            <w:r>
              <w:rPr>
                <w:b/>
                <w:sz w:val="16"/>
              </w:rPr>
              <w:t>Sponsoring</w:t>
            </w:r>
          </w:p>
        </w:tc>
        <w:tc>
          <w:tcPr>
            <w:tcW w:w="5329" w:type="dxa"/>
            <w:tcBorders>
              <w:bottom w:val="single" w:sz="4" w:space="0" w:color="E5E2E1"/>
            </w:tcBorders>
            <w:tcMar>
              <w:top w:w="14" w:type="dxa"/>
              <w:left w:w="80" w:type="dxa"/>
              <w:bottom w:w="14" w:type="dxa"/>
              <w:right w:w="80" w:type="dxa"/>
            </w:tcMar>
          </w:tcPr>
          <w:p w14:paraId="67D1BACD" w14:textId="77777777" w:rsidR="00187B38" w:rsidRDefault="00E12A47">
            <w:pPr>
              <w:keepNext/>
              <w:spacing w:after="0"/>
            </w:pPr>
            <w:proofErr w:type="spellStart"/>
            <w:r>
              <w:rPr>
                <w:sz w:val="16"/>
              </w:rPr>
              <w:t>Schorno</w:t>
            </w:r>
            <w:proofErr w:type="spellEnd"/>
            <w:r>
              <w:rPr>
                <w:sz w:val="16"/>
              </w:rPr>
              <w:t xml:space="preserve"> Patrik, </w:t>
            </w:r>
            <w:proofErr w:type="spellStart"/>
            <w:r>
              <w:rPr>
                <w:sz w:val="16"/>
              </w:rPr>
              <w:t>Zwyergasse</w:t>
            </w:r>
            <w:proofErr w:type="spellEnd"/>
            <w:r>
              <w:rPr>
                <w:sz w:val="16"/>
              </w:rPr>
              <w:t xml:space="preserve"> 27, Schattdorf</w:t>
            </w:r>
          </w:p>
        </w:tc>
        <w:tc>
          <w:tcPr>
            <w:tcW w:w="1928" w:type="dxa"/>
            <w:tcBorders>
              <w:bottom w:val="single" w:sz="4" w:space="0" w:color="E5E2E1"/>
            </w:tcBorders>
            <w:tcMar>
              <w:top w:w="14" w:type="dxa"/>
              <w:left w:w="80" w:type="dxa"/>
              <w:bottom w:w="14" w:type="dxa"/>
              <w:right w:w="80" w:type="dxa"/>
            </w:tcMar>
          </w:tcPr>
          <w:p w14:paraId="73F83372" w14:textId="77777777" w:rsidR="00187B38" w:rsidRDefault="00E12A47">
            <w:pPr>
              <w:keepNext/>
              <w:spacing w:after="0"/>
            </w:pPr>
            <w:r>
              <w:rPr>
                <w:sz w:val="16"/>
              </w:rPr>
              <w:t>079 273 78 11</w:t>
            </w:r>
          </w:p>
        </w:tc>
      </w:tr>
      <w:tr w:rsidR="00187B38" w14:paraId="13D11E2C" w14:textId="77777777">
        <w:trPr>
          <w:cantSplit/>
          <w:jc w:val="center"/>
        </w:trPr>
        <w:tc>
          <w:tcPr>
            <w:tcW w:w="2608" w:type="dxa"/>
            <w:tcBorders>
              <w:bottom w:val="single" w:sz="4" w:space="0" w:color="E5E2E1"/>
            </w:tcBorders>
            <w:tcMar>
              <w:top w:w="14" w:type="dxa"/>
              <w:left w:w="80" w:type="dxa"/>
              <w:bottom w:w="14" w:type="dxa"/>
              <w:right w:w="80" w:type="dxa"/>
            </w:tcMar>
          </w:tcPr>
          <w:p w14:paraId="41B7AD9A" w14:textId="77777777" w:rsidR="00187B38" w:rsidRDefault="00E12A47">
            <w:pPr>
              <w:keepNext/>
              <w:spacing w:after="0"/>
            </w:pPr>
            <w:r>
              <w:rPr>
                <w:b/>
                <w:sz w:val="16"/>
              </w:rPr>
              <w:t>Kommunikation</w:t>
            </w:r>
          </w:p>
        </w:tc>
        <w:tc>
          <w:tcPr>
            <w:tcW w:w="5329" w:type="dxa"/>
            <w:tcBorders>
              <w:bottom w:val="single" w:sz="4" w:space="0" w:color="E5E2E1"/>
            </w:tcBorders>
            <w:tcMar>
              <w:top w:w="14" w:type="dxa"/>
              <w:left w:w="80" w:type="dxa"/>
              <w:bottom w:w="14" w:type="dxa"/>
              <w:right w:w="80" w:type="dxa"/>
            </w:tcMar>
          </w:tcPr>
          <w:p w14:paraId="3E8BBA1F" w14:textId="77777777" w:rsidR="00187B38" w:rsidRPr="007159AE" w:rsidRDefault="007159AE">
            <w:pPr>
              <w:keepNext/>
              <w:spacing w:after="0"/>
              <w:rPr>
                <w:lang w:val="de-CH"/>
              </w:rPr>
            </w:pPr>
            <w:r>
              <w:rPr>
                <w:sz w:val="16"/>
                <w:lang w:val="de-CH"/>
              </w:rPr>
              <w:t>vakant</w:t>
            </w:r>
          </w:p>
        </w:tc>
        <w:tc>
          <w:tcPr>
            <w:tcW w:w="1928" w:type="dxa"/>
            <w:tcBorders>
              <w:bottom w:val="single" w:sz="4" w:space="0" w:color="E5E2E1"/>
            </w:tcBorders>
            <w:tcMar>
              <w:top w:w="14" w:type="dxa"/>
              <w:left w:w="80" w:type="dxa"/>
              <w:bottom w:w="14" w:type="dxa"/>
              <w:right w:w="80" w:type="dxa"/>
            </w:tcMar>
          </w:tcPr>
          <w:p w14:paraId="1170148D" w14:textId="77777777" w:rsidR="00187B38" w:rsidRDefault="007159AE">
            <w:pPr>
              <w:keepNext/>
              <w:spacing w:after="0"/>
            </w:pPr>
            <w:r>
              <w:rPr>
                <w:sz w:val="16"/>
              </w:rPr>
              <w:t xml:space="preserve"> </w:t>
            </w:r>
          </w:p>
        </w:tc>
      </w:tr>
      <w:tr w:rsidR="00187B38" w14:paraId="0AB6E7C6" w14:textId="77777777">
        <w:trPr>
          <w:cantSplit/>
          <w:jc w:val="center"/>
        </w:trPr>
        <w:tc>
          <w:tcPr>
            <w:tcW w:w="2608" w:type="dxa"/>
            <w:tcBorders>
              <w:bottom w:val="single" w:sz="4" w:space="0" w:color="E5E2E1"/>
            </w:tcBorders>
            <w:tcMar>
              <w:top w:w="14" w:type="dxa"/>
              <w:left w:w="80" w:type="dxa"/>
              <w:bottom w:w="14" w:type="dxa"/>
              <w:right w:w="80" w:type="dxa"/>
            </w:tcMar>
          </w:tcPr>
          <w:p w14:paraId="587F3342" w14:textId="77777777" w:rsidR="00187B38" w:rsidRDefault="00E12A47">
            <w:pPr>
              <w:keepNext/>
              <w:spacing w:after="0"/>
            </w:pPr>
            <w:r>
              <w:rPr>
                <w:b/>
                <w:sz w:val="16"/>
              </w:rPr>
              <w:t>Trainer 1. Ms.</w:t>
            </w:r>
          </w:p>
        </w:tc>
        <w:tc>
          <w:tcPr>
            <w:tcW w:w="5329" w:type="dxa"/>
            <w:tcBorders>
              <w:bottom w:val="single" w:sz="4" w:space="0" w:color="E5E2E1"/>
            </w:tcBorders>
            <w:tcMar>
              <w:top w:w="14" w:type="dxa"/>
              <w:left w:w="80" w:type="dxa"/>
              <w:bottom w:w="14" w:type="dxa"/>
              <w:right w:w="80" w:type="dxa"/>
            </w:tcMar>
          </w:tcPr>
          <w:p w14:paraId="22DE4A70" w14:textId="77777777" w:rsidR="00187B38" w:rsidRDefault="007159AE">
            <w:pPr>
              <w:keepNext/>
              <w:spacing w:after="0"/>
            </w:pPr>
            <w:r>
              <w:rPr>
                <w:sz w:val="16"/>
              </w:rPr>
              <w:t xml:space="preserve">La Bella Saverio, </w:t>
            </w:r>
            <w:proofErr w:type="spellStart"/>
            <w:r>
              <w:rPr>
                <w:sz w:val="16"/>
              </w:rPr>
              <w:t>Grosswilstrasse</w:t>
            </w:r>
            <w:proofErr w:type="spellEnd"/>
            <w:r>
              <w:rPr>
                <w:sz w:val="16"/>
              </w:rPr>
              <w:t xml:space="preserve"> 5, </w:t>
            </w:r>
            <w:proofErr w:type="spellStart"/>
            <w:r>
              <w:rPr>
                <w:sz w:val="16"/>
              </w:rPr>
              <w:t>Horw</w:t>
            </w:r>
            <w:proofErr w:type="spellEnd"/>
          </w:p>
        </w:tc>
        <w:tc>
          <w:tcPr>
            <w:tcW w:w="1928" w:type="dxa"/>
            <w:tcBorders>
              <w:bottom w:val="single" w:sz="4" w:space="0" w:color="E5E2E1"/>
            </w:tcBorders>
            <w:tcMar>
              <w:top w:w="14" w:type="dxa"/>
              <w:left w:w="80" w:type="dxa"/>
              <w:bottom w:w="14" w:type="dxa"/>
              <w:right w:w="80" w:type="dxa"/>
            </w:tcMar>
          </w:tcPr>
          <w:p w14:paraId="44DA6DE6" w14:textId="77777777" w:rsidR="00187B38" w:rsidRDefault="00E12A47">
            <w:pPr>
              <w:keepNext/>
              <w:spacing w:after="0"/>
            </w:pPr>
            <w:r>
              <w:rPr>
                <w:sz w:val="16"/>
              </w:rPr>
              <w:t xml:space="preserve">079 </w:t>
            </w:r>
            <w:r w:rsidR="007159AE">
              <w:rPr>
                <w:sz w:val="16"/>
              </w:rPr>
              <w:t>297 88 70</w:t>
            </w:r>
          </w:p>
        </w:tc>
      </w:tr>
      <w:tr w:rsidR="00187B38" w14:paraId="071ADC3E" w14:textId="77777777">
        <w:trPr>
          <w:cantSplit/>
          <w:jc w:val="center"/>
        </w:trPr>
        <w:tc>
          <w:tcPr>
            <w:tcW w:w="2608" w:type="dxa"/>
            <w:tcBorders>
              <w:bottom w:val="single" w:sz="4" w:space="0" w:color="E5E2E1"/>
            </w:tcBorders>
            <w:tcMar>
              <w:top w:w="14" w:type="dxa"/>
              <w:left w:w="80" w:type="dxa"/>
              <w:bottom w:w="14" w:type="dxa"/>
              <w:right w:w="80" w:type="dxa"/>
            </w:tcMar>
          </w:tcPr>
          <w:p w14:paraId="25E65AE4" w14:textId="77777777" w:rsidR="00187B38" w:rsidRDefault="00E12A47">
            <w:pPr>
              <w:keepNext/>
              <w:spacing w:after="0"/>
            </w:pPr>
            <w:r>
              <w:rPr>
                <w:b/>
                <w:sz w:val="16"/>
              </w:rPr>
              <w:t>Coach 1. Ms.</w:t>
            </w:r>
          </w:p>
        </w:tc>
        <w:tc>
          <w:tcPr>
            <w:tcW w:w="5329" w:type="dxa"/>
            <w:tcBorders>
              <w:bottom w:val="single" w:sz="4" w:space="0" w:color="E5E2E1"/>
            </w:tcBorders>
            <w:tcMar>
              <w:top w:w="14" w:type="dxa"/>
              <w:left w:w="80" w:type="dxa"/>
              <w:bottom w:w="14" w:type="dxa"/>
              <w:right w:w="80" w:type="dxa"/>
            </w:tcMar>
          </w:tcPr>
          <w:p w14:paraId="1139AD01" w14:textId="77777777" w:rsidR="00187B38" w:rsidRDefault="007159AE">
            <w:pPr>
              <w:keepNext/>
              <w:spacing w:after="0"/>
            </w:pPr>
            <w:proofErr w:type="spellStart"/>
            <w:r>
              <w:rPr>
                <w:sz w:val="16"/>
              </w:rPr>
              <w:t>Zberg</w:t>
            </w:r>
            <w:proofErr w:type="spellEnd"/>
            <w:r>
              <w:rPr>
                <w:sz w:val="16"/>
              </w:rPr>
              <w:t xml:space="preserve"> Thomas, </w:t>
            </w:r>
            <w:proofErr w:type="spellStart"/>
            <w:r>
              <w:rPr>
                <w:sz w:val="16"/>
              </w:rPr>
              <w:t>Steinermatt</w:t>
            </w:r>
            <w:proofErr w:type="spellEnd"/>
            <w:r>
              <w:rPr>
                <w:sz w:val="16"/>
              </w:rPr>
              <w:t xml:space="preserve"> 2, </w:t>
            </w:r>
            <w:proofErr w:type="spellStart"/>
            <w:r>
              <w:rPr>
                <w:sz w:val="16"/>
              </w:rPr>
              <w:t>Schattdorf</w:t>
            </w:r>
            <w:proofErr w:type="spellEnd"/>
          </w:p>
        </w:tc>
        <w:tc>
          <w:tcPr>
            <w:tcW w:w="1928" w:type="dxa"/>
            <w:tcBorders>
              <w:bottom w:val="single" w:sz="4" w:space="0" w:color="E5E2E1"/>
            </w:tcBorders>
            <w:tcMar>
              <w:top w:w="14" w:type="dxa"/>
              <w:left w:w="80" w:type="dxa"/>
              <w:bottom w:w="14" w:type="dxa"/>
              <w:right w:w="80" w:type="dxa"/>
            </w:tcMar>
          </w:tcPr>
          <w:p w14:paraId="6CAEC079" w14:textId="77777777" w:rsidR="00187B38" w:rsidRDefault="00E12A47">
            <w:pPr>
              <w:keepNext/>
              <w:spacing w:after="0"/>
            </w:pPr>
            <w:r>
              <w:rPr>
                <w:sz w:val="16"/>
              </w:rPr>
              <w:t xml:space="preserve">079 </w:t>
            </w:r>
            <w:r w:rsidR="007159AE">
              <w:rPr>
                <w:sz w:val="16"/>
              </w:rPr>
              <w:t>379 73 10</w:t>
            </w:r>
          </w:p>
        </w:tc>
      </w:tr>
      <w:tr w:rsidR="00187B38" w14:paraId="6442FB05" w14:textId="77777777">
        <w:trPr>
          <w:cantSplit/>
          <w:jc w:val="center"/>
        </w:trPr>
        <w:tc>
          <w:tcPr>
            <w:tcW w:w="2608" w:type="dxa"/>
            <w:tcBorders>
              <w:bottom w:val="single" w:sz="4" w:space="0" w:color="E5E2E1"/>
            </w:tcBorders>
            <w:tcMar>
              <w:top w:w="14" w:type="dxa"/>
              <w:left w:w="80" w:type="dxa"/>
              <w:bottom w:w="14" w:type="dxa"/>
              <w:right w:w="80" w:type="dxa"/>
            </w:tcMar>
          </w:tcPr>
          <w:p w14:paraId="2C7FFAC9" w14:textId="77777777" w:rsidR="00187B38" w:rsidRDefault="00E12A47">
            <w:pPr>
              <w:keepNext/>
              <w:spacing w:after="0"/>
            </w:pPr>
            <w:r>
              <w:rPr>
                <w:b/>
                <w:sz w:val="16"/>
              </w:rPr>
              <w:t>Trainer 2. Ms.</w:t>
            </w:r>
          </w:p>
        </w:tc>
        <w:tc>
          <w:tcPr>
            <w:tcW w:w="5329" w:type="dxa"/>
            <w:tcBorders>
              <w:bottom w:val="single" w:sz="4" w:space="0" w:color="E5E2E1"/>
            </w:tcBorders>
            <w:tcMar>
              <w:top w:w="14" w:type="dxa"/>
              <w:left w:w="80" w:type="dxa"/>
              <w:bottom w:w="14" w:type="dxa"/>
              <w:right w:w="80" w:type="dxa"/>
            </w:tcMar>
          </w:tcPr>
          <w:p w14:paraId="44C4B6B4" w14:textId="77777777" w:rsidR="00187B38" w:rsidRPr="007159AE" w:rsidRDefault="007159AE">
            <w:pPr>
              <w:keepNext/>
              <w:spacing w:after="0"/>
              <w:rPr>
                <w:lang w:val="de-CH"/>
              </w:rPr>
            </w:pPr>
            <w:proofErr w:type="spellStart"/>
            <w:r w:rsidRPr="007159AE">
              <w:rPr>
                <w:sz w:val="16"/>
                <w:lang w:val="de-CH"/>
              </w:rPr>
              <w:t>Sureta</w:t>
            </w:r>
            <w:proofErr w:type="spellEnd"/>
            <w:r w:rsidRPr="007159AE">
              <w:rPr>
                <w:sz w:val="16"/>
                <w:lang w:val="de-CH"/>
              </w:rPr>
              <w:t xml:space="preserve"> Igor, </w:t>
            </w:r>
            <w:proofErr w:type="spellStart"/>
            <w:r w:rsidRPr="007159AE">
              <w:rPr>
                <w:sz w:val="16"/>
                <w:lang w:val="de-CH"/>
              </w:rPr>
              <w:t>Spätach</w:t>
            </w:r>
            <w:proofErr w:type="spellEnd"/>
            <w:r w:rsidRPr="007159AE">
              <w:rPr>
                <w:sz w:val="16"/>
                <w:lang w:val="de-CH"/>
              </w:rPr>
              <w:t xml:space="preserve"> 1b, </w:t>
            </w:r>
            <w:proofErr w:type="spellStart"/>
            <w:r w:rsidRPr="007159AE">
              <w:rPr>
                <w:sz w:val="16"/>
                <w:lang w:val="de-CH"/>
              </w:rPr>
              <w:t>E</w:t>
            </w:r>
            <w:r>
              <w:rPr>
                <w:sz w:val="16"/>
                <w:lang w:val="de-CH"/>
              </w:rPr>
              <w:t>rstfeld</w:t>
            </w:r>
            <w:proofErr w:type="spellEnd"/>
          </w:p>
        </w:tc>
        <w:tc>
          <w:tcPr>
            <w:tcW w:w="1928" w:type="dxa"/>
            <w:tcBorders>
              <w:bottom w:val="single" w:sz="4" w:space="0" w:color="E5E2E1"/>
            </w:tcBorders>
            <w:tcMar>
              <w:top w:w="14" w:type="dxa"/>
              <w:left w:w="80" w:type="dxa"/>
              <w:bottom w:w="14" w:type="dxa"/>
              <w:right w:w="80" w:type="dxa"/>
            </w:tcMar>
          </w:tcPr>
          <w:p w14:paraId="49A1EE62" w14:textId="77777777" w:rsidR="00187B38" w:rsidRDefault="00E12A47">
            <w:pPr>
              <w:keepNext/>
              <w:spacing w:after="0"/>
            </w:pPr>
            <w:r>
              <w:rPr>
                <w:sz w:val="16"/>
              </w:rPr>
              <w:t>07</w:t>
            </w:r>
            <w:r w:rsidR="007159AE">
              <w:rPr>
                <w:sz w:val="16"/>
              </w:rPr>
              <w:t>8 725 28 75</w:t>
            </w:r>
          </w:p>
        </w:tc>
      </w:tr>
      <w:tr w:rsidR="00187B38" w14:paraId="275BAE2F" w14:textId="77777777">
        <w:trPr>
          <w:cantSplit/>
          <w:jc w:val="center"/>
        </w:trPr>
        <w:tc>
          <w:tcPr>
            <w:tcW w:w="2608" w:type="dxa"/>
            <w:tcBorders>
              <w:bottom w:val="single" w:sz="4" w:space="0" w:color="E5E2E1"/>
            </w:tcBorders>
            <w:tcMar>
              <w:top w:w="14" w:type="dxa"/>
              <w:left w:w="80" w:type="dxa"/>
              <w:bottom w:w="14" w:type="dxa"/>
              <w:right w:w="80" w:type="dxa"/>
            </w:tcMar>
          </w:tcPr>
          <w:p w14:paraId="78A4CB5A" w14:textId="77777777" w:rsidR="00187B38" w:rsidRDefault="00E12A47">
            <w:pPr>
              <w:keepNext/>
              <w:spacing w:after="0"/>
            </w:pPr>
            <w:r>
              <w:rPr>
                <w:b/>
                <w:sz w:val="16"/>
              </w:rPr>
              <w:t>Coach 2. Ms.</w:t>
            </w:r>
          </w:p>
        </w:tc>
        <w:tc>
          <w:tcPr>
            <w:tcW w:w="5329" w:type="dxa"/>
            <w:tcBorders>
              <w:bottom w:val="single" w:sz="4" w:space="0" w:color="E5E2E1"/>
            </w:tcBorders>
            <w:tcMar>
              <w:top w:w="14" w:type="dxa"/>
              <w:left w:w="80" w:type="dxa"/>
              <w:bottom w:w="14" w:type="dxa"/>
              <w:right w:w="80" w:type="dxa"/>
            </w:tcMar>
          </w:tcPr>
          <w:p w14:paraId="651A220C" w14:textId="77777777" w:rsidR="00187B38" w:rsidRDefault="00E12A47">
            <w:pPr>
              <w:keepNext/>
              <w:spacing w:after="0"/>
            </w:pPr>
            <w:r>
              <w:rPr>
                <w:sz w:val="16"/>
              </w:rPr>
              <w:t xml:space="preserve">Zurfluh Roger, </w:t>
            </w:r>
            <w:proofErr w:type="spellStart"/>
            <w:r>
              <w:rPr>
                <w:sz w:val="16"/>
              </w:rPr>
              <w:t>Eyrütti</w:t>
            </w:r>
            <w:proofErr w:type="spellEnd"/>
            <w:r>
              <w:rPr>
                <w:sz w:val="16"/>
              </w:rPr>
              <w:t xml:space="preserve"> 6, </w:t>
            </w:r>
            <w:proofErr w:type="spellStart"/>
            <w:r>
              <w:rPr>
                <w:sz w:val="16"/>
              </w:rPr>
              <w:t>Schattdorf</w:t>
            </w:r>
            <w:proofErr w:type="spellEnd"/>
          </w:p>
        </w:tc>
        <w:tc>
          <w:tcPr>
            <w:tcW w:w="1928" w:type="dxa"/>
            <w:tcBorders>
              <w:bottom w:val="single" w:sz="4" w:space="0" w:color="E5E2E1"/>
            </w:tcBorders>
            <w:tcMar>
              <w:top w:w="14" w:type="dxa"/>
              <w:left w:w="80" w:type="dxa"/>
              <w:bottom w:w="14" w:type="dxa"/>
              <w:right w:w="80" w:type="dxa"/>
            </w:tcMar>
          </w:tcPr>
          <w:p w14:paraId="369904D8" w14:textId="77777777" w:rsidR="00187B38" w:rsidRDefault="00E12A47">
            <w:pPr>
              <w:keepNext/>
              <w:spacing w:after="0"/>
            </w:pPr>
            <w:r>
              <w:rPr>
                <w:sz w:val="16"/>
              </w:rPr>
              <w:t>079 372 64 26</w:t>
            </w:r>
          </w:p>
        </w:tc>
      </w:tr>
      <w:tr w:rsidR="00187B38" w14:paraId="6394E36C" w14:textId="77777777">
        <w:trPr>
          <w:cantSplit/>
          <w:jc w:val="center"/>
        </w:trPr>
        <w:tc>
          <w:tcPr>
            <w:tcW w:w="2608" w:type="dxa"/>
            <w:tcBorders>
              <w:bottom w:val="single" w:sz="4" w:space="0" w:color="E5E2E1"/>
            </w:tcBorders>
            <w:tcMar>
              <w:top w:w="14" w:type="dxa"/>
              <w:left w:w="80" w:type="dxa"/>
              <w:bottom w:w="14" w:type="dxa"/>
              <w:right w:w="80" w:type="dxa"/>
            </w:tcMar>
          </w:tcPr>
          <w:p w14:paraId="03360124" w14:textId="77777777" w:rsidR="00187B38" w:rsidRDefault="00E12A47">
            <w:pPr>
              <w:keepNext/>
              <w:spacing w:after="0"/>
            </w:pPr>
            <w:r>
              <w:rPr>
                <w:b/>
                <w:sz w:val="16"/>
              </w:rPr>
              <w:t>Trainer 3. Ms.</w:t>
            </w:r>
          </w:p>
        </w:tc>
        <w:tc>
          <w:tcPr>
            <w:tcW w:w="5329" w:type="dxa"/>
            <w:tcBorders>
              <w:bottom w:val="single" w:sz="4" w:space="0" w:color="E5E2E1"/>
            </w:tcBorders>
            <w:tcMar>
              <w:top w:w="14" w:type="dxa"/>
              <w:left w:w="80" w:type="dxa"/>
              <w:bottom w:w="14" w:type="dxa"/>
              <w:right w:w="80" w:type="dxa"/>
            </w:tcMar>
          </w:tcPr>
          <w:p w14:paraId="49D6812B" w14:textId="77777777" w:rsidR="00187B38" w:rsidRDefault="00E12A47">
            <w:pPr>
              <w:keepNext/>
              <w:spacing w:after="0"/>
            </w:pPr>
            <w:r>
              <w:rPr>
                <w:sz w:val="16"/>
              </w:rPr>
              <w:t xml:space="preserve">Jäger Yannic, </w:t>
            </w:r>
            <w:proofErr w:type="spellStart"/>
            <w:r>
              <w:rPr>
                <w:sz w:val="16"/>
              </w:rPr>
              <w:t>Militärstrasse</w:t>
            </w:r>
            <w:proofErr w:type="spellEnd"/>
            <w:r>
              <w:rPr>
                <w:sz w:val="16"/>
              </w:rPr>
              <w:t xml:space="preserve"> 12, </w:t>
            </w:r>
            <w:proofErr w:type="spellStart"/>
            <w:r>
              <w:rPr>
                <w:sz w:val="16"/>
              </w:rPr>
              <w:t>Schattdorf</w:t>
            </w:r>
            <w:proofErr w:type="spellEnd"/>
          </w:p>
        </w:tc>
        <w:tc>
          <w:tcPr>
            <w:tcW w:w="1928" w:type="dxa"/>
            <w:tcBorders>
              <w:bottom w:val="single" w:sz="4" w:space="0" w:color="E5E2E1"/>
            </w:tcBorders>
            <w:tcMar>
              <w:top w:w="14" w:type="dxa"/>
              <w:left w:w="80" w:type="dxa"/>
              <w:bottom w:w="14" w:type="dxa"/>
              <w:right w:w="80" w:type="dxa"/>
            </w:tcMar>
          </w:tcPr>
          <w:p w14:paraId="45262637" w14:textId="77777777" w:rsidR="00187B38" w:rsidRDefault="00E12A47">
            <w:pPr>
              <w:keepNext/>
              <w:spacing w:after="0"/>
            </w:pPr>
            <w:r>
              <w:rPr>
                <w:sz w:val="16"/>
              </w:rPr>
              <w:t>079 173 36 05</w:t>
            </w:r>
          </w:p>
        </w:tc>
      </w:tr>
      <w:tr w:rsidR="00187B38" w14:paraId="54808156" w14:textId="77777777">
        <w:trPr>
          <w:cantSplit/>
          <w:jc w:val="center"/>
        </w:trPr>
        <w:tc>
          <w:tcPr>
            <w:tcW w:w="2608" w:type="dxa"/>
            <w:tcBorders>
              <w:bottom w:val="single" w:sz="4" w:space="0" w:color="E5E2E1"/>
            </w:tcBorders>
            <w:tcMar>
              <w:top w:w="14" w:type="dxa"/>
              <w:left w:w="80" w:type="dxa"/>
              <w:bottom w:w="14" w:type="dxa"/>
              <w:right w:w="80" w:type="dxa"/>
            </w:tcMar>
          </w:tcPr>
          <w:p w14:paraId="61E57F19" w14:textId="77777777" w:rsidR="00187B38" w:rsidRDefault="00E12A47">
            <w:pPr>
              <w:keepNext/>
              <w:spacing w:after="0"/>
            </w:pPr>
            <w:r>
              <w:rPr>
                <w:b/>
                <w:sz w:val="16"/>
              </w:rPr>
              <w:t>Trainer Frauen I</w:t>
            </w:r>
          </w:p>
        </w:tc>
        <w:tc>
          <w:tcPr>
            <w:tcW w:w="5329" w:type="dxa"/>
            <w:tcBorders>
              <w:bottom w:val="single" w:sz="4" w:space="0" w:color="E5E2E1"/>
            </w:tcBorders>
            <w:tcMar>
              <w:top w:w="14" w:type="dxa"/>
              <w:left w:w="80" w:type="dxa"/>
              <w:bottom w:w="14" w:type="dxa"/>
              <w:right w:w="80" w:type="dxa"/>
            </w:tcMar>
          </w:tcPr>
          <w:p w14:paraId="3C49CC42" w14:textId="77777777" w:rsidR="00187B38" w:rsidRDefault="007159AE">
            <w:pPr>
              <w:keepNext/>
              <w:spacing w:after="0"/>
            </w:pPr>
            <w:r>
              <w:rPr>
                <w:sz w:val="16"/>
              </w:rPr>
              <w:t xml:space="preserve">Arnold Fabrice, </w:t>
            </w:r>
            <w:proofErr w:type="spellStart"/>
            <w:r>
              <w:rPr>
                <w:sz w:val="16"/>
              </w:rPr>
              <w:t>Furrersgrund</w:t>
            </w:r>
            <w:proofErr w:type="spellEnd"/>
            <w:r>
              <w:rPr>
                <w:sz w:val="16"/>
              </w:rPr>
              <w:t xml:space="preserve"> 7, Altdorf</w:t>
            </w:r>
          </w:p>
        </w:tc>
        <w:tc>
          <w:tcPr>
            <w:tcW w:w="1928" w:type="dxa"/>
            <w:tcBorders>
              <w:bottom w:val="single" w:sz="4" w:space="0" w:color="E5E2E1"/>
            </w:tcBorders>
            <w:tcMar>
              <w:top w:w="14" w:type="dxa"/>
              <w:left w:w="80" w:type="dxa"/>
              <w:bottom w:w="14" w:type="dxa"/>
              <w:right w:w="80" w:type="dxa"/>
            </w:tcMar>
          </w:tcPr>
          <w:p w14:paraId="762DC236" w14:textId="77777777" w:rsidR="00187B38" w:rsidRDefault="007159AE">
            <w:pPr>
              <w:keepNext/>
              <w:spacing w:after="0"/>
            </w:pPr>
            <w:r>
              <w:rPr>
                <w:sz w:val="16"/>
              </w:rPr>
              <w:t>079 478 85 65</w:t>
            </w:r>
          </w:p>
        </w:tc>
      </w:tr>
      <w:tr w:rsidR="00187B38" w14:paraId="7C4A142A" w14:textId="77777777">
        <w:trPr>
          <w:cantSplit/>
          <w:jc w:val="center"/>
        </w:trPr>
        <w:tc>
          <w:tcPr>
            <w:tcW w:w="2608" w:type="dxa"/>
            <w:tcBorders>
              <w:bottom w:val="single" w:sz="4" w:space="0" w:color="E5E2E1"/>
            </w:tcBorders>
            <w:tcMar>
              <w:top w:w="14" w:type="dxa"/>
              <w:left w:w="80" w:type="dxa"/>
              <w:bottom w:w="14" w:type="dxa"/>
              <w:right w:w="80" w:type="dxa"/>
            </w:tcMar>
          </w:tcPr>
          <w:p w14:paraId="60EE937C" w14:textId="77777777" w:rsidR="00187B38" w:rsidRDefault="00E12A47">
            <w:pPr>
              <w:keepNext/>
              <w:spacing w:after="0"/>
            </w:pPr>
            <w:proofErr w:type="spellStart"/>
            <w:r>
              <w:rPr>
                <w:b/>
                <w:sz w:val="16"/>
              </w:rPr>
              <w:t>Verantwortliche</w:t>
            </w:r>
            <w:proofErr w:type="spellEnd"/>
            <w:r>
              <w:rPr>
                <w:b/>
                <w:sz w:val="16"/>
              </w:rPr>
              <w:t xml:space="preserve"> Frauen</w:t>
            </w:r>
          </w:p>
        </w:tc>
        <w:tc>
          <w:tcPr>
            <w:tcW w:w="5329" w:type="dxa"/>
            <w:tcBorders>
              <w:bottom w:val="single" w:sz="4" w:space="0" w:color="E5E2E1"/>
            </w:tcBorders>
            <w:tcMar>
              <w:top w:w="14" w:type="dxa"/>
              <w:left w:w="80" w:type="dxa"/>
              <w:bottom w:w="14" w:type="dxa"/>
              <w:right w:w="80" w:type="dxa"/>
            </w:tcMar>
          </w:tcPr>
          <w:p w14:paraId="3B9CF4AF" w14:textId="77777777" w:rsidR="00187B38" w:rsidRPr="007159AE" w:rsidRDefault="00E12A47">
            <w:pPr>
              <w:keepNext/>
              <w:spacing w:after="0"/>
              <w:rPr>
                <w:lang w:val="de-CH"/>
              </w:rPr>
            </w:pPr>
            <w:r w:rsidRPr="007159AE">
              <w:rPr>
                <w:sz w:val="16"/>
                <w:lang w:val="de-CH"/>
              </w:rPr>
              <w:t xml:space="preserve">Scheiber Dominique, Hintere </w:t>
            </w:r>
            <w:proofErr w:type="spellStart"/>
            <w:r w:rsidRPr="007159AE">
              <w:rPr>
                <w:sz w:val="16"/>
                <w:lang w:val="de-CH"/>
              </w:rPr>
              <w:t>Schilligmatte</w:t>
            </w:r>
            <w:proofErr w:type="spellEnd"/>
            <w:r w:rsidRPr="007159AE">
              <w:rPr>
                <w:sz w:val="16"/>
                <w:lang w:val="de-CH"/>
              </w:rPr>
              <w:t xml:space="preserve"> 4, </w:t>
            </w:r>
            <w:proofErr w:type="spellStart"/>
            <w:r w:rsidRPr="007159AE">
              <w:rPr>
                <w:sz w:val="16"/>
                <w:lang w:val="de-CH"/>
              </w:rPr>
              <w:t>Bürglen</w:t>
            </w:r>
            <w:proofErr w:type="spellEnd"/>
          </w:p>
        </w:tc>
        <w:tc>
          <w:tcPr>
            <w:tcW w:w="1928" w:type="dxa"/>
            <w:tcBorders>
              <w:bottom w:val="single" w:sz="4" w:space="0" w:color="E5E2E1"/>
            </w:tcBorders>
            <w:tcMar>
              <w:top w:w="14" w:type="dxa"/>
              <w:left w:w="80" w:type="dxa"/>
              <w:bottom w:w="14" w:type="dxa"/>
              <w:right w:w="80" w:type="dxa"/>
            </w:tcMar>
          </w:tcPr>
          <w:p w14:paraId="0F63A1FD" w14:textId="77777777" w:rsidR="00187B38" w:rsidRDefault="00E12A47">
            <w:pPr>
              <w:keepNext/>
              <w:spacing w:after="0"/>
            </w:pPr>
            <w:r>
              <w:rPr>
                <w:sz w:val="16"/>
              </w:rPr>
              <w:t>079 296 27 26</w:t>
            </w:r>
          </w:p>
        </w:tc>
      </w:tr>
      <w:tr w:rsidR="00187B38" w14:paraId="777244C8" w14:textId="77777777">
        <w:trPr>
          <w:cantSplit/>
          <w:jc w:val="center"/>
        </w:trPr>
        <w:tc>
          <w:tcPr>
            <w:tcW w:w="2608" w:type="dxa"/>
            <w:tcBorders>
              <w:bottom w:val="single" w:sz="4" w:space="0" w:color="E5E2E1"/>
            </w:tcBorders>
            <w:tcMar>
              <w:top w:w="14" w:type="dxa"/>
              <w:left w:w="80" w:type="dxa"/>
              <w:bottom w:w="14" w:type="dxa"/>
              <w:right w:w="80" w:type="dxa"/>
            </w:tcMar>
          </w:tcPr>
          <w:p w14:paraId="40F4845F" w14:textId="77777777" w:rsidR="00187B38" w:rsidRDefault="00E12A47">
            <w:pPr>
              <w:keepNext/>
              <w:spacing w:after="0"/>
            </w:pPr>
            <w:r>
              <w:rPr>
                <w:b/>
                <w:sz w:val="16"/>
              </w:rPr>
              <w:t xml:space="preserve">Trainer </w:t>
            </w:r>
            <w:proofErr w:type="spellStart"/>
            <w:r>
              <w:rPr>
                <w:b/>
                <w:sz w:val="16"/>
              </w:rPr>
              <w:t>Senioren</w:t>
            </w:r>
            <w:proofErr w:type="spellEnd"/>
          </w:p>
        </w:tc>
        <w:tc>
          <w:tcPr>
            <w:tcW w:w="5329" w:type="dxa"/>
            <w:tcBorders>
              <w:bottom w:val="single" w:sz="4" w:space="0" w:color="E5E2E1"/>
            </w:tcBorders>
            <w:tcMar>
              <w:top w:w="14" w:type="dxa"/>
              <w:left w:w="80" w:type="dxa"/>
              <w:bottom w:w="14" w:type="dxa"/>
              <w:right w:w="80" w:type="dxa"/>
            </w:tcMar>
          </w:tcPr>
          <w:p w14:paraId="7F8706C0" w14:textId="77777777" w:rsidR="00187B38" w:rsidRDefault="00E12A47">
            <w:pPr>
              <w:keepNext/>
              <w:spacing w:after="0"/>
            </w:pPr>
            <w:r>
              <w:rPr>
                <w:sz w:val="16"/>
              </w:rPr>
              <w:t xml:space="preserve">Britschgi Marino, </w:t>
            </w:r>
            <w:proofErr w:type="spellStart"/>
            <w:r>
              <w:rPr>
                <w:sz w:val="16"/>
              </w:rPr>
              <w:t>Gotthardmatte</w:t>
            </w:r>
            <w:proofErr w:type="spellEnd"/>
            <w:r>
              <w:rPr>
                <w:sz w:val="16"/>
              </w:rPr>
              <w:t xml:space="preserve"> 4, </w:t>
            </w:r>
            <w:proofErr w:type="spellStart"/>
            <w:r>
              <w:rPr>
                <w:sz w:val="16"/>
              </w:rPr>
              <w:t>Schattdorf</w:t>
            </w:r>
            <w:proofErr w:type="spellEnd"/>
          </w:p>
        </w:tc>
        <w:tc>
          <w:tcPr>
            <w:tcW w:w="1928" w:type="dxa"/>
            <w:tcBorders>
              <w:bottom w:val="single" w:sz="4" w:space="0" w:color="E5E2E1"/>
            </w:tcBorders>
            <w:tcMar>
              <w:top w:w="14" w:type="dxa"/>
              <w:left w:w="80" w:type="dxa"/>
              <w:bottom w:w="14" w:type="dxa"/>
              <w:right w:w="80" w:type="dxa"/>
            </w:tcMar>
          </w:tcPr>
          <w:p w14:paraId="7A1AF692" w14:textId="77777777" w:rsidR="00187B38" w:rsidRDefault="00E12A47">
            <w:pPr>
              <w:keepNext/>
              <w:spacing w:after="0"/>
            </w:pPr>
            <w:r>
              <w:rPr>
                <w:sz w:val="16"/>
              </w:rPr>
              <w:t>079 637 54 98</w:t>
            </w:r>
          </w:p>
        </w:tc>
      </w:tr>
      <w:tr w:rsidR="00187B38" w14:paraId="4EDFBD96" w14:textId="77777777">
        <w:trPr>
          <w:cantSplit/>
          <w:jc w:val="center"/>
        </w:trPr>
        <w:tc>
          <w:tcPr>
            <w:tcW w:w="2608" w:type="dxa"/>
            <w:tcBorders>
              <w:bottom w:val="single" w:sz="4" w:space="0" w:color="E5E2E1"/>
            </w:tcBorders>
            <w:tcMar>
              <w:top w:w="14" w:type="dxa"/>
              <w:left w:w="80" w:type="dxa"/>
              <w:bottom w:w="14" w:type="dxa"/>
              <w:right w:w="80" w:type="dxa"/>
            </w:tcMar>
          </w:tcPr>
          <w:p w14:paraId="75C5B5B2" w14:textId="77777777" w:rsidR="00187B38" w:rsidRDefault="00E12A47">
            <w:pPr>
              <w:keepNext/>
              <w:spacing w:after="0"/>
            </w:pPr>
            <w:proofErr w:type="spellStart"/>
            <w:r>
              <w:rPr>
                <w:b/>
                <w:sz w:val="16"/>
              </w:rPr>
              <w:t>Verantwortlicher</w:t>
            </w:r>
            <w:proofErr w:type="spellEnd"/>
            <w:r>
              <w:rPr>
                <w:b/>
                <w:sz w:val="16"/>
              </w:rPr>
              <w:t xml:space="preserve"> Sen.</w:t>
            </w:r>
          </w:p>
        </w:tc>
        <w:tc>
          <w:tcPr>
            <w:tcW w:w="5329" w:type="dxa"/>
            <w:tcBorders>
              <w:bottom w:val="single" w:sz="4" w:space="0" w:color="E5E2E1"/>
            </w:tcBorders>
            <w:tcMar>
              <w:top w:w="14" w:type="dxa"/>
              <w:left w:w="80" w:type="dxa"/>
              <w:bottom w:w="14" w:type="dxa"/>
              <w:right w:w="80" w:type="dxa"/>
            </w:tcMar>
          </w:tcPr>
          <w:p w14:paraId="3CD87669" w14:textId="77777777" w:rsidR="00187B38" w:rsidRDefault="00E12A47">
            <w:pPr>
              <w:keepNext/>
              <w:spacing w:after="0"/>
            </w:pPr>
            <w:r>
              <w:rPr>
                <w:sz w:val="16"/>
              </w:rPr>
              <w:t xml:space="preserve">Britschgi Marino, </w:t>
            </w:r>
            <w:proofErr w:type="spellStart"/>
            <w:r>
              <w:rPr>
                <w:sz w:val="16"/>
              </w:rPr>
              <w:t>Gotthardmatte</w:t>
            </w:r>
            <w:proofErr w:type="spellEnd"/>
            <w:r>
              <w:rPr>
                <w:sz w:val="16"/>
              </w:rPr>
              <w:t xml:space="preserve"> 4, </w:t>
            </w:r>
            <w:proofErr w:type="spellStart"/>
            <w:r>
              <w:rPr>
                <w:sz w:val="16"/>
              </w:rPr>
              <w:t>Schattdorf</w:t>
            </w:r>
            <w:proofErr w:type="spellEnd"/>
          </w:p>
        </w:tc>
        <w:tc>
          <w:tcPr>
            <w:tcW w:w="1928" w:type="dxa"/>
            <w:tcBorders>
              <w:bottom w:val="single" w:sz="4" w:space="0" w:color="E5E2E1"/>
            </w:tcBorders>
            <w:tcMar>
              <w:top w:w="14" w:type="dxa"/>
              <w:left w:w="80" w:type="dxa"/>
              <w:bottom w:w="14" w:type="dxa"/>
              <w:right w:w="80" w:type="dxa"/>
            </w:tcMar>
          </w:tcPr>
          <w:p w14:paraId="574360A7" w14:textId="77777777" w:rsidR="00187B38" w:rsidRDefault="00E12A47">
            <w:pPr>
              <w:keepNext/>
              <w:spacing w:after="0"/>
            </w:pPr>
            <w:r>
              <w:rPr>
                <w:sz w:val="16"/>
              </w:rPr>
              <w:t>079 637 54 98</w:t>
            </w:r>
          </w:p>
        </w:tc>
      </w:tr>
      <w:tr w:rsidR="00187B38" w14:paraId="0A33F772" w14:textId="77777777">
        <w:trPr>
          <w:cantSplit/>
          <w:jc w:val="center"/>
        </w:trPr>
        <w:tc>
          <w:tcPr>
            <w:tcW w:w="2608" w:type="dxa"/>
            <w:tcBorders>
              <w:bottom w:val="single" w:sz="4" w:space="0" w:color="E5E2E1"/>
            </w:tcBorders>
            <w:tcMar>
              <w:top w:w="14" w:type="dxa"/>
              <w:left w:w="80" w:type="dxa"/>
              <w:bottom w:w="14" w:type="dxa"/>
              <w:right w:w="80" w:type="dxa"/>
            </w:tcMar>
          </w:tcPr>
          <w:p w14:paraId="7878F1F0" w14:textId="77777777" w:rsidR="00187B38" w:rsidRDefault="00E12A47">
            <w:pPr>
              <w:keepNext/>
              <w:spacing w:after="0"/>
            </w:pPr>
            <w:r>
              <w:rPr>
                <w:b/>
                <w:sz w:val="16"/>
              </w:rPr>
              <w:t>«</w:t>
            </w:r>
            <w:proofErr w:type="spellStart"/>
            <w:r>
              <w:rPr>
                <w:b/>
                <w:sz w:val="16"/>
              </w:rPr>
              <w:t>Schiri</w:t>
            </w:r>
            <w:proofErr w:type="spellEnd"/>
            <w:r>
              <w:rPr>
                <w:b/>
                <w:sz w:val="16"/>
              </w:rPr>
              <w:t>»-</w:t>
            </w:r>
            <w:proofErr w:type="spellStart"/>
            <w:r>
              <w:rPr>
                <w:b/>
                <w:sz w:val="16"/>
              </w:rPr>
              <w:t>Verantw</w:t>
            </w:r>
            <w:proofErr w:type="spellEnd"/>
            <w:r>
              <w:rPr>
                <w:b/>
                <w:sz w:val="16"/>
              </w:rPr>
              <w:t>.</w:t>
            </w:r>
          </w:p>
        </w:tc>
        <w:tc>
          <w:tcPr>
            <w:tcW w:w="5329" w:type="dxa"/>
            <w:tcBorders>
              <w:bottom w:val="single" w:sz="4" w:space="0" w:color="E5E2E1"/>
            </w:tcBorders>
            <w:tcMar>
              <w:top w:w="14" w:type="dxa"/>
              <w:left w:w="80" w:type="dxa"/>
              <w:bottom w:w="14" w:type="dxa"/>
              <w:right w:w="80" w:type="dxa"/>
            </w:tcMar>
          </w:tcPr>
          <w:p w14:paraId="52E68B35" w14:textId="77777777" w:rsidR="00187B38" w:rsidRDefault="00E12A47">
            <w:pPr>
              <w:keepNext/>
              <w:spacing w:after="0"/>
            </w:pPr>
            <w:r>
              <w:rPr>
                <w:sz w:val="16"/>
              </w:rPr>
              <w:t xml:space="preserve">Gisler Stephan, </w:t>
            </w:r>
            <w:proofErr w:type="spellStart"/>
            <w:r>
              <w:rPr>
                <w:sz w:val="16"/>
              </w:rPr>
              <w:t>Attinghauserstrasse</w:t>
            </w:r>
            <w:proofErr w:type="spellEnd"/>
            <w:r>
              <w:rPr>
                <w:sz w:val="16"/>
              </w:rPr>
              <w:t xml:space="preserve"> 43, Altdorf</w:t>
            </w:r>
          </w:p>
        </w:tc>
        <w:tc>
          <w:tcPr>
            <w:tcW w:w="1928" w:type="dxa"/>
            <w:tcBorders>
              <w:bottom w:val="single" w:sz="4" w:space="0" w:color="E5E2E1"/>
            </w:tcBorders>
            <w:tcMar>
              <w:top w:w="14" w:type="dxa"/>
              <w:left w:w="80" w:type="dxa"/>
              <w:bottom w:w="14" w:type="dxa"/>
              <w:right w:w="80" w:type="dxa"/>
            </w:tcMar>
          </w:tcPr>
          <w:p w14:paraId="7177563B" w14:textId="77777777" w:rsidR="00187B38" w:rsidRDefault="00E12A47">
            <w:pPr>
              <w:keepNext/>
              <w:spacing w:after="0"/>
            </w:pPr>
            <w:r>
              <w:rPr>
                <w:sz w:val="16"/>
              </w:rPr>
              <w:t>079 234 91 90</w:t>
            </w:r>
          </w:p>
        </w:tc>
      </w:tr>
      <w:tr w:rsidR="00187B38" w14:paraId="483B8411" w14:textId="77777777">
        <w:trPr>
          <w:cantSplit/>
          <w:jc w:val="center"/>
        </w:trPr>
        <w:tc>
          <w:tcPr>
            <w:tcW w:w="2608" w:type="dxa"/>
            <w:tcBorders>
              <w:bottom w:val="single" w:sz="4" w:space="0" w:color="E5E2E1"/>
            </w:tcBorders>
            <w:tcMar>
              <w:top w:w="14" w:type="dxa"/>
              <w:left w:w="80" w:type="dxa"/>
              <w:bottom w:w="14" w:type="dxa"/>
              <w:right w:w="80" w:type="dxa"/>
            </w:tcMar>
          </w:tcPr>
          <w:p w14:paraId="06A87402" w14:textId="77777777" w:rsidR="00187B38" w:rsidRDefault="00E12A47">
            <w:pPr>
              <w:keepNext/>
              <w:spacing w:after="0"/>
            </w:pPr>
            <w:r>
              <w:rPr>
                <w:b/>
                <w:sz w:val="16"/>
              </w:rPr>
              <w:t>J+S-Coach</w:t>
            </w:r>
          </w:p>
        </w:tc>
        <w:tc>
          <w:tcPr>
            <w:tcW w:w="5329" w:type="dxa"/>
            <w:tcBorders>
              <w:bottom w:val="single" w:sz="4" w:space="0" w:color="E5E2E1"/>
            </w:tcBorders>
            <w:tcMar>
              <w:top w:w="14" w:type="dxa"/>
              <w:left w:w="80" w:type="dxa"/>
              <w:bottom w:w="14" w:type="dxa"/>
              <w:right w:w="80" w:type="dxa"/>
            </w:tcMar>
          </w:tcPr>
          <w:p w14:paraId="07772EEC" w14:textId="77777777" w:rsidR="00187B38" w:rsidRDefault="00E12A47">
            <w:pPr>
              <w:keepNext/>
              <w:spacing w:after="0"/>
            </w:pPr>
            <w:r>
              <w:rPr>
                <w:sz w:val="16"/>
              </w:rPr>
              <w:t xml:space="preserve">Arnold Karl, </w:t>
            </w:r>
            <w:proofErr w:type="spellStart"/>
            <w:r>
              <w:rPr>
                <w:sz w:val="16"/>
              </w:rPr>
              <w:t>Furrersgrund</w:t>
            </w:r>
            <w:proofErr w:type="spellEnd"/>
            <w:r>
              <w:rPr>
                <w:sz w:val="16"/>
              </w:rPr>
              <w:t xml:space="preserve"> 3, Altdorf</w:t>
            </w:r>
          </w:p>
        </w:tc>
        <w:tc>
          <w:tcPr>
            <w:tcW w:w="1928" w:type="dxa"/>
            <w:tcBorders>
              <w:bottom w:val="single" w:sz="4" w:space="0" w:color="E5E2E1"/>
            </w:tcBorders>
            <w:tcMar>
              <w:top w:w="14" w:type="dxa"/>
              <w:left w:w="80" w:type="dxa"/>
              <w:bottom w:w="14" w:type="dxa"/>
              <w:right w:w="80" w:type="dxa"/>
            </w:tcMar>
          </w:tcPr>
          <w:p w14:paraId="024FBE13" w14:textId="77777777" w:rsidR="00187B38" w:rsidRDefault="00E12A47">
            <w:pPr>
              <w:keepNext/>
              <w:spacing w:after="0"/>
            </w:pPr>
            <w:r>
              <w:rPr>
                <w:sz w:val="16"/>
              </w:rPr>
              <w:t>079 159 82 38</w:t>
            </w:r>
          </w:p>
        </w:tc>
      </w:tr>
      <w:tr w:rsidR="00187B38" w14:paraId="71EC23D8" w14:textId="77777777">
        <w:trPr>
          <w:cantSplit/>
          <w:jc w:val="center"/>
        </w:trPr>
        <w:tc>
          <w:tcPr>
            <w:tcW w:w="2608" w:type="dxa"/>
            <w:tcBorders>
              <w:bottom w:val="single" w:sz="4" w:space="0" w:color="E5E2E1"/>
            </w:tcBorders>
            <w:tcMar>
              <w:top w:w="14" w:type="dxa"/>
              <w:left w:w="80" w:type="dxa"/>
              <w:bottom w:w="14" w:type="dxa"/>
              <w:right w:w="80" w:type="dxa"/>
            </w:tcMar>
          </w:tcPr>
          <w:p w14:paraId="2E465D9D" w14:textId="77777777" w:rsidR="00187B38" w:rsidRDefault="00E12A47">
            <w:pPr>
              <w:keepNext/>
              <w:spacing w:after="0"/>
            </w:pPr>
            <w:r>
              <w:rPr>
                <w:b/>
                <w:sz w:val="16"/>
              </w:rPr>
              <w:t>SFV-</w:t>
            </w:r>
            <w:proofErr w:type="spellStart"/>
            <w:r>
              <w:rPr>
                <w:b/>
                <w:sz w:val="16"/>
              </w:rPr>
              <w:t>Anmeldestelle</w:t>
            </w:r>
            <w:proofErr w:type="spellEnd"/>
          </w:p>
        </w:tc>
        <w:tc>
          <w:tcPr>
            <w:tcW w:w="5329" w:type="dxa"/>
            <w:tcBorders>
              <w:bottom w:val="single" w:sz="4" w:space="0" w:color="E5E2E1"/>
            </w:tcBorders>
            <w:tcMar>
              <w:top w:w="14" w:type="dxa"/>
              <w:left w:w="80" w:type="dxa"/>
              <w:bottom w:w="14" w:type="dxa"/>
              <w:right w:w="80" w:type="dxa"/>
            </w:tcMar>
          </w:tcPr>
          <w:p w14:paraId="5C822DEB" w14:textId="77777777" w:rsidR="00187B38" w:rsidRDefault="00E12A47">
            <w:pPr>
              <w:keepNext/>
              <w:spacing w:after="0"/>
            </w:pPr>
            <w:r>
              <w:rPr>
                <w:sz w:val="16"/>
              </w:rPr>
              <w:t xml:space="preserve">Hauger Roger, </w:t>
            </w:r>
            <w:proofErr w:type="spellStart"/>
            <w:r>
              <w:rPr>
                <w:sz w:val="16"/>
              </w:rPr>
              <w:t>Bristenstrasse</w:t>
            </w:r>
            <w:proofErr w:type="spellEnd"/>
            <w:r>
              <w:rPr>
                <w:sz w:val="16"/>
              </w:rPr>
              <w:t xml:space="preserve"> 9, Altdorf</w:t>
            </w:r>
          </w:p>
        </w:tc>
        <w:tc>
          <w:tcPr>
            <w:tcW w:w="1928" w:type="dxa"/>
            <w:tcBorders>
              <w:bottom w:val="single" w:sz="4" w:space="0" w:color="E5E2E1"/>
            </w:tcBorders>
            <w:tcMar>
              <w:top w:w="14" w:type="dxa"/>
              <w:left w:w="80" w:type="dxa"/>
              <w:bottom w:w="14" w:type="dxa"/>
              <w:right w:w="80" w:type="dxa"/>
            </w:tcMar>
          </w:tcPr>
          <w:p w14:paraId="09288111" w14:textId="77777777" w:rsidR="00187B38" w:rsidRDefault="00E12A47">
            <w:pPr>
              <w:keepNext/>
              <w:spacing w:after="0"/>
            </w:pPr>
            <w:r>
              <w:rPr>
                <w:sz w:val="16"/>
              </w:rPr>
              <w:t>078 682 14 68</w:t>
            </w:r>
          </w:p>
        </w:tc>
      </w:tr>
      <w:tr w:rsidR="00187B38" w14:paraId="2E4FA776" w14:textId="77777777">
        <w:trPr>
          <w:cantSplit/>
          <w:jc w:val="center"/>
        </w:trPr>
        <w:tc>
          <w:tcPr>
            <w:tcW w:w="2608" w:type="dxa"/>
            <w:tcBorders>
              <w:bottom w:val="single" w:sz="4" w:space="0" w:color="E5E2E1"/>
            </w:tcBorders>
            <w:tcMar>
              <w:top w:w="14" w:type="dxa"/>
              <w:left w:w="80" w:type="dxa"/>
              <w:bottom w:w="14" w:type="dxa"/>
              <w:right w:w="80" w:type="dxa"/>
            </w:tcMar>
          </w:tcPr>
          <w:p w14:paraId="0B27F7EE" w14:textId="77777777" w:rsidR="00187B38" w:rsidRDefault="00E12A47">
            <w:pPr>
              <w:keepNext/>
              <w:spacing w:after="0"/>
            </w:pPr>
            <w:r>
              <w:rPr>
                <w:b/>
                <w:sz w:val="16"/>
              </w:rPr>
              <w:t xml:space="preserve">OK-Chef </w:t>
            </w:r>
            <w:proofErr w:type="spellStart"/>
            <w:r>
              <w:rPr>
                <w:b/>
                <w:sz w:val="16"/>
              </w:rPr>
              <w:t>Grümpelt</w:t>
            </w:r>
            <w:proofErr w:type="spellEnd"/>
            <w:r>
              <w:rPr>
                <w:b/>
                <w:sz w:val="16"/>
              </w:rPr>
              <w:t>.</w:t>
            </w:r>
          </w:p>
        </w:tc>
        <w:tc>
          <w:tcPr>
            <w:tcW w:w="5329" w:type="dxa"/>
            <w:tcBorders>
              <w:bottom w:val="single" w:sz="4" w:space="0" w:color="E5E2E1"/>
            </w:tcBorders>
            <w:tcMar>
              <w:top w:w="14" w:type="dxa"/>
              <w:left w:w="80" w:type="dxa"/>
              <w:bottom w:w="14" w:type="dxa"/>
              <w:right w:w="80" w:type="dxa"/>
            </w:tcMar>
          </w:tcPr>
          <w:p w14:paraId="175F0C80" w14:textId="77777777" w:rsidR="00187B38" w:rsidRDefault="00E12A47">
            <w:pPr>
              <w:keepNext/>
              <w:spacing w:after="0"/>
            </w:pPr>
            <w:r>
              <w:rPr>
                <w:sz w:val="16"/>
              </w:rPr>
              <w:t xml:space="preserve">Arnold Paul, </w:t>
            </w:r>
            <w:proofErr w:type="spellStart"/>
            <w:r>
              <w:rPr>
                <w:sz w:val="16"/>
              </w:rPr>
              <w:t>Bärengässli</w:t>
            </w:r>
            <w:proofErr w:type="spellEnd"/>
            <w:r>
              <w:rPr>
                <w:sz w:val="16"/>
              </w:rPr>
              <w:t xml:space="preserve"> 5, Altdorf</w:t>
            </w:r>
          </w:p>
        </w:tc>
        <w:tc>
          <w:tcPr>
            <w:tcW w:w="1928" w:type="dxa"/>
            <w:tcBorders>
              <w:bottom w:val="single" w:sz="4" w:space="0" w:color="E5E2E1"/>
            </w:tcBorders>
            <w:tcMar>
              <w:top w:w="14" w:type="dxa"/>
              <w:left w:w="80" w:type="dxa"/>
              <w:bottom w:w="14" w:type="dxa"/>
              <w:right w:w="80" w:type="dxa"/>
            </w:tcMar>
          </w:tcPr>
          <w:p w14:paraId="346F5654" w14:textId="77777777" w:rsidR="00187B38" w:rsidRDefault="00E12A47">
            <w:pPr>
              <w:keepNext/>
              <w:spacing w:after="0"/>
            </w:pPr>
            <w:r>
              <w:rPr>
                <w:sz w:val="16"/>
              </w:rPr>
              <w:t>079 706 55 64</w:t>
            </w:r>
          </w:p>
        </w:tc>
      </w:tr>
      <w:tr w:rsidR="00187B38" w14:paraId="1D9ADE0C" w14:textId="77777777">
        <w:trPr>
          <w:cantSplit/>
          <w:jc w:val="center"/>
        </w:trPr>
        <w:tc>
          <w:tcPr>
            <w:tcW w:w="2608" w:type="dxa"/>
            <w:tcBorders>
              <w:bottom w:val="single" w:sz="4" w:space="0" w:color="E5E2E1"/>
            </w:tcBorders>
            <w:tcMar>
              <w:top w:w="14" w:type="dxa"/>
              <w:left w:w="80" w:type="dxa"/>
              <w:bottom w:w="14" w:type="dxa"/>
              <w:right w:w="80" w:type="dxa"/>
            </w:tcMar>
          </w:tcPr>
          <w:p w14:paraId="40D836A1" w14:textId="77777777" w:rsidR="00187B38" w:rsidRDefault="00E12A47">
            <w:pPr>
              <w:spacing w:after="0"/>
            </w:pPr>
            <w:r>
              <w:rPr>
                <w:b/>
                <w:sz w:val="16"/>
              </w:rPr>
              <w:t>Präsident Top Club</w:t>
            </w:r>
          </w:p>
        </w:tc>
        <w:tc>
          <w:tcPr>
            <w:tcW w:w="5329" w:type="dxa"/>
            <w:tcBorders>
              <w:bottom w:val="single" w:sz="4" w:space="0" w:color="E5E2E1"/>
            </w:tcBorders>
            <w:tcMar>
              <w:top w:w="14" w:type="dxa"/>
              <w:left w:w="80" w:type="dxa"/>
              <w:bottom w:w="14" w:type="dxa"/>
              <w:right w:w="80" w:type="dxa"/>
            </w:tcMar>
          </w:tcPr>
          <w:p w14:paraId="41B49362" w14:textId="77777777" w:rsidR="00187B38" w:rsidRDefault="00E12A47">
            <w:pPr>
              <w:spacing w:after="0"/>
            </w:pPr>
            <w:proofErr w:type="spellStart"/>
            <w:r>
              <w:rPr>
                <w:sz w:val="16"/>
              </w:rPr>
              <w:t>Mahrow</w:t>
            </w:r>
            <w:proofErr w:type="spellEnd"/>
            <w:r>
              <w:rPr>
                <w:sz w:val="16"/>
              </w:rPr>
              <w:t xml:space="preserve"> Kai, </w:t>
            </w:r>
            <w:proofErr w:type="spellStart"/>
            <w:r>
              <w:rPr>
                <w:sz w:val="16"/>
              </w:rPr>
              <w:t>Bötzlingerstrasse</w:t>
            </w:r>
            <w:proofErr w:type="spellEnd"/>
            <w:r>
              <w:rPr>
                <w:sz w:val="16"/>
              </w:rPr>
              <w:t xml:space="preserve"> 26, Schattdorf</w:t>
            </w:r>
          </w:p>
        </w:tc>
        <w:tc>
          <w:tcPr>
            <w:tcW w:w="1928" w:type="dxa"/>
            <w:tcBorders>
              <w:bottom w:val="single" w:sz="4" w:space="0" w:color="E5E2E1"/>
            </w:tcBorders>
            <w:tcMar>
              <w:top w:w="14" w:type="dxa"/>
              <w:left w:w="80" w:type="dxa"/>
              <w:bottom w:w="14" w:type="dxa"/>
              <w:right w:w="80" w:type="dxa"/>
            </w:tcMar>
          </w:tcPr>
          <w:p w14:paraId="4786E8B9" w14:textId="77777777" w:rsidR="00187B38" w:rsidRDefault="00E12A47">
            <w:pPr>
              <w:spacing w:after="0"/>
            </w:pPr>
            <w:r>
              <w:rPr>
                <w:sz w:val="16"/>
              </w:rPr>
              <w:t>079 605 08 19</w:t>
            </w:r>
          </w:p>
        </w:tc>
      </w:tr>
    </w:tbl>
    <w:p w14:paraId="594527DB" w14:textId="77777777" w:rsidR="00187B38" w:rsidRDefault="00E12A47">
      <w:pPr>
        <w:keepNext/>
        <w:spacing w:before="200" w:after="60"/>
      </w:pPr>
      <w:proofErr w:type="spellStart"/>
      <w:r>
        <w:rPr>
          <w:b/>
          <w:color w:val="D9261C"/>
          <w:sz w:val="22"/>
        </w:rPr>
        <w:t>Vereinsdaten</w:t>
      </w:r>
      <w:proofErr w:type="spellEnd"/>
    </w:p>
    <w:p w14:paraId="4D16F0EC" w14:textId="77777777" w:rsidR="00187B38" w:rsidRDefault="00E12A47">
      <w:pPr>
        <w:spacing w:after="20"/>
      </w:pPr>
      <w:r>
        <w:rPr>
          <w:b/>
          <w:sz w:val="18"/>
        </w:rPr>
        <w:t xml:space="preserve">SFV Klub-Nr.:         </w:t>
      </w:r>
      <w:r w:rsidR="002F52B3">
        <w:rPr>
          <w:b/>
          <w:sz w:val="18"/>
        </w:rPr>
        <w:tab/>
      </w:r>
      <w:r>
        <w:rPr>
          <w:sz w:val="18"/>
        </w:rPr>
        <w:t>02137</w:t>
      </w:r>
    </w:p>
    <w:p w14:paraId="04256AF3" w14:textId="77777777" w:rsidR="00187B38" w:rsidRDefault="00E12A47">
      <w:pPr>
        <w:spacing w:after="20"/>
      </w:pPr>
      <w:r>
        <w:rPr>
          <w:b/>
          <w:sz w:val="18"/>
        </w:rPr>
        <w:t xml:space="preserve">UKB IBAN:            </w:t>
      </w:r>
      <w:r w:rsidR="002F52B3">
        <w:rPr>
          <w:b/>
          <w:sz w:val="18"/>
        </w:rPr>
        <w:tab/>
      </w:r>
      <w:r>
        <w:rPr>
          <w:sz w:val="18"/>
        </w:rPr>
        <w:t>CH75 0078 001 9474 1</w:t>
      </w:r>
    </w:p>
    <w:p w14:paraId="2A849E42" w14:textId="77777777" w:rsidR="00187B38" w:rsidRDefault="00E12A47">
      <w:pPr>
        <w:spacing w:after="20"/>
      </w:pPr>
      <w:r>
        <w:rPr>
          <w:b/>
          <w:sz w:val="18"/>
        </w:rPr>
        <w:t xml:space="preserve">1. </w:t>
      </w:r>
      <w:proofErr w:type="spellStart"/>
      <w:r>
        <w:rPr>
          <w:b/>
          <w:sz w:val="18"/>
        </w:rPr>
        <w:t>Gründung</w:t>
      </w:r>
      <w:proofErr w:type="spellEnd"/>
      <w:r>
        <w:rPr>
          <w:b/>
          <w:sz w:val="18"/>
        </w:rPr>
        <w:t xml:space="preserve">:          </w:t>
      </w:r>
      <w:r w:rsidR="002F52B3">
        <w:rPr>
          <w:b/>
          <w:sz w:val="18"/>
        </w:rPr>
        <w:tab/>
      </w:r>
      <w:r>
        <w:rPr>
          <w:sz w:val="18"/>
        </w:rPr>
        <w:t>1916</w:t>
      </w:r>
    </w:p>
    <w:p w14:paraId="3CB8035F" w14:textId="77777777" w:rsidR="00187B38" w:rsidRDefault="00E12A47">
      <w:pPr>
        <w:spacing w:after="20"/>
      </w:pPr>
      <w:r>
        <w:rPr>
          <w:b/>
          <w:sz w:val="18"/>
        </w:rPr>
        <w:t xml:space="preserve">2. </w:t>
      </w:r>
      <w:proofErr w:type="spellStart"/>
      <w:r>
        <w:rPr>
          <w:b/>
          <w:sz w:val="18"/>
        </w:rPr>
        <w:t>Gründung</w:t>
      </w:r>
      <w:proofErr w:type="spellEnd"/>
      <w:r>
        <w:rPr>
          <w:b/>
          <w:sz w:val="18"/>
        </w:rPr>
        <w:t xml:space="preserve">:          </w:t>
      </w:r>
      <w:r w:rsidR="002F52B3">
        <w:rPr>
          <w:b/>
          <w:sz w:val="18"/>
        </w:rPr>
        <w:tab/>
      </w:r>
      <w:r>
        <w:rPr>
          <w:sz w:val="18"/>
        </w:rPr>
        <w:t>1933</w:t>
      </w:r>
    </w:p>
    <w:p w14:paraId="7A663298" w14:textId="77777777" w:rsidR="00187B38" w:rsidRDefault="00E12A47">
      <w:pPr>
        <w:spacing w:after="20"/>
      </w:pPr>
      <w:proofErr w:type="spellStart"/>
      <w:r>
        <w:rPr>
          <w:b/>
          <w:sz w:val="18"/>
        </w:rPr>
        <w:t>Sportplatz</w:t>
      </w:r>
      <w:proofErr w:type="spellEnd"/>
      <w:r>
        <w:rPr>
          <w:b/>
          <w:sz w:val="18"/>
        </w:rPr>
        <w:t xml:space="preserve">:           </w:t>
      </w:r>
      <w:r w:rsidR="002F52B3">
        <w:rPr>
          <w:b/>
          <w:sz w:val="18"/>
        </w:rPr>
        <w:tab/>
      </w:r>
      <w:r>
        <w:rPr>
          <w:sz w:val="18"/>
        </w:rPr>
        <w:t xml:space="preserve">Grüner Wald (100 × </w:t>
      </w:r>
      <w:r w:rsidR="007159AE">
        <w:rPr>
          <w:sz w:val="18"/>
        </w:rPr>
        <w:t>62</w:t>
      </w:r>
      <w:r>
        <w:rPr>
          <w:sz w:val="18"/>
        </w:rPr>
        <w:t xml:space="preserve"> m)</w:t>
      </w:r>
    </w:p>
    <w:p w14:paraId="3DAFDE51" w14:textId="77777777" w:rsidR="00187B38" w:rsidRDefault="00E12A47">
      <w:r>
        <w:br w:type="page"/>
      </w:r>
    </w:p>
    <w:p w14:paraId="1EF08EE3" w14:textId="77777777" w:rsidR="00187B38" w:rsidRDefault="00E12A47">
      <w:pPr>
        <w:pStyle w:val="berschrift1"/>
        <w:shd w:val="clear" w:color="E63124" w:fill="E63124"/>
        <w:spacing w:before="120" w:after="120"/>
      </w:pPr>
      <w:r>
        <w:rPr>
          <w:rFonts w:ascii="Inter" w:eastAsia="Inter" w:hAnsi="Inter" w:cs="Inter"/>
          <w:caps/>
          <w:color w:val="FFFFFF"/>
          <w:spacing w:val="20"/>
          <w:sz w:val="42"/>
        </w:rPr>
        <w:lastRenderedPageBreak/>
        <w:t xml:space="preserve"> </w:t>
      </w:r>
      <w:bookmarkStart w:id="46" w:name="_Toc235833774"/>
      <w:r>
        <w:rPr>
          <w:rFonts w:ascii="Inter" w:eastAsia="Inter" w:hAnsi="Inter" w:cs="Inter"/>
          <w:caps/>
          <w:color w:val="FFFFFF"/>
          <w:spacing w:val="20"/>
          <w:sz w:val="42"/>
        </w:rPr>
        <w:t>Präsident</w:t>
      </w:r>
      <w:bookmarkEnd w:id="46"/>
    </w:p>
    <w:p w14:paraId="0DA65C8E" w14:textId="77777777" w:rsidR="00187B38" w:rsidRDefault="00E12A47">
      <w:pPr>
        <w:shd w:val="clear" w:color="181818" w:fill="181818"/>
        <w:spacing w:after="280"/>
      </w:pPr>
      <w:r>
        <w:rPr>
          <w:b/>
          <w:caps/>
          <w:color w:val="FFFFFF"/>
          <w:spacing w:val="25"/>
          <w:sz w:val="18"/>
        </w:rPr>
        <w:t xml:space="preserve"> Ralph Bomatter</w:t>
      </w:r>
    </w:p>
    <w:p w14:paraId="42396F01" w14:textId="77777777" w:rsidR="00187B38" w:rsidRDefault="00E12A47">
      <w:pPr>
        <w:spacing w:before="200" w:after="40"/>
      </w:pPr>
      <w:r>
        <w:rPr>
          <w:b/>
          <w:caps/>
          <w:color w:val="FFFFFF"/>
          <w:spacing w:val="30"/>
          <w:sz w:val="16"/>
          <w:shd w:val="clear" w:color="D9261C" w:fill="D9261C"/>
        </w:rPr>
        <w:t xml:space="preserve">  Vorwort  </w:t>
      </w:r>
    </w:p>
    <w:p w14:paraId="306454C7" w14:textId="77777777" w:rsidR="00187B38" w:rsidRDefault="00E12A47">
      <w:pPr>
        <w:pStyle w:val="berschrift2"/>
        <w:spacing w:before="0" w:after="160"/>
      </w:pPr>
      <w:bookmarkStart w:id="47" w:name="_Toc235833775"/>
      <w:r>
        <w:rPr>
          <w:rFonts w:ascii="Inter" w:eastAsia="Inter" w:hAnsi="Inter" w:cs="Inter"/>
          <w:color w:val="181818"/>
          <w:spacing w:val="10"/>
          <w:sz w:val="40"/>
        </w:rPr>
        <w:t>VORWORT DES PRÄSIDENTEN</w:t>
      </w:r>
      <w:bookmarkEnd w:id="47"/>
    </w:p>
    <w:p w14:paraId="141520DA" w14:textId="77777777" w:rsidR="00187B38" w:rsidRPr="007159AE" w:rsidRDefault="00E12A47" w:rsidP="009115A4">
      <w:pPr>
        <w:spacing w:after="80" w:line="264" w:lineRule="auto"/>
        <w:jc w:val="both"/>
        <w:rPr>
          <w:lang w:val="de-CH"/>
        </w:rPr>
      </w:pPr>
      <w:r w:rsidRPr="007159AE">
        <w:rPr>
          <w:sz w:val="19"/>
          <w:lang w:val="de-CH"/>
        </w:rPr>
        <w:t>Liebe Mitglieder, Freunde und Unterstützer des FC Schattdorf</w:t>
      </w:r>
    </w:p>
    <w:p w14:paraId="0999F469" w14:textId="77777777" w:rsidR="00187B38" w:rsidRPr="007159AE" w:rsidRDefault="00E12A47" w:rsidP="003910A2">
      <w:pPr>
        <w:spacing w:after="80" w:line="264" w:lineRule="auto"/>
        <w:jc w:val="both"/>
        <w:rPr>
          <w:lang w:val="de-CH"/>
        </w:rPr>
      </w:pPr>
      <w:r w:rsidRPr="007159AE">
        <w:rPr>
          <w:sz w:val="19"/>
          <w:lang w:val="de-CH"/>
        </w:rPr>
        <w:t>Eine weitere Saison liegt hinter uns – eine Saison mit Höhen und Tiefen, aber vor allem mit vielen Menschen, die sich mit grossem Engagement für unseren FC Schattdorf eingesetzt haben. Ein Verein wie unserer lebt nicht nur von den Resultaten auf dem Platz, sondern vor allem von den vielen Personen, die im Hintergrund Verantwortung übernehmen und ihre Zeit für Rot-Schwarz einsetzen. Mein herzlicher Dank gilt deshalb meinen Vorstandskolleginnen und -kollegen sowie allen Trainerinnen und Trainern, Betreuern, Funktionären, Schiedsrichtern und den zahlreichen weiteren ehrenamtlich engagierten Helferinnen und Helfern. Ohne euren Einsatz wäre ein aktives Vereinsleben in dieser Form schlicht nicht möglich. Danke, dass ihr unseren Verein mittragt und weiterentwickelt.</w:t>
      </w:r>
    </w:p>
    <w:p w14:paraId="72420FDF" w14:textId="77777777" w:rsidR="00187B38" w:rsidRPr="007159AE" w:rsidRDefault="00E12A47" w:rsidP="003910A2">
      <w:pPr>
        <w:spacing w:after="80" w:line="264" w:lineRule="auto"/>
        <w:jc w:val="both"/>
        <w:rPr>
          <w:lang w:val="de-CH"/>
        </w:rPr>
      </w:pPr>
      <w:r w:rsidRPr="007159AE">
        <w:rPr>
          <w:sz w:val="19"/>
          <w:lang w:val="de-CH"/>
        </w:rPr>
        <w:t>Auch sportlich dürfen wir auf eine insgesamt erfreuliche Saison zurückblicken. Unsere 1. Mannschaft hat nach einem schwierigen Start in die Rückrunde und der Trainerentlassung Charakter bewiesen. Das Team hat sich gefangen und die Meisterschaft versöhnlich abgeschlossen. Auch unsere 2. Mannschaft durfte lange vom Aufstieg träumen. Zwar hat es am Ende nicht ganz gereicht, doch die Entwicklung stimmt zuversichtlich und die Formkurve zeigt klar in die richtige Richtung. Ebenso erfreulich präsentieren sich unsere Junioren- sowie die weiteren Aktivteams. Über alle Alters- und Leistungsstufen hinweg wird engagiert gearbeitet, und wir dürfen mit den gezeigten Leistungen zufrieden sein.</w:t>
      </w:r>
    </w:p>
    <w:p w14:paraId="6B67D2E6" w14:textId="77777777" w:rsidR="00187B38" w:rsidRPr="007159AE" w:rsidRDefault="00E12A47" w:rsidP="003910A2">
      <w:pPr>
        <w:spacing w:after="80" w:line="264" w:lineRule="auto"/>
        <w:jc w:val="both"/>
        <w:rPr>
          <w:lang w:val="de-CH"/>
        </w:rPr>
      </w:pPr>
      <w:r w:rsidRPr="007159AE">
        <w:rPr>
          <w:sz w:val="19"/>
          <w:lang w:val="de-CH"/>
        </w:rPr>
        <w:t>Ein Highlight war in diesem Jahr die erstmalige Durchführung unseres Kick-in-</w:t>
      </w:r>
      <w:proofErr w:type="spellStart"/>
      <w:r w:rsidRPr="007159AE">
        <w:rPr>
          <w:sz w:val="19"/>
          <w:lang w:val="de-CH"/>
        </w:rPr>
        <w:t>one</w:t>
      </w:r>
      <w:proofErr w:type="spellEnd"/>
      <w:r w:rsidRPr="007159AE">
        <w:rPr>
          <w:sz w:val="19"/>
          <w:lang w:val="de-CH"/>
        </w:rPr>
        <w:t xml:space="preserve">-Fussballgolfs. Dass ein neuer Anlass nicht vom ersten Moment an perfekt funktioniert, liegt in der Natur der Sache. Wir sind uns bewusst, dass insbesondere das Timing beim Sponsorensammeln Verbesserungspotenzial hat, sodass weniger Überschneidungen mit dem </w:t>
      </w:r>
      <w:proofErr w:type="spellStart"/>
      <w:r w:rsidRPr="007159AE">
        <w:rPr>
          <w:sz w:val="19"/>
          <w:lang w:val="de-CH"/>
        </w:rPr>
        <w:t>Grümpi</w:t>
      </w:r>
      <w:proofErr w:type="spellEnd"/>
      <w:r w:rsidRPr="007159AE">
        <w:rPr>
          <w:sz w:val="19"/>
          <w:lang w:val="de-CH"/>
        </w:rPr>
        <w:t>-Losverkauf entstehen. Die entsprechenden Rückmeldungen nehmen wir ernst und werden sie in unsere zukünftigen Planungen einfliessen lassen. Gleichzeitig hat uns das sehr positive Echo der Teilnehmenden bestätigt, dass sich der Aufwand gelohnt hat. Für viele war das Kick-in-</w:t>
      </w:r>
      <w:proofErr w:type="spellStart"/>
      <w:r w:rsidRPr="007159AE">
        <w:rPr>
          <w:sz w:val="19"/>
          <w:lang w:val="de-CH"/>
        </w:rPr>
        <w:t>one</w:t>
      </w:r>
      <w:proofErr w:type="spellEnd"/>
      <w:r w:rsidRPr="007159AE">
        <w:rPr>
          <w:sz w:val="19"/>
          <w:lang w:val="de-CH"/>
        </w:rPr>
        <w:t xml:space="preserve">-Fussballgolf ein </w:t>
      </w:r>
      <w:proofErr w:type="gramStart"/>
      <w:r w:rsidRPr="007159AE">
        <w:rPr>
          <w:sz w:val="19"/>
          <w:lang w:val="de-CH"/>
        </w:rPr>
        <w:t>tolles</w:t>
      </w:r>
      <w:proofErr w:type="gramEnd"/>
      <w:r w:rsidRPr="007159AE">
        <w:rPr>
          <w:sz w:val="19"/>
          <w:lang w:val="de-CH"/>
        </w:rPr>
        <w:t xml:space="preserve"> Erlebnis, weshalb wir überzeugt sind, diesen Anlass auch künftig wieder durchführen zu wollen. Ein herzliches Dankeschön gilt an dieser Stelle meinen Vorstandskollegen sowie Patrik Müller für die grosse Unterstützung bei der Organisation und Durchführung.</w:t>
      </w:r>
    </w:p>
    <w:p w14:paraId="0912A92F" w14:textId="77777777" w:rsidR="00187B38" w:rsidRPr="007159AE" w:rsidRDefault="00E12A47" w:rsidP="003910A2">
      <w:pPr>
        <w:spacing w:after="80" w:line="264" w:lineRule="auto"/>
        <w:jc w:val="both"/>
        <w:rPr>
          <w:lang w:val="de-CH"/>
        </w:rPr>
      </w:pPr>
      <w:r w:rsidRPr="007159AE">
        <w:rPr>
          <w:sz w:val="19"/>
          <w:lang w:val="de-CH"/>
        </w:rPr>
        <w:t xml:space="preserve">Vielleicht stellt sich der eine oder die andere die Frage, weshalb wir als Verein solche zusätzlichen Anlässe überhaupt durchführen. Die Antwort ist einfach: Sie ermöglichen uns Investitionen, die unseren Mitgliedern langfristig zugutekommen. Auch im kommenden Vereinsjahr möchten wir verschiedene Projekte realisieren. Geplant sind unter anderem ein neuer Veloparkplatz mit Platz für rund 78 Fahrräder und 25 Kickboards beim Eingangsbereich, die Absperrung der Zufahrt beim </w:t>
      </w:r>
      <w:proofErr w:type="spellStart"/>
      <w:r w:rsidRPr="007159AE">
        <w:rPr>
          <w:sz w:val="19"/>
          <w:lang w:val="de-CH"/>
        </w:rPr>
        <w:t>Galgenwäldli</w:t>
      </w:r>
      <w:proofErr w:type="spellEnd"/>
      <w:r w:rsidRPr="007159AE">
        <w:rPr>
          <w:sz w:val="19"/>
          <w:lang w:val="de-CH"/>
        </w:rPr>
        <w:t>, damit diese als Blaulichtzufahrt jederzeit frei bleibt, der Einbau einer Enthärtungsanlage zur Verlängerung der Lebensdauer unseres Boilers sowie zusätzliche Lagermöglichkeiten auf der Grundmatte und damit verbunden auch der Erwerb von neuen, hochwertigen Fussballtoren für unsere Nachwuchsabteilung. Solche Investitionen kommen unserem gesamten Verein zugute und sind nur dank zusätzlicher Einnahmen sowie der Unterstützung unserer Mitglieder, Sponsoren und Gönner realisierbar.</w:t>
      </w:r>
    </w:p>
    <w:p w14:paraId="2BF12BA5" w14:textId="77777777" w:rsidR="00187B38" w:rsidRPr="007159AE" w:rsidRDefault="00E12A47" w:rsidP="003910A2">
      <w:pPr>
        <w:spacing w:after="80" w:line="264" w:lineRule="auto"/>
        <w:jc w:val="both"/>
        <w:rPr>
          <w:lang w:val="de-CH"/>
        </w:rPr>
      </w:pPr>
      <w:r w:rsidRPr="007159AE">
        <w:rPr>
          <w:sz w:val="19"/>
          <w:lang w:val="de-CH"/>
        </w:rPr>
        <w:t>Ein weiterer Schwerpunkt wird in der kommenden Saison die Teilnahme am Programm «SFV Quality Club» sein. Dieses Programm unterstützt Vereine dabei, ihre Strukturen und Prozesse gezielt weiterzuentwickeln und sich in Bereichen wie Vereinsführung, Organisation, Ehrenamt, Nachwuchs oder Kommunikation nachhaltig zu verbessern. Genau das entspricht auch unserem Selbstverständnis: Wir wollen uns nicht auf Erreichtem ausruhen, sondern unseren Verein kontinuierlich weiterentwickeln. Ich freue mich darauf, diesen Weg gemeinsam mit dem Vorstand und vielen engagierten Vereinsmitgliedern zu gehen und dabei neue Impulse für die Zukunft des FC Schattdorf zu gewinnen.</w:t>
      </w:r>
    </w:p>
    <w:p w14:paraId="5E241BED" w14:textId="77777777" w:rsidR="00187B38" w:rsidRPr="007159AE" w:rsidRDefault="00E12A47" w:rsidP="003910A2">
      <w:pPr>
        <w:spacing w:after="80" w:line="264" w:lineRule="auto"/>
        <w:jc w:val="both"/>
        <w:rPr>
          <w:lang w:val="de-CH"/>
        </w:rPr>
      </w:pPr>
      <w:r w:rsidRPr="007159AE">
        <w:rPr>
          <w:sz w:val="19"/>
          <w:lang w:val="de-CH"/>
        </w:rPr>
        <w:t>Ich danke euch allen herzlich für euren Einsatz und eure Unterstützung für unseren FC Schattdorf.</w:t>
      </w:r>
    </w:p>
    <w:p w14:paraId="2A503BC6" w14:textId="77777777" w:rsidR="00187B38" w:rsidRDefault="00E12A47" w:rsidP="007A5E97">
      <w:pPr>
        <w:jc w:val="both"/>
      </w:pPr>
      <w:r>
        <w:rPr>
          <w:b/>
        </w:rPr>
        <w:t>Ralph Bomatter, Präsident</w:t>
      </w:r>
    </w:p>
    <w:p w14:paraId="6311EB40" w14:textId="77777777" w:rsidR="00187B38" w:rsidRDefault="00E12A47">
      <w:pPr>
        <w:pageBreakBefore/>
        <w:spacing w:before="1200" w:after="120"/>
        <w:jc w:val="center"/>
      </w:pPr>
      <w:r>
        <w:rPr>
          <w:noProof/>
        </w:rPr>
        <w:lastRenderedPageBreak/>
        <w:drawing>
          <wp:inline distT="0" distB="0" distL="0" distR="0" wp14:anchorId="324774F4" wp14:editId="3543B299">
            <wp:extent cx="6188804" cy="451412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ma.png"/>
                    <pic:cNvPicPr/>
                  </pic:nvPicPr>
                  <pic:blipFill>
                    <a:blip r:embed="rId18"/>
                    <a:stretch>
                      <a:fillRect/>
                    </a:stretch>
                  </pic:blipFill>
                  <pic:spPr>
                    <a:xfrm>
                      <a:off x="0" y="0"/>
                      <a:ext cx="6215537" cy="4533626"/>
                    </a:xfrm>
                    <a:prstGeom prst="rect">
                      <a:avLst/>
                    </a:prstGeom>
                  </pic:spPr>
                </pic:pic>
              </a:graphicData>
            </a:graphic>
          </wp:inline>
        </w:drawing>
      </w:r>
    </w:p>
    <w:p w14:paraId="417AEBAA" w14:textId="77777777" w:rsidR="00187B38" w:rsidRPr="007159AE" w:rsidRDefault="00E12A47">
      <w:pPr>
        <w:rPr>
          <w:lang w:val="de-CH"/>
        </w:rPr>
      </w:pPr>
      <w:r w:rsidRPr="007159AE">
        <w:rPr>
          <w:lang w:val="de-CH"/>
        </w:rPr>
        <w:br w:type="page"/>
      </w:r>
    </w:p>
    <w:p w14:paraId="23AFA470" w14:textId="77777777" w:rsidR="00187B38" w:rsidRPr="007159AE" w:rsidRDefault="00E12A47">
      <w:pPr>
        <w:spacing w:before="200" w:after="40"/>
        <w:rPr>
          <w:lang w:val="de-CH"/>
        </w:rPr>
      </w:pPr>
      <w:r w:rsidRPr="007159AE">
        <w:rPr>
          <w:b/>
          <w:caps/>
          <w:color w:val="FFFFFF"/>
          <w:spacing w:val="30"/>
          <w:sz w:val="16"/>
          <w:shd w:val="clear" w:color="D9261C" w:fill="D9261C"/>
          <w:lang w:val="de-CH"/>
        </w:rPr>
        <w:lastRenderedPageBreak/>
        <w:t xml:space="preserve">  Generalversammlung  </w:t>
      </w:r>
    </w:p>
    <w:p w14:paraId="244421B3" w14:textId="77777777" w:rsidR="00187B38" w:rsidRPr="007159AE" w:rsidRDefault="00E12A47">
      <w:pPr>
        <w:pStyle w:val="berschrift2"/>
        <w:pBdr>
          <w:bottom w:val="single" w:sz="20" w:space="3" w:color="E63124"/>
        </w:pBdr>
        <w:spacing w:before="40" w:after="120"/>
        <w:rPr>
          <w:lang w:val="de-CH"/>
        </w:rPr>
      </w:pPr>
      <w:bookmarkStart w:id="48" w:name="_Toc235833776"/>
      <w:r w:rsidRPr="007159AE">
        <w:rPr>
          <w:rFonts w:ascii="Inter" w:eastAsia="Inter" w:hAnsi="Inter" w:cs="Inter"/>
          <w:caps/>
          <w:color w:val="181818"/>
          <w:spacing w:val="10"/>
          <w:sz w:val="29"/>
          <w:lang w:val="de-CH"/>
        </w:rPr>
        <w:t>Einladung zur 93. Generalversammlung</w:t>
      </w:r>
      <w:bookmarkEnd w:id="48"/>
    </w:p>
    <w:p w14:paraId="64CD8EAA" w14:textId="77777777" w:rsidR="00187B38" w:rsidRPr="007159AE" w:rsidRDefault="00E12A47">
      <w:pPr>
        <w:spacing w:after="0"/>
        <w:rPr>
          <w:lang w:val="de-CH"/>
        </w:rPr>
      </w:pPr>
      <w:r w:rsidRPr="007159AE">
        <w:rPr>
          <w:b/>
          <w:lang w:val="de-CH"/>
        </w:rPr>
        <w:t>Freitag, 21. August 2026, 19.00 Uhr,</w:t>
      </w:r>
    </w:p>
    <w:p w14:paraId="3CE70A44" w14:textId="77777777" w:rsidR="00187B38" w:rsidRPr="007159AE" w:rsidRDefault="00E12A47">
      <w:pPr>
        <w:rPr>
          <w:lang w:val="de-CH"/>
        </w:rPr>
      </w:pPr>
      <w:r w:rsidRPr="007159AE">
        <w:rPr>
          <w:b/>
          <w:lang w:val="de-CH"/>
        </w:rPr>
        <w:t>auf dem «Grünen Wald» und im Clubhaus des FC Schattdorf</w:t>
      </w:r>
    </w:p>
    <w:p w14:paraId="0681ABDF" w14:textId="77777777" w:rsidR="00187B38" w:rsidRPr="007159AE" w:rsidRDefault="00E12A47">
      <w:pPr>
        <w:keepNext/>
        <w:spacing w:before="200" w:after="60"/>
        <w:rPr>
          <w:lang w:val="de-CH"/>
        </w:rPr>
      </w:pPr>
      <w:r w:rsidRPr="007159AE">
        <w:rPr>
          <w:b/>
          <w:color w:val="D9261C"/>
          <w:sz w:val="22"/>
          <w:lang w:val="de-CH"/>
        </w:rPr>
        <w:t>Traktandenliste 93. GV vom 21. August 2026</w:t>
      </w:r>
    </w:p>
    <w:p w14:paraId="37AB4355" w14:textId="77777777" w:rsidR="00187B38" w:rsidRPr="007159AE" w:rsidRDefault="00E12A47">
      <w:pPr>
        <w:spacing w:before="60" w:after="20"/>
        <w:rPr>
          <w:lang w:val="de-CH"/>
        </w:rPr>
      </w:pPr>
      <w:r w:rsidRPr="007159AE">
        <w:rPr>
          <w:b/>
          <w:color w:val="D9261C"/>
          <w:lang w:val="de-CH"/>
        </w:rPr>
        <w:t xml:space="preserve">1.   </w:t>
      </w:r>
      <w:r w:rsidRPr="007159AE">
        <w:rPr>
          <w:b/>
          <w:lang w:val="de-CH"/>
        </w:rPr>
        <w:t>Begrüssung</w:t>
      </w:r>
    </w:p>
    <w:p w14:paraId="4042EBFF" w14:textId="77777777" w:rsidR="00187B38" w:rsidRPr="007159AE" w:rsidRDefault="00E12A47">
      <w:pPr>
        <w:spacing w:before="60" w:after="20"/>
        <w:rPr>
          <w:lang w:val="de-CH"/>
        </w:rPr>
      </w:pPr>
      <w:r w:rsidRPr="007159AE">
        <w:rPr>
          <w:b/>
          <w:color w:val="D9261C"/>
          <w:lang w:val="de-CH"/>
        </w:rPr>
        <w:t xml:space="preserve">2.   </w:t>
      </w:r>
      <w:r w:rsidRPr="007159AE">
        <w:rPr>
          <w:b/>
          <w:lang w:val="de-CH"/>
        </w:rPr>
        <w:t>Anwesenheitskontrolle</w:t>
      </w:r>
    </w:p>
    <w:p w14:paraId="6264607D" w14:textId="77777777" w:rsidR="00187B38" w:rsidRPr="007159AE" w:rsidRDefault="00E12A47">
      <w:pPr>
        <w:spacing w:before="60" w:after="20"/>
        <w:rPr>
          <w:lang w:val="de-CH"/>
        </w:rPr>
      </w:pPr>
      <w:r w:rsidRPr="007159AE">
        <w:rPr>
          <w:b/>
          <w:color w:val="D9261C"/>
          <w:lang w:val="de-CH"/>
        </w:rPr>
        <w:t xml:space="preserve">3.   </w:t>
      </w:r>
      <w:r w:rsidRPr="007159AE">
        <w:rPr>
          <w:b/>
          <w:lang w:val="de-CH"/>
        </w:rPr>
        <w:t>Wahl der Stimmenzähler</w:t>
      </w:r>
    </w:p>
    <w:p w14:paraId="3FD686DC" w14:textId="77777777" w:rsidR="00187B38" w:rsidRPr="007159AE" w:rsidRDefault="00E12A47">
      <w:pPr>
        <w:spacing w:before="60" w:after="20"/>
        <w:rPr>
          <w:lang w:val="de-CH"/>
        </w:rPr>
      </w:pPr>
      <w:r w:rsidRPr="007159AE">
        <w:rPr>
          <w:b/>
          <w:color w:val="D9261C"/>
          <w:lang w:val="de-CH"/>
        </w:rPr>
        <w:t xml:space="preserve">4.   </w:t>
      </w:r>
      <w:r w:rsidRPr="007159AE">
        <w:rPr>
          <w:b/>
          <w:lang w:val="de-CH"/>
        </w:rPr>
        <w:t>Protokoll der 92. Generalversammlung vom 22. August 2025</w:t>
      </w:r>
    </w:p>
    <w:p w14:paraId="24006B88" w14:textId="77777777" w:rsidR="00187B38" w:rsidRPr="007159AE" w:rsidRDefault="00E12A47">
      <w:pPr>
        <w:spacing w:before="60" w:after="20"/>
        <w:rPr>
          <w:lang w:val="de-CH"/>
        </w:rPr>
      </w:pPr>
      <w:r w:rsidRPr="007159AE">
        <w:rPr>
          <w:b/>
          <w:color w:val="D9261C"/>
          <w:lang w:val="de-CH"/>
        </w:rPr>
        <w:t xml:space="preserve">5.   </w:t>
      </w:r>
      <w:r w:rsidRPr="007159AE">
        <w:rPr>
          <w:b/>
          <w:lang w:val="de-CH"/>
        </w:rPr>
        <w:t>Mutationen</w:t>
      </w:r>
    </w:p>
    <w:p w14:paraId="3F2A106E" w14:textId="77777777" w:rsidR="00187B38" w:rsidRPr="007159AE" w:rsidRDefault="00E12A47">
      <w:pPr>
        <w:spacing w:before="60" w:after="20"/>
        <w:rPr>
          <w:lang w:val="de-CH"/>
        </w:rPr>
      </w:pPr>
      <w:r w:rsidRPr="007159AE">
        <w:rPr>
          <w:b/>
          <w:color w:val="D9261C"/>
          <w:lang w:val="de-CH"/>
        </w:rPr>
        <w:t xml:space="preserve">6.   </w:t>
      </w:r>
      <w:r w:rsidRPr="007159AE">
        <w:rPr>
          <w:b/>
          <w:lang w:val="de-CH"/>
        </w:rPr>
        <w:t>Ressortberichte</w:t>
      </w:r>
    </w:p>
    <w:p w14:paraId="4BC52580" w14:textId="77777777" w:rsidR="00187B38" w:rsidRPr="007159AE" w:rsidRDefault="00E12A47">
      <w:pPr>
        <w:spacing w:after="20"/>
        <w:ind w:left="567"/>
        <w:rPr>
          <w:lang w:val="de-CH"/>
        </w:rPr>
      </w:pPr>
      <w:r w:rsidRPr="007159AE">
        <w:rPr>
          <w:sz w:val="19"/>
          <w:lang w:val="de-CH"/>
        </w:rPr>
        <w:t>6.1  Präsident</w:t>
      </w:r>
    </w:p>
    <w:p w14:paraId="653C7BA9" w14:textId="77777777" w:rsidR="00187B38" w:rsidRPr="007159AE" w:rsidRDefault="00E12A47">
      <w:pPr>
        <w:spacing w:after="20"/>
        <w:ind w:left="567"/>
        <w:rPr>
          <w:lang w:val="de-CH"/>
        </w:rPr>
      </w:pPr>
      <w:r w:rsidRPr="007159AE">
        <w:rPr>
          <w:sz w:val="19"/>
          <w:lang w:val="de-CH"/>
        </w:rPr>
        <w:t>6.2  Sportchef</w:t>
      </w:r>
    </w:p>
    <w:p w14:paraId="5C60EC44" w14:textId="77777777" w:rsidR="00187B38" w:rsidRPr="007159AE" w:rsidRDefault="00E12A47">
      <w:pPr>
        <w:spacing w:after="20"/>
        <w:ind w:left="567"/>
        <w:rPr>
          <w:lang w:val="de-CH"/>
        </w:rPr>
      </w:pPr>
      <w:r w:rsidRPr="007159AE">
        <w:rPr>
          <w:sz w:val="19"/>
          <w:lang w:val="de-CH"/>
        </w:rPr>
        <w:t>6.3  Juniorenobmann</w:t>
      </w:r>
    </w:p>
    <w:p w14:paraId="0D54DFCC" w14:textId="77777777" w:rsidR="00187B38" w:rsidRDefault="00E12A47">
      <w:pPr>
        <w:spacing w:before="60" w:after="20"/>
      </w:pPr>
      <w:r w:rsidRPr="007159AE">
        <w:rPr>
          <w:b/>
          <w:color w:val="D9261C"/>
          <w:lang w:val="de-CH"/>
        </w:rPr>
        <w:t xml:space="preserve">7.   </w:t>
      </w:r>
      <w:proofErr w:type="spellStart"/>
      <w:r>
        <w:rPr>
          <w:b/>
        </w:rPr>
        <w:t>Finanzen</w:t>
      </w:r>
      <w:proofErr w:type="spellEnd"/>
    </w:p>
    <w:p w14:paraId="0C1A4897" w14:textId="77777777" w:rsidR="00187B38" w:rsidRDefault="00E12A47">
      <w:pPr>
        <w:spacing w:after="20"/>
        <w:ind w:left="567"/>
      </w:pPr>
      <w:proofErr w:type="gramStart"/>
      <w:r>
        <w:rPr>
          <w:sz w:val="19"/>
        </w:rPr>
        <w:t xml:space="preserve">7.1  </w:t>
      </w:r>
      <w:proofErr w:type="spellStart"/>
      <w:r>
        <w:rPr>
          <w:sz w:val="19"/>
        </w:rPr>
        <w:t>Kassabericht</w:t>
      </w:r>
      <w:proofErr w:type="spellEnd"/>
      <w:proofErr w:type="gramEnd"/>
      <w:r>
        <w:rPr>
          <w:sz w:val="19"/>
        </w:rPr>
        <w:t xml:space="preserve"> per 30. Juni 2026</w:t>
      </w:r>
    </w:p>
    <w:p w14:paraId="675F7429" w14:textId="77777777" w:rsidR="00187B38" w:rsidRPr="007159AE" w:rsidRDefault="00E12A47">
      <w:pPr>
        <w:spacing w:after="20"/>
        <w:ind w:left="567"/>
        <w:rPr>
          <w:lang w:val="de-CH"/>
        </w:rPr>
      </w:pPr>
      <w:r w:rsidRPr="007159AE">
        <w:rPr>
          <w:sz w:val="19"/>
          <w:lang w:val="de-CH"/>
        </w:rPr>
        <w:t>7.2  Bericht der Revisoren</w:t>
      </w:r>
    </w:p>
    <w:p w14:paraId="53F848A5" w14:textId="77777777" w:rsidR="00187B38" w:rsidRPr="007159AE" w:rsidRDefault="00E12A47">
      <w:pPr>
        <w:spacing w:after="20"/>
        <w:ind w:left="567"/>
        <w:rPr>
          <w:lang w:val="de-CH"/>
        </w:rPr>
      </w:pPr>
      <w:r w:rsidRPr="007159AE">
        <w:rPr>
          <w:sz w:val="19"/>
          <w:lang w:val="de-CH"/>
        </w:rPr>
        <w:t>7.3  Genehmigung der Jahresrechnung 2025/26</w:t>
      </w:r>
    </w:p>
    <w:p w14:paraId="7707D687" w14:textId="77777777" w:rsidR="00187B38" w:rsidRDefault="00E12A47">
      <w:pPr>
        <w:spacing w:before="60" w:after="20"/>
      </w:pPr>
      <w:r>
        <w:rPr>
          <w:b/>
          <w:color w:val="D9261C"/>
        </w:rPr>
        <w:t xml:space="preserve">8.   </w:t>
      </w:r>
      <w:r>
        <w:rPr>
          <w:b/>
        </w:rPr>
        <w:t>Wahlen</w:t>
      </w:r>
    </w:p>
    <w:p w14:paraId="02BDEB2A" w14:textId="77777777" w:rsidR="00187B38" w:rsidRDefault="00E12A47">
      <w:pPr>
        <w:spacing w:after="20"/>
        <w:ind w:left="567"/>
      </w:pPr>
      <w:proofErr w:type="gramStart"/>
      <w:r>
        <w:rPr>
          <w:sz w:val="19"/>
        </w:rPr>
        <w:t>8.1  Präsident</w:t>
      </w:r>
      <w:proofErr w:type="gramEnd"/>
    </w:p>
    <w:p w14:paraId="4AF34FF2" w14:textId="77777777" w:rsidR="00187B38" w:rsidRDefault="00E12A47">
      <w:pPr>
        <w:spacing w:after="20"/>
        <w:ind w:left="567"/>
      </w:pPr>
      <w:proofErr w:type="gramStart"/>
      <w:r>
        <w:rPr>
          <w:sz w:val="19"/>
        </w:rPr>
        <w:t xml:space="preserve">8.2  </w:t>
      </w:r>
      <w:proofErr w:type="spellStart"/>
      <w:r>
        <w:rPr>
          <w:sz w:val="19"/>
        </w:rPr>
        <w:t>Sportchef</w:t>
      </w:r>
      <w:proofErr w:type="spellEnd"/>
      <w:proofErr w:type="gramEnd"/>
    </w:p>
    <w:p w14:paraId="734EDEC4" w14:textId="77777777" w:rsidR="00187B38" w:rsidRDefault="00E12A47">
      <w:pPr>
        <w:spacing w:after="20"/>
        <w:ind w:left="567"/>
      </w:pPr>
      <w:proofErr w:type="gramStart"/>
      <w:r>
        <w:rPr>
          <w:sz w:val="19"/>
        </w:rPr>
        <w:t xml:space="preserve">8.3  </w:t>
      </w:r>
      <w:proofErr w:type="spellStart"/>
      <w:r>
        <w:rPr>
          <w:sz w:val="19"/>
        </w:rPr>
        <w:t>Spiko</w:t>
      </w:r>
      <w:proofErr w:type="spellEnd"/>
      <w:proofErr w:type="gramEnd"/>
    </w:p>
    <w:p w14:paraId="33C4EC9B" w14:textId="77777777" w:rsidR="00187B38" w:rsidRDefault="00E12A47">
      <w:pPr>
        <w:spacing w:after="20"/>
        <w:ind w:left="567"/>
      </w:pPr>
      <w:proofErr w:type="gramStart"/>
      <w:r>
        <w:rPr>
          <w:sz w:val="19"/>
        </w:rPr>
        <w:t>8.4  Administration</w:t>
      </w:r>
      <w:proofErr w:type="gramEnd"/>
    </w:p>
    <w:p w14:paraId="24B5C343" w14:textId="77777777" w:rsidR="00187B38" w:rsidRDefault="00E12A47">
      <w:pPr>
        <w:spacing w:after="20"/>
        <w:ind w:left="567"/>
      </w:pPr>
      <w:proofErr w:type="gramStart"/>
      <w:r>
        <w:rPr>
          <w:sz w:val="19"/>
        </w:rPr>
        <w:t>8.5  Marketing</w:t>
      </w:r>
      <w:proofErr w:type="gramEnd"/>
    </w:p>
    <w:p w14:paraId="6C10A9B8" w14:textId="77777777" w:rsidR="00187B38" w:rsidRDefault="00E12A47">
      <w:pPr>
        <w:spacing w:after="20"/>
        <w:ind w:left="567"/>
      </w:pPr>
      <w:proofErr w:type="gramStart"/>
      <w:r>
        <w:rPr>
          <w:sz w:val="19"/>
        </w:rPr>
        <w:t>8.6  Revisor</w:t>
      </w:r>
      <w:proofErr w:type="gramEnd"/>
    </w:p>
    <w:p w14:paraId="564BE384" w14:textId="77777777" w:rsidR="00187B38" w:rsidRPr="007159AE" w:rsidRDefault="00E12A47">
      <w:pPr>
        <w:spacing w:before="60" w:after="20"/>
        <w:rPr>
          <w:lang w:val="de-CH"/>
        </w:rPr>
      </w:pPr>
      <w:r w:rsidRPr="007159AE">
        <w:rPr>
          <w:b/>
          <w:color w:val="D9261C"/>
          <w:lang w:val="de-CH"/>
        </w:rPr>
        <w:t xml:space="preserve">9.   </w:t>
      </w:r>
      <w:r w:rsidRPr="007159AE">
        <w:rPr>
          <w:b/>
          <w:lang w:val="de-CH"/>
        </w:rPr>
        <w:t>Festsetzung der Mitgliederbeiträge 2026/27</w:t>
      </w:r>
    </w:p>
    <w:p w14:paraId="3864198B" w14:textId="77777777" w:rsidR="00187B38" w:rsidRPr="007159AE" w:rsidRDefault="00E12A47">
      <w:pPr>
        <w:spacing w:before="60" w:after="20"/>
        <w:rPr>
          <w:lang w:val="de-CH"/>
        </w:rPr>
      </w:pPr>
      <w:r w:rsidRPr="007159AE">
        <w:rPr>
          <w:b/>
          <w:color w:val="D9261C"/>
          <w:lang w:val="de-CH"/>
        </w:rPr>
        <w:t xml:space="preserve">10.  </w:t>
      </w:r>
      <w:r w:rsidRPr="007159AE">
        <w:rPr>
          <w:b/>
          <w:lang w:val="de-CH"/>
        </w:rPr>
        <w:t>Vorstellung und Beschlussfassung Budget 2026/27</w:t>
      </w:r>
    </w:p>
    <w:p w14:paraId="7334B41F" w14:textId="77777777" w:rsidR="00187B38" w:rsidRDefault="00E12A47">
      <w:pPr>
        <w:spacing w:before="60" w:after="20"/>
      </w:pPr>
      <w:r>
        <w:rPr>
          <w:b/>
          <w:color w:val="D9261C"/>
        </w:rPr>
        <w:t xml:space="preserve">11.  </w:t>
      </w:r>
      <w:proofErr w:type="spellStart"/>
      <w:r>
        <w:rPr>
          <w:b/>
        </w:rPr>
        <w:t>Anträge</w:t>
      </w:r>
      <w:proofErr w:type="spellEnd"/>
    </w:p>
    <w:p w14:paraId="47EF062B" w14:textId="77777777" w:rsidR="00187B38" w:rsidRPr="007159AE" w:rsidRDefault="00E12A47">
      <w:pPr>
        <w:spacing w:after="20"/>
        <w:ind w:left="567"/>
        <w:rPr>
          <w:lang w:val="de-CH"/>
        </w:rPr>
      </w:pPr>
      <w:r w:rsidRPr="007159AE">
        <w:rPr>
          <w:sz w:val="19"/>
          <w:lang w:val="de-CH"/>
        </w:rPr>
        <w:t>11.1  Seitens des Vorstands</w:t>
      </w:r>
    </w:p>
    <w:p w14:paraId="37CC71AB" w14:textId="77777777" w:rsidR="00187B38" w:rsidRPr="007159AE" w:rsidRDefault="00E12A47">
      <w:pPr>
        <w:spacing w:after="20"/>
        <w:ind w:left="567"/>
        <w:rPr>
          <w:lang w:val="de-CH"/>
        </w:rPr>
      </w:pPr>
      <w:r w:rsidRPr="007159AE">
        <w:rPr>
          <w:sz w:val="19"/>
          <w:lang w:val="de-CH"/>
        </w:rPr>
        <w:t>11.2  Seitens der Mitglieder</w:t>
      </w:r>
    </w:p>
    <w:p w14:paraId="393182FD" w14:textId="77777777" w:rsidR="00187B38" w:rsidRPr="007159AE" w:rsidRDefault="00E12A47">
      <w:pPr>
        <w:spacing w:before="60" w:after="20"/>
        <w:rPr>
          <w:lang w:val="de-CH"/>
        </w:rPr>
      </w:pPr>
      <w:r w:rsidRPr="007159AE">
        <w:rPr>
          <w:b/>
          <w:color w:val="D9261C"/>
          <w:lang w:val="de-CH"/>
        </w:rPr>
        <w:t xml:space="preserve">12.  </w:t>
      </w:r>
      <w:r w:rsidRPr="007159AE">
        <w:rPr>
          <w:b/>
          <w:lang w:val="de-CH"/>
        </w:rPr>
        <w:t>Ehrungen</w:t>
      </w:r>
    </w:p>
    <w:p w14:paraId="3B7B03E5" w14:textId="77777777" w:rsidR="00187B38" w:rsidRPr="007159AE" w:rsidRDefault="00E12A47">
      <w:pPr>
        <w:spacing w:before="60" w:after="20"/>
        <w:rPr>
          <w:lang w:val="de-CH"/>
        </w:rPr>
      </w:pPr>
      <w:r w:rsidRPr="007159AE">
        <w:rPr>
          <w:b/>
          <w:color w:val="D9261C"/>
          <w:lang w:val="de-CH"/>
        </w:rPr>
        <w:t xml:space="preserve">13.  </w:t>
      </w:r>
      <w:r w:rsidRPr="007159AE">
        <w:rPr>
          <w:b/>
          <w:lang w:val="de-CH"/>
        </w:rPr>
        <w:t>Verschiedenes</w:t>
      </w:r>
    </w:p>
    <w:p w14:paraId="795135D0" w14:textId="77777777" w:rsidR="00187B38" w:rsidRPr="007159AE" w:rsidRDefault="00E12A47">
      <w:pPr>
        <w:spacing w:before="60" w:after="20"/>
        <w:rPr>
          <w:lang w:val="de-CH"/>
        </w:rPr>
      </w:pPr>
      <w:r w:rsidRPr="007159AE">
        <w:rPr>
          <w:b/>
          <w:color w:val="D9261C"/>
          <w:lang w:val="de-CH"/>
        </w:rPr>
        <w:t xml:space="preserve">14.  </w:t>
      </w:r>
      <w:r w:rsidRPr="007159AE">
        <w:rPr>
          <w:b/>
          <w:lang w:val="de-CH"/>
        </w:rPr>
        <w:t>Nachtessen</w:t>
      </w:r>
    </w:p>
    <w:p w14:paraId="3B8A73A9" w14:textId="77777777" w:rsidR="00187B38" w:rsidRPr="007159AE" w:rsidRDefault="00E12A47" w:rsidP="005E18D9">
      <w:pPr>
        <w:rPr>
          <w:lang w:val="de-CH"/>
        </w:rPr>
      </w:pPr>
      <w:r w:rsidRPr="007159AE">
        <w:rPr>
          <w:lang w:val="de-CH"/>
        </w:rPr>
        <w:br w:type="page"/>
      </w:r>
    </w:p>
    <w:p w14:paraId="4983E10D" w14:textId="77777777" w:rsidR="00187B38" w:rsidRPr="007159AE" w:rsidRDefault="00E12A47">
      <w:pPr>
        <w:pStyle w:val="berschrift1"/>
        <w:shd w:val="clear" w:color="E63124" w:fill="E63124"/>
        <w:spacing w:before="120" w:after="120"/>
        <w:rPr>
          <w:lang w:val="de-CH"/>
        </w:rPr>
      </w:pPr>
      <w:r w:rsidRPr="007159AE">
        <w:rPr>
          <w:rFonts w:ascii="Inter" w:eastAsia="Inter" w:hAnsi="Inter" w:cs="Inter"/>
          <w:caps/>
          <w:color w:val="FFFFFF"/>
          <w:spacing w:val="20"/>
          <w:sz w:val="42"/>
          <w:lang w:val="de-CH"/>
        </w:rPr>
        <w:lastRenderedPageBreak/>
        <w:t xml:space="preserve"> </w:t>
      </w:r>
      <w:bookmarkStart w:id="49" w:name="_Toc235833779"/>
      <w:r w:rsidRPr="007159AE">
        <w:rPr>
          <w:rFonts w:ascii="Inter" w:eastAsia="Inter" w:hAnsi="Inter" w:cs="Inter"/>
          <w:caps/>
          <w:color w:val="FFFFFF"/>
          <w:spacing w:val="20"/>
          <w:sz w:val="42"/>
          <w:lang w:val="de-CH"/>
        </w:rPr>
        <w:t>Events</w:t>
      </w:r>
      <w:bookmarkEnd w:id="49"/>
    </w:p>
    <w:p w14:paraId="635D9493" w14:textId="77777777" w:rsidR="00187B38" w:rsidRPr="007159AE" w:rsidRDefault="00E12A47">
      <w:pPr>
        <w:shd w:val="clear" w:color="181818" w:fill="181818"/>
        <w:spacing w:after="280"/>
        <w:rPr>
          <w:lang w:val="de-CH"/>
        </w:rPr>
      </w:pPr>
      <w:r w:rsidRPr="007159AE">
        <w:rPr>
          <w:b/>
          <w:caps/>
          <w:color w:val="FFFFFF"/>
          <w:spacing w:val="25"/>
          <w:sz w:val="18"/>
          <w:lang w:val="de-CH"/>
        </w:rPr>
        <w:t xml:space="preserve"> Chef Veranstaltungen Orlando Gisler</w:t>
      </w:r>
    </w:p>
    <w:p w14:paraId="1819B7FA" w14:textId="77777777" w:rsidR="00187B38" w:rsidRPr="007159AE" w:rsidRDefault="00E12A47">
      <w:pPr>
        <w:spacing w:before="200" w:after="40"/>
        <w:rPr>
          <w:lang w:val="de-CH"/>
        </w:rPr>
      </w:pPr>
      <w:r w:rsidRPr="007159AE">
        <w:rPr>
          <w:b/>
          <w:caps/>
          <w:color w:val="FFFFFF"/>
          <w:spacing w:val="30"/>
          <w:sz w:val="16"/>
          <w:shd w:val="clear" w:color="D9261C" w:fill="D9261C"/>
          <w:lang w:val="de-CH"/>
        </w:rPr>
        <w:t xml:space="preserve">  Rückblick · Fasnacht  </w:t>
      </w:r>
    </w:p>
    <w:p w14:paraId="2DB3ACDE" w14:textId="77777777" w:rsidR="00187B38" w:rsidRDefault="00E12A47">
      <w:pPr>
        <w:pStyle w:val="berschrift2"/>
        <w:pBdr>
          <w:bottom w:val="single" w:sz="20" w:space="3" w:color="E63124"/>
        </w:pBdr>
        <w:spacing w:before="40" w:after="120"/>
      </w:pPr>
      <w:bookmarkStart w:id="50" w:name="_Toc235833780"/>
      <w:r>
        <w:rPr>
          <w:rFonts w:ascii="Inter" w:eastAsia="Inter" w:hAnsi="Inter" w:cs="Inter"/>
          <w:caps/>
          <w:color w:val="181818"/>
          <w:spacing w:val="10"/>
          <w:sz w:val="29"/>
        </w:rPr>
        <w:t>Fasnachtsanlässe 2026 im Clubhaus</w:t>
      </w:r>
      <w:bookmarkEnd w:id="50"/>
    </w:p>
    <w:tbl>
      <w:tblPr>
        <w:tblpPr w:leftFromText="141" w:rightFromText="141" w:vertAnchor="text" w:horzAnchor="margin" w:tblpY="45"/>
        <w:tblW w:w="0" w:type="auto"/>
        <w:tblLayout w:type="fixed"/>
        <w:tblLook w:val="04A0" w:firstRow="1" w:lastRow="0" w:firstColumn="1" w:lastColumn="0" w:noHBand="0" w:noVBand="1"/>
      </w:tblPr>
      <w:tblGrid>
        <w:gridCol w:w="9865"/>
      </w:tblGrid>
      <w:tr w:rsidR="00816E6A" w:rsidRPr="0036093E" w14:paraId="78DE69DF" w14:textId="77777777" w:rsidTr="00816E6A">
        <w:trPr>
          <w:cantSplit/>
        </w:trPr>
        <w:tc>
          <w:tcPr>
            <w:tcW w:w="9865" w:type="dxa"/>
            <w:tcBorders>
              <w:left w:val="single" w:sz="24" w:space="0" w:color="E63124"/>
            </w:tcBorders>
            <w:shd w:val="clear" w:color="F6F2F1" w:fill="F6F2F1"/>
            <w:tcMar>
              <w:top w:w="90" w:type="dxa"/>
              <w:left w:w="180" w:type="dxa"/>
              <w:bottom w:w="90" w:type="dxa"/>
              <w:right w:w="180" w:type="dxa"/>
            </w:tcMar>
          </w:tcPr>
          <w:p w14:paraId="60FB7938" w14:textId="77777777" w:rsidR="00816E6A" w:rsidRPr="007159AE" w:rsidRDefault="00816E6A" w:rsidP="00816E6A">
            <w:pPr>
              <w:spacing w:after="40"/>
              <w:rPr>
                <w:lang w:val="de-CH"/>
              </w:rPr>
            </w:pPr>
            <w:r w:rsidRPr="007159AE">
              <w:rPr>
                <w:b/>
                <w:sz w:val="18"/>
                <w:lang w:val="de-CH"/>
              </w:rPr>
              <w:t>Von folgenden Anlässen folgt kein Bericht:</w:t>
            </w:r>
          </w:p>
          <w:p w14:paraId="2A663881" w14:textId="77777777" w:rsidR="00816E6A" w:rsidRPr="007159AE" w:rsidRDefault="00816E6A" w:rsidP="00816E6A">
            <w:pPr>
              <w:spacing w:after="20"/>
              <w:rPr>
                <w:lang w:val="de-CH"/>
              </w:rPr>
            </w:pPr>
            <w:r w:rsidRPr="007159AE">
              <w:rPr>
                <w:color w:val="52575E"/>
                <w:sz w:val="18"/>
                <w:lang w:val="de-CH"/>
              </w:rPr>
              <w:t>•  Samstag, 14. Februar 2026 — Fasnachtssamstag</w:t>
            </w:r>
          </w:p>
          <w:p w14:paraId="2E927A91" w14:textId="77777777" w:rsidR="00816E6A" w:rsidRPr="007159AE" w:rsidRDefault="00816E6A" w:rsidP="00816E6A">
            <w:pPr>
              <w:spacing w:after="20"/>
              <w:rPr>
                <w:lang w:val="de-CH"/>
              </w:rPr>
            </w:pPr>
            <w:r w:rsidRPr="007159AE">
              <w:rPr>
                <w:color w:val="52575E"/>
                <w:sz w:val="18"/>
                <w:lang w:val="de-CH"/>
              </w:rPr>
              <w:t>•  Samstag, 21. Februar 2026 — Vorstandsausflug 2026</w:t>
            </w:r>
          </w:p>
          <w:p w14:paraId="4474CE03" w14:textId="77777777" w:rsidR="00816E6A" w:rsidRPr="007159AE" w:rsidRDefault="00816E6A" w:rsidP="00816E6A">
            <w:pPr>
              <w:spacing w:after="20"/>
              <w:rPr>
                <w:lang w:val="de-CH"/>
              </w:rPr>
            </w:pPr>
            <w:r w:rsidRPr="007159AE">
              <w:rPr>
                <w:color w:val="52575E"/>
                <w:sz w:val="18"/>
                <w:lang w:val="de-CH"/>
              </w:rPr>
              <w:t xml:space="preserve">•  Donnerstag, 4. Juni 2026 — Kick in </w:t>
            </w:r>
            <w:proofErr w:type="spellStart"/>
            <w:r w:rsidRPr="007159AE">
              <w:rPr>
                <w:color w:val="52575E"/>
                <w:sz w:val="18"/>
                <w:lang w:val="de-CH"/>
              </w:rPr>
              <w:t>One</w:t>
            </w:r>
            <w:proofErr w:type="spellEnd"/>
          </w:p>
          <w:p w14:paraId="501031EA" w14:textId="77777777" w:rsidR="00816E6A" w:rsidRDefault="00816E6A" w:rsidP="00816E6A">
            <w:pPr>
              <w:spacing w:after="20"/>
              <w:rPr>
                <w:color w:val="52575E"/>
                <w:sz w:val="18"/>
              </w:rPr>
            </w:pPr>
            <w:r w:rsidRPr="007159AE">
              <w:rPr>
                <w:color w:val="52575E"/>
                <w:sz w:val="18"/>
                <w:lang w:val="de-CH"/>
              </w:rPr>
              <w:t xml:space="preserve">•  Samstag, 13. </w:t>
            </w:r>
            <w:r>
              <w:rPr>
                <w:color w:val="52575E"/>
                <w:sz w:val="18"/>
              </w:rPr>
              <w:t xml:space="preserve">Juni 2026 — </w:t>
            </w:r>
            <w:proofErr w:type="spellStart"/>
            <w:r>
              <w:rPr>
                <w:color w:val="52575E"/>
                <w:sz w:val="18"/>
              </w:rPr>
              <w:t>Saisonabschluss</w:t>
            </w:r>
            <w:proofErr w:type="spellEnd"/>
          </w:p>
          <w:p w14:paraId="1857BC45" w14:textId="77777777" w:rsidR="0036093E" w:rsidRPr="0036093E" w:rsidRDefault="0036093E" w:rsidP="0036093E">
            <w:pPr>
              <w:spacing w:after="20"/>
              <w:rPr>
                <w:color w:val="52575E"/>
                <w:sz w:val="18"/>
                <w:lang w:val="de-CH"/>
              </w:rPr>
            </w:pPr>
            <w:r w:rsidRPr="00866AB2">
              <w:rPr>
                <w:color w:val="52575E"/>
                <w:sz w:val="18"/>
                <w:lang w:val="de-CH"/>
              </w:rPr>
              <w:t xml:space="preserve">•  </w:t>
            </w:r>
            <w:r>
              <w:rPr>
                <w:color w:val="52575E"/>
                <w:sz w:val="18"/>
                <w:lang w:val="de-CH"/>
              </w:rPr>
              <w:t>Donnerstag</w:t>
            </w:r>
            <w:r w:rsidRPr="00866AB2">
              <w:rPr>
                <w:color w:val="52575E"/>
                <w:sz w:val="18"/>
                <w:lang w:val="de-CH"/>
              </w:rPr>
              <w:t>, 1</w:t>
            </w:r>
            <w:r>
              <w:rPr>
                <w:color w:val="52575E"/>
                <w:sz w:val="18"/>
                <w:lang w:val="de-CH"/>
              </w:rPr>
              <w:t>8</w:t>
            </w:r>
            <w:r w:rsidRPr="00866AB2">
              <w:rPr>
                <w:color w:val="52575E"/>
                <w:sz w:val="18"/>
                <w:lang w:val="de-CH"/>
              </w:rPr>
              <w:t xml:space="preserve">. </w:t>
            </w:r>
            <w:r w:rsidRPr="0036093E">
              <w:rPr>
                <w:color w:val="52575E"/>
                <w:sz w:val="18"/>
                <w:lang w:val="de-CH"/>
              </w:rPr>
              <w:t xml:space="preserve">Juni 2026 bis Samstag, 20. Juni 2026 — </w:t>
            </w:r>
            <w:r>
              <w:rPr>
                <w:color w:val="52575E"/>
                <w:sz w:val="18"/>
                <w:lang w:val="de-CH"/>
              </w:rPr>
              <w:t>33. Dorf- und 66. Grümpelturnier</w:t>
            </w:r>
          </w:p>
        </w:tc>
      </w:tr>
    </w:tbl>
    <w:p w14:paraId="079082CE" w14:textId="77777777" w:rsidR="00816E6A" w:rsidRPr="0036093E" w:rsidRDefault="00816E6A">
      <w:pPr>
        <w:spacing w:after="120"/>
        <w:rPr>
          <w:lang w:val="de-CH"/>
        </w:rPr>
      </w:pPr>
    </w:p>
    <w:p w14:paraId="4DF6D6CD" w14:textId="77777777" w:rsidR="00187B38" w:rsidRPr="007159AE" w:rsidRDefault="00E12A47" w:rsidP="003910A2">
      <w:pPr>
        <w:spacing w:after="120"/>
        <w:jc w:val="both"/>
        <w:rPr>
          <w:lang w:val="de-CH"/>
        </w:rPr>
      </w:pPr>
      <w:r w:rsidRPr="007159AE">
        <w:rPr>
          <w:lang w:val="de-CH"/>
        </w:rPr>
        <w:t>Auch in dieser Fasnacht konnten wir wieder die Katzenmusik Schattdorf sowie begeisterte Fasnächtler bei uns im Clubhaus begrüssen. Folgende Anlässe durften wir organisieren:</w:t>
      </w:r>
    </w:p>
    <w:p w14:paraId="119B58A2" w14:textId="77777777" w:rsidR="00187B38" w:rsidRPr="007159AE" w:rsidRDefault="00187B38">
      <w:pPr>
        <w:rPr>
          <w:lang w:val="de-CH"/>
        </w:rPr>
      </w:pPr>
    </w:p>
    <w:p w14:paraId="0FA3F062" w14:textId="77777777" w:rsidR="00187B38" w:rsidRPr="007159AE" w:rsidRDefault="00E12A47">
      <w:pPr>
        <w:keepNext/>
        <w:spacing w:before="200" w:after="60"/>
        <w:rPr>
          <w:lang w:val="de-CH"/>
        </w:rPr>
      </w:pPr>
      <w:r w:rsidRPr="007159AE">
        <w:rPr>
          <w:b/>
          <w:color w:val="D9261C"/>
          <w:sz w:val="22"/>
          <w:lang w:val="de-CH"/>
        </w:rPr>
        <w:t>Freitag, 30. Januar 2026 — Vereinsfasnacht</w:t>
      </w:r>
    </w:p>
    <w:p w14:paraId="1F49958D" w14:textId="77777777" w:rsidR="00187B38" w:rsidRPr="007159AE" w:rsidRDefault="00E12A47" w:rsidP="003910A2">
      <w:pPr>
        <w:spacing w:after="120"/>
        <w:jc w:val="both"/>
        <w:rPr>
          <w:lang w:val="de-CH"/>
        </w:rPr>
      </w:pPr>
      <w:r w:rsidRPr="007159AE">
        <w:rPr>
          <w:lang w:val="de-CH"/>
        </w:rPr>
        <w:t>Am Freitagabend konnten wir eine stattliche Anzahl Fasnächtler im Clubhaus begrüssen. Bei gemütlichem Zusammensein und der guten Unterhaltung von DJ Rämi konnten wir im Clubhaus einen gemütlichen Abend verbringen. Allen Helfern am Buffet und Grill ein herzliches Dankeschön für den grossartigen Abend.</w:t>
      </w:r>
    </w:p>
    <w:tbl>
      <w:tblPr>
        <w:tblW w:w="0" w:type="auto"/>
        <w:jc w:val="center"/>
        <w:tblLayout w:type="fixed"/>
        <w:tblLook w:val="04A0" w:firstRow="1" w:lastRow="0" w:firstColumn="1" w:lastColumn="0" w:noHBand="0" w:noVBand="1"/>
      </w:tblPr>
      <w:tblGrid>
        <w:gridCol w:w="3137"/>
        <w:gridCol w:w="3137"/>
        <w:gridCol w:w="3137"/>
      </w:tblGrid>
      <w:tr w:rsidR="00187B38" w14:paraId="6CCE3133" w14:textId="77777777">
        <w:trPr>
          <w:cantSplit/>
          <w:jc w:val="center"/>
        </w:trPr>
        <w:tc>
          <w:tcPr>
            <w:tcW w:w="3137" w:type="dxa"/>
            <w:tcMar>
              <w:top w:w="40" w:type="dxa"/>
              <w:left w:w="40" w:type="dxa"/>
              <w:bottom w:w="40" w:type="dxa"/>
              <w:right w:w="40" w:type="dxa"/>
            </w:tcMar>
          </w:tcPr>
          <w:p w14:paraId="64FB13AB" w14:textId="77777777" w:rsidR="00187B38" w:rsidRDefault="00E12A47">
            <w:pPr>
              <w:spacing w:after="0"/>
              <w:jc w:val="center"/>
            </w:pPr>
            <w:r>
              <w:rPr>
                <w:noProof/>
              </w:rPr>
              <w:drawing>
                <wp:inline distT="0" distB="0" distL="0" distR="0" wp14:anchorId="19280F60" wp14:editId="30E2908C">
                  <wp:extent cx="1901999" cy="14264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snacht_01_png.jpg"/>
                          <pic:cNvPicPr/>
                        </pic:nvPicPr>
                        <pic:blipFill>
                          <a:blip r:embed="rId19"/>
                          <a:stretch>
                            <a:fillRect/>
                          </a:stretch>
                        </pic:blipFill>
                        <pic:spPr>
                          <a:xfrm>
                            <a:off x="0" y="0"/>
                            <a:ext cx="1901999" cy="1426499"/>
                          </a:xfrm>
                          <a:prstGeom prst="rect">
                            <a:avLst/>
                          </a:prstGeom>
                        </pic:spPr>
                      </pic:pic>
                    </a:graphicData>
                  </a:graphic>
                </wp:inline>
              </w:drawing>
            </w:r>
          </w:p>
        </w:tc>
        <w:tc>
          <w:tcPr>
            <w:tcW w:w="3137" w:type="dxa"/>
            <w:tcMar>
              <w:top w:w="40" w:type="dxa"/>
              <w:left w:w="40" w:type="dxa"/>
              <w:bottom w:w="40" w:type="dxa"/>
              <w:right w:w="40" w:type="dxa"/>
            </w:tcMar>
          </w:tcPr>
          <w:p w14:paraId="0F2E71F9" w14:textId="77777777" w:rsidR="00187B38" w:rsidRDefault="00E12A47">
            <w:pPr>
              <w:spacing w:after="0"/>
              <w:jc w:val="center"/>
            </w:pPr>
            <w:r>
              <w:rPr>
                <w:noProof/>
              </w:rPr>
              <w:drawing>
                <wp:inline distT="0" distB="0" distL="0" distR="0" wp14:anchorId="7ED006F3" wp14:editId="0DA78C0C">
                  <wp:extent cx="1901999" cy="142649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snacht_02_png.jpg"/>
                          <pic:cNvPicPr/>
                        </pic:nvPicPr>
                        <pic:blipFill>
                          <a:blip r:embed="rId20"/>
                          <a:stretch>
                            <a:fillRect/>
                          </a:stretch>
                        </pic:blipFill>
                        <pic:spPr>
                          <a:xfrm>
                            <a:off x="0" y="0"/>
                            <a:ext cx="1901999" cy="1426499"/>
                          </a:xfrm>
                          <a:prstGeom prst="rect">
                            <a:avLst/>
                          </a:prstGeom>
                        </pic:spPr>
                      </pic:pic>
                    </a:graphicData>
                  </a:graphic>
                </wp:inline>
              </w:drawing>
            </w:r>
          </w:p>
        </w:tc>
        <w:tc>
          <w:tcPr>
            <w:tcW w:w="3137" w:type="dxa"/>
            <w:tcMar>
              <w:top w:w="40" w:type="dxa"/>
              <w:left w:w="40" w:type="dxa"/>
              <w:bottom w:w="40" w:type="dxa"/>
              <w:right w:w="40" w:type="dxa"/>
            </w:tcMar>
          </w:tcPr>
          <w:p w14:paraId="03D711B0" w14:textId="77777777" w:rsidR="00187B38" w:rsidRDefault="00E12A47">
            <w:pPr>
              <w:spacing w:after="0"/>
              <w:jc w:val="center"/>
            </w:pPr>
            <w:r>
              <w:rPr>
                <w:noProof/>
              </w:rPr>
              <w:drawing>
                <wp:inline distT="0" distB="0" distL="0" distR="0" wp14:anchorId="6FB44DE5" wp14:editId="731D4A77">
                  <wp:extent cx="1404000" cy="1872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snacht_03_png.jpg"/>
                          <pic:cNvPicPr/>
                        </pic:nvPicPr>
                        <pic:blipFill>
                          <a:blip r:embed="rId21"/>
                          <a:stretch>
                            <a:fillRect/>
                          </a:stretch>
                        </pic:blipFill>
                        <pic:spPr>
                          <a:xfrm>
                            <a:off x="0" y="0"/>
                            <a:ext cx="1404000" cy="1872000"/>
                          </a:xfrm>
                          <a:prstGeom prst="rect">
                            <a:avLst/>
                          </a:prstGeom>
                        </pic:spPr>
                      </pic:pic>
                    </a:graphicData>
                  </a:graphic>
                </wp:inline>
              </w:drawing>
            </w:r>
          </w:p>
        </w:tc>
      </w:tr>
      <w:tr w:rsidR="00187B38" w14:paraId="4F9D2D39" w14:textId="77777777">
        <w:trPr>
          <w:cantSplit/>
          <w:jc w:val="center"/>
        </w:trPr>
        <w:tc>
          <w:tcPr>
            <w:tcW w:w="3137" w:type="dxa"/>
            <w:tcMar>
              <w:top w:w="40" w:type="dxa"/>
              <w:left w:w="40" w:type="dxa"/>
              <w:bottom w:w="40" w:type="dxa"/>
              <w:right w:w="40" w:type="dxa"/>
            </w:tcMar>
          </w:tcPr>
          <w:p w14:paraId="3D426E6F" w14:textId="77777777" w:rsidR="00187B38" w:rsidRDefault="00E12A47">
            <w:pPr>
              <w:spacing w:after="0"/>
              <w:jc w:val="center"/>
            </w:pPr>
            <w:r>
              <w:rPr>
                <w:noProof/>
              </w:rPr>
              <w:drawing>
                <wp:inline distT="0" distB="0" distL="0" distR="0" wp14:anchorId="45BEB63C" wp14:editId="4061F124">
                  <wp:extent cx="1404000" cy="1872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snacht_04_png.jpg"/>
                          <pic:cNvPicPr/>
                        </pic:nvPicPr>
                        <pic:blipFill>
                          <a:blip r:embed="rId22"/>
                          <a:stretch>
                            <a:fillRect/>
                          </a:stretch>
                        </pic:blipFill>
                        <pic:spPr>
                          <a:xfrm>
                            <a:off x="0" y="0"/>
                            <a:ext cx="1404000" cy="1872000"/>
                          </a:xfrm>
                          <a:prstGeom prst="rect">
                            <a:avLst/>
                          </a:prstGeom>
                        </pic:spPr>
                      </pic:pic>
                    </a:graphicData>
                  </a:graphic>
                </wp:inline>
              </w:drawing>
            </w:r>
          </w:p>
        </w:tc>
        <w:tc>
          <w:tcPr>
            <w:tcW w:w="3137" w:type="dxa"/>
            <w:tcMar>
              <w:top w:w="40" w:type="dxa"/>
              <w:left w:w="40" w:type="dxa"/>
              <w:bottom w:w="40" w:type="dxa"/>
              <w:right w:w="40" w:type="dxa"/>
            </w:tcMar>
          </w:tcPr>
          <w:p w14:paraId="38936A5F" w14:textId="77777777" w:rsidR="00187B38" w:rsidRDefault="00E12A47">
            <w:pPr>
              <w:spacing w:after="0"/>
              <w:jc w:val="center"/>
            </w:pPr>
            <w:r>
              <w:rPr>
                <w:noProof/>
              </w:rPr>
              <w:drawing>
                <wp:inline distT="0" distB="0" distL="0" distR="0" wp14:anchorId="086CC7A6" wp14:editId="5033EF6A">
                  <wp:extent cx="1901999" cy="14264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snacht_05_png.jpg"/>
                          <pic:cNvPicPr/>
                        </pic:nvPicPr>
                        <pic:blipFill>
                          <a:blip r:embed="rId23"/>
                          <a:stretch>
                            <a:fillRect/>
                          </a:stretch>
                        </pic:blipFill>
                        <pic:spPr>
                          <a:xfrm>
                            <a:off x="0" y="0"/>
                            <a:ext cx="1901999" cy="1426499"/>
                          </a:xfrm>
                          <a:prstGeom prst="rect">
                            <a:avLst/>
                          </a:prstGeom>
                        </pic:spPr>
                      </pic:pic>
                    </a:graphicData>
                  </a:graphic>
                </wp:inline>
              </w:drawing>
            </w:r>
          </w:p>
        </w:tc>
        <w:tc>
          <w:tcPr>
            <w:tcW w:w="3137" w:type="dxa"/>
            <w:tcMar>
              <w:top w:w="40" w:type="dxa"/>
              <w:left w:w="40" w:type="dxa"/>
              <w:bottom w:w="40" w:type="dxa"/>
              <w:right w:w="40" w:type="dxa"/>
            </w:tcMar>
          </w:tcPr>
          <w:p w14:paraId="0A649462" w14:textId="77777777" w:rsidR="00187B38" w:rsidRDefault="00E12A47">
            <w:pPr>
              <w:spacing w:after="0"/>
              <w:jc w:val="center"/>
            </w:pPr>
            <w:r>
              <w:rPr>
                <w:noProof/>
              </w:rPr>
              <w:drawing>
                <wp:inline distT="0" distB="0" distL="0" distR="0" wp14:anchorId="7374939D" wp14:editId="5A4FF3A2">
                  <wp:extent cx="1901999" cy="142649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snacht_06_png.jpg"/>
                          <pic:cNvPicPr/>
                        </pic:nvPicPr>
                        <pic:blipFill>
                          <a:blip r:embed="rId24"/>
                          <a:stretch>
                            <a:fillRect/>
                          </a:stretch>
                        </pic:blipFill>
                        <pic:spPr>
                          <a:xfrm>
                            <a:off x="0" y="0"/>
                            <a:ext cx="1901999" cy="1426499"/>
                          </a:xfrm>
                          <a:prstGeom prst="rect">
                            <a:avLst/>
                          </a:prstGeom>
                        </pic:spPr>
                      </pic:pic>
                    </a:graphicData>
                  </a:graphic>
                </wp:inline>
              </w:drawing>
            </w:r>
          </w:p>
        </w:tc>
      </w:tr>
      <w:tr w:rsidR="00187B38" w14:paraId="465F3E49" w14:textId="77777777">
        <w:trPr>
          <w:cantSplit/>
          <w:jc w:val="center"/>
        </w:trPr>
        <w:tc>
          <w:tcPr>
            <w:tcW w:w="3137" w:type="dxa"/>
            <w:tcMar>
              <w:top w:w="40" w:type="dxa"/>
              <w:left w:w="40" w:type="dxa"/>
              <w:bottom w:w="40" w:type="dxa"/>
              <w:right w:w="40" w:type="dxa"/>
            </w:tcMar>
          </w:tcPr>
          <w:p w14:paraId="5BDCB155" w14:textId="77777777" w:rsidR="00187B38" w:rsidRDefault="00E12A47">
            <w:pPr>
              <w:spacing w:after="0"/>
              <w:jc w:val="center"/>
            </w:pPr>
            <w:r>
              <w:rPr>
                <w:noProof/>
              </w:rPr>
              <w:lastRenderedPageBreak/>
              <w:drawing>
                <wp:inline distT="0" distB="0" distL="0" distR="0" wp14:anchorId="48426298" wp14:editId="35CD4BC5">
                  <wp:extent cx="1901999" cy="142649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snacht_07_png.jpg"/>
                          <pic:cNvPicPr/>
                        </pic:nvPicPr>
                        <pic:blipFill>
                          <a:blip r:embed="rId25"/>
                          <a:stretch>
                            <a:fillRect/>
                          </a:stretch>
                        </pic:blipFill>
                        <pic:spPr>
                          <a:xfrm>
                            <a:off x="0" y="0"/>
                            <a:ext cx="1901999" cy="1426499"/>
                          </a:xfrm>
                          <a:prstGeom prst="rect">
                            <a:avLst/>
                          </a:prstGeom>
                        </pic:spPr>
                      </pic:pic>
                    </a:graphicData>
                  </a:graphic>
                </wp:inline>
              </w:drawing>
            </w:r>
          </w:p>
        </w:tc>
        <w:tc>
          <w:tcPr>
            <w:tcW w:w="3137" w:type="dxa"/>
            <w:tcMar>
              <w:top w:w="40" w:type="dxa"/>
              <w:left w:w="40" w:type="dxa"/>
              <w:bottom w:w="40" w:type="dxa"/>
              <w:right w:w="40" w:type="dxa"/>
            </w:tcMar>
          </w:tcPr>
          <w:p w14:paraId="3C8BEA9D" w14:textId="77777777" w:rsidR="00187B38" w:rsidRDefault="00E12A47">
            <w:pPr>
              <w:spacing w:after="0"/>
              <w:jc w:val="center"/>
            </w:pPr>
            <w:r>
              <w:rPr>
                <w:noProof/>
              </w:rPr>
              <w:drawing>
                <wp:inline distT="0" distB="0" distL="0" distR="0" wp14:anchorId="1FE08349" wp14:editId="03193C46">
                  <wp:extent cx="1901999" cy="142649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snacht_08_png.jpg"/>
                          <pic:cNvPicPr/>
                        </pic:nvPicPr>
                        <pic:blipFill>
                          <a:blip r:embed="rId26"/>
                          <a:stretch>
                            <a:fillRect/>
                          </a:stretch>
                        </pic:blipFill>
                        <pic:spPr>
                          <a:xfrm>
                            <a:off x="0" y="0"/>
                            <a:ext cx="1901999" cy="1426499"/>
                          </a:xfrm>
                          <a:prstGeom prst="rect">
                            <a:avLst/>
                          </a:prstGeom>
                        </pic:spPr>
                      </pic:pic>
                    </a:graphicData>
                  </a:graphic>
                </wp:inline>
              </w:drawing>
            </w:r>
          </w:p>
        </w:tc>
        <w:tc>
          <w:tcPr>
            <w:tcW w:w="3137" w:type="dxa"/>
          </w:tcPr>
          <w:p w14:paraId="5EB44F9E" w14:textId="77777777" w:rsidR="00187B38" w:rsidRDefault="00187B38"/>
        </w:tc>
      </w:tr>
    </w:tbl>
    <w:p w14:paraId="4EE540D9" w14:textId="77777777" w:rsidR="00187B38" w:rsidRDefault="00187B38"/>
    <w:p w14:paraId="4BF5A5DD" w14:textId="77777777" w:rsidR="00187B38" w:rsidRPr="007159AE" w:rsidRDefault="00E12A47">
      <w:pPr>
        <w:keepNext/>
        <w:spacing w:before="200" w:after="60"/>
        <w:rPr>
          <w:lang w:val="de-CH"/>
        </w:rPr>
      </w:pPr>
      <w:r w:rsidRPr="007159AE">
        <w:rPr>
          <w:b/>
          <w:color w:val="D9261C"/>
          <w:sz w:val="22"/>
          <w:lang w:val="de-CH"/>
        </w:rPr>
        <w:t>Samstag, 31. Januar 2026 — SBU-Fasnacht</w:t>
      </w:r>
    </w:p>
    <w:p w14:paraId="29E8F1BE" w14:textId="77777777" w:rsidR="00187B38" w:rsidRPr="007159AE" w:rsidRDefault="00E12A47" w:rsidP="003910A2">
      <w:pPr>
        <w:spacing w:after="120"/>
        <w:jc w:val="both"/>
        <w:rPr>
          <w:lang w:val="de-CH"/>
        </w:rPr>
      </w:pPr>
      <w:r w:rsidRPr="007159AE">
        <w:rPr>
          <w:lang w:val="de-CH"/>
        </w:rPr>
        <w:t>Am Samstag durften wir eine fröhliche Anzahl Fasnächtler auf dem Sportplatz Grüner Wald in Schattdorf begrüssen.</w:t>
      </w:r>
    </w:p>
    <w:tbl>
      <w:tblPr>
        <w:tblW w:w="0" w:type="auto"/>
        <w:jc w:val="center"/>
        <w:tblLayout w:type="fixed"/>
        <w:tblLook w:val="04A0" w:firstRow="1" w:lastRow="0" w:firstColumn="1" w:lastColumn="0" w:noHBand="0" w:noVBand="1"/>
      </w:tblPr>
      <w:tblGrid>
        <w:gridCol w:w="3137"/>
        <w:gridCol w:w="3137"/>
        <w:gridCol w:w="3137"/>
      </w:tblGrid>
      <w:tr w:rsidR="00187B38" w14:paraId="3B874142" w14:textId="77777777">
        <w:trPr>
          <w:cantSplit/>
          <w:jc w:val="center"/>
        </w:trPr>
        <w:tc>
          <w:tcPr>
            <w:tcW w:w="3137" w:type="dxa"/>
            <w:tcMar>
              <w:top w:w="40" w:type="dxa"/>
              <w:left w:w="40" w:type="dxa"/>
              <w:bottom w:w="40" w:type="dxa"/>
              <w:right w:w="40" w:type="dxa"/>
            </w:tcMar>
          </w:tcPr>
          <w:p w14:paraId="688ED36C" w14:textId="77777777" w:rsidR="00187B38" w:rsidRDefault="00816E6A">
            <w:pPr>
              <w:spacing w:after="0"/>
              <w:jc w:val="center"/>
            </w:pPr>
            <w:r>
              <w:rPr>
                <w:noProof/>
              </w:rPr>
              <w:drawing>
                <wp:inline distT="0" distB="0" distL="0" distR="0" wp14:anchorId="7E77F98B" wp14:editId="5BAD42E1">
                  <wp:extent cx="1901999" cy="142649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snacht_12_png.jpg"/>
                          <pic:cNvPicPr/>
                        </pic:nvPicPr>
                        <pic:blipFill>
                          <a:blip r:embed="rId27"/>
                          <a:stretch>
                            <a:fillRect/>
                          </a:stretch>
                        </pic:blipFill>
                        <pic:spPr>
                          <a:xfrm>
                            <a:off x="0" y="0"/>
                            <a:ext cx="1901999" cy="1426499"/>
                          </a:xfrm>
                          <a:prstGeom prst="rect">
                            <a:avLst/>
                          </a:prstGeom>
                        </pic:spPr>
                      </pic:pic>
                    </a:graphicData>
                  </a:graphic>
                </wp:inline>
              </w:drawing>
            </w:r>
          </w:p>
        </w:tc>
        <w:tc>
          <w:tcPr>
            <w:tcW w:w="3137" w:type="dxa"/>
            <w:tcMar>
              <w:top w:w="40" w:type="dxa"/>
              <w:left w:w="40" w:type="dxa"/>
              <w:bottom w:w="40" w:type="dxa"/>
              <w:right w:w="40" w:type="dxa"/>
            </w:tcMar>
          </w:tcPr>
          <w:p w14:paraId="4A51C86D" w14:textId="77777777" w:rsidR="00187B38" w:rsidRDefault="00E12A47">
            <w:pPr>
              <w:spacing w:after="0"/>
              <w:jc w:val="center"/>
            </w:pPr>
            <w:r>
              <w:rPr>
                <w:noProof/>
              </w:rPr>
              <w:drawing>
                <wp:inline distT="0" distB="0" distL="0" distR="0" wp14:anchorId="680104F4" wp14:editId="0A27F796">
                  <wp:extent cx="1901999" cy="142649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snacht_10_png.jpg"/>
                          <pic:cNvPicPr/>
                        </pic:nvPicPr>
                        <pic:blipFill>
                          <a:blip r:embed="rId28"/>
                          <a:stretch>
                            <a:fillRect/>
                          </a:stretch>
                        </pic:blipFill>
                        <pic:spPr>
                          <a:xfrm>
                            <a:off x="0" y="0"/>
                            <a:ext cx="1901999" cy="1426499"/>
                          </a:xfrm>
                          <a:prstGeom prst="rect">
                            <a:avLst/>
                          </a:prstGeom>
                        </pic:spPr>
                      </pic:pic>
                    </a:graphicData>
                  </a:graphic>
                </wp:inline>
              </w:drawing>
            </w:r>
          </w:p>
        </w:tc>
        <w:tc>
          <w:tcPr>
            <w:tcW w:w="3137" w:type="dxa"/>
            <w:tcMar>
              <w:top w:w="40" w:type="dxa"/>
              <w:left w:w="40" w:type="dxa"/>
              <w:bottom w:w="40" w:type="dxa"/>
              <w:right w:w="40" w:type="dxa"/>
            </w:tcMar>
          </w:tcPr>
          <w:p w14:paraId="3E82D08B" w14:textId="77777777" w:rsidR="00187B38" w:rsidRDefault="00E12A47">
            <w:pPr>
              <w:spacing w:after="0"/>
              <w:jc w:val="center"/>
            </w:pPr>
            <w:r>
              <w:rPr>
                <w:noProof/>
              </w:rPr>
              <w:drawing>
                <wp:inline distT="0" distB="0" distL="0" distR="0" wp14:anchorId="3A51DB08" wp14:editId="714C9BD1">
                  <wp:extent cx="1901999" cy="142649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snacht_11_png.jpg"/>
                          <pic:cNvPicPr/>
                        </pic:nvPicPr>
                        <pic:blipFill>
                          <a:blip r:embed="rId29"/>
                          <a:stretch>
                            <a:fillRect/>
                          </a:stretch>
                        </pic:blipFill>
                        <pic:spPr>
                          <a:xfrm>
                            <a:off x="0" y="0"/>
                            <a:ext cx="1901999" cy="1426499"/>
                          </a:xfrm>
                          <a:prstGeom prst="rect">
                            <a:avLst/>
                          </a:prstGeom>
                        </pic:spPr>
                      </pic:pic>
                    </a:graphicData>
                  </a:graphic>
                </wp:inline>
              </w:drawing>
            </w:r>
          </w:p>
        </w:tc>
      </w:tr>
      <w:tr w:rsidR="00187B38" w14:paraId="2C139C4D" w14:textId="77777777">
        <w:trPr>
          <w:cantSplit/>
          <w:jc w:val="center"/>
        </w:trPr>
        <w:tc>
          <w:tcPr>
            <w:tcW w:w="3137" w:type="dxa"/>
            <w:tcMar>
              <w:top w:w="40" w:type="dxa"/>
              <w:left w:w="40" w:type="dxa"/>
              <w:bottom w:w="40" w:type="dxa"/>
              <w:right w:w="40" w:type="dxa"/>
            </w:tcMar>
          </w:tcPr>
          <w:p w14:paraId="4EDF55DF" w14:textId="77777777" w:rsidR="00187B38" w:rsidRDefault="00816E6A">
            <w:pPr>
              <w:spacing w:after="0"/>
              <w:jc w:val="center"/>
            </w:pPr>
            <w:r>
              <w:rPr>
                <w:noProof/>
              </w:rPr>
              <w:drawing>
                <wp:inline distT="0" distB="0" distL="0" distR="0" wp14:anchorId="41222A5C" wp14:editId="56BFD959">
                  <wp:extent cx="1901999" cy="142649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snacht_14_png.jpg"/>
                          <pic:cNvPicPr/>
                        </pic:nvPicPr>
                        <pic:blipFill>
                          <a:blip r:embed="rId30"/>
                          <a:stretch>
                            <a:fillRect/>
                          </a:stretch>
                        </pic:blipFill>
                        <pic:spPr>
                          <a:xfrm>
                            <a:off x="0" y="0"/>
                            <a:ext cx="1901999" cy="1426499"/>
                          </a:xfrm>
                          <a:prstGeom prst="rect">
                            <a:avLst/>
                          </a:prstGeom>
                        </pic:spPr>
                      </pic:pic>
                    </a:graphicData>
                  </a:graphic>
                </wp:inline>
              </w:drawing>
            </w:r>
          </w:p>
        </w:tc>
        <w:tc>
          <w:tcPr>
            <w:tcW w:w="3137" w:type="dxa"/>
            <w:tcMar>
              <w:top w:w="40" w:type="dxa"/>
              <w:left w:w="40" w:type="dxa"/>
              <w:bottom w:w="40" w:type="dxa"/>
              <w:right w:w="40" w:type="dxa"/>
            </w:tcMar>
          </w:tcPr>
          <w:p w14:paraId="68EE1E22" w14:textId="77777777" w:rsidR="00187B38" w:rsidRDefault="00E12A47">
            <w:pPr>
              <w:spacing w:after="0"/>
              <w:jc w:val="center"/>
            </w:pPr>
            <w:r>
              <w:rPr>
                <w:noProof/>
              </w:rPr>
              <w:drawing>
                <wp:inline distT="0" distB="0" distL="0" distR="0" wp14:anchorId="3C15AE68" wp14:editId="26D08FE5">
                  <wp:extent cx="1901999" cy="142649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snacht_13_png.jpg"/>
                          <pic:cNvPicPr/>
                        </pic:nvPicPr>
                        <pic:blipFill>
                          <a:blip r:embed="rId31"/>
                          <a:stretch>
                            <a:fillRect/>
                          </a:stretch>
                        </pic:blipFill>
                        <pic:spPr>
                          <a:xfrm>
                            <a:off x="0" y="0"/>
                            <a:ext cx="1901999" cy="1426499"/>
                          </a:xfrm>
                          <a:prstGeom prst="rect">
                            <a:avLst/>
                          </a:prstGeom>
                        </pic:spPr>
                      </pic:pic>
                    </a:graphicData>
                  </a:graphic>
                </wp:inline>
              </w:drawing>
            </w:r>
          </w:p>
        </w:tc>
        <w:tc>
          <w:tcPr>
            <w:tcW w:w="3137" w:type="dxa"/>
            <w:tcMar>
              <w:top w:w="40" w:type="dxa"/>
              <w:left w:w="40" w:type="dxa"/>
              <w:bottom w:w="40" w:type="dxa"/>
              <w:right w:w="40" w:type="dxa"/>
            </w:tcMar>
          </w:tcPr>
          <w:p w14:paraId="1206DB31" w14:textId="77777777" w:rsidR="00187B38" w:rsidRDefault="00187B38">
            <w:pPr>
              <w:spacing w:after="0"/>
              <w:jc w:val="center"/>
            </w:pPr>
          </w:p>
        </w:tc>
      </w:tr>
    </w:tbl>
    <w:p w14:paraId="076003FA" w14:textId="77777777" w:rsidR="00187B38" w:rsidRDefault="00187B38"/>
    <w:p w14:paraId="098544AC" w14:textId="77777777" w:rsidR="00187B38" w:rsidRPr="007159AE" w:rsidRDefault="00E12A47">
      <w:pPr>
        <w:keepNext/>
        <w:spacing w:before="200" w:after="60"/>
        <w:rPr>
          <w:lang w:val="de-CH"/>
        </w:rPr>
      </w:pPr>
      <w:r w:rsidRPr="007159AE">
        <w:rPr>
          <w:b/>
          <w:color w:val="D9261C"/>
          <w:sz w:val="22"/>
          <w:lang w:val="de-CH"/>
        </w:rPr>
        <w:t>Samstag, 7. Februar 2026 — Jung &amp; Alt Fasnacht</w:t>
      </w:r>
    </w:p>
    <w:p w14:paraId="58A82C76" w14:textId="77777777" w:rsidR="00187B38" w:rsidRPr="007159AE" w:rsidRDefault="00E12A47" w:rsidP="003910A2">
      <w:pPr>
        <w:spacing w:after="120"/>
        <w:jc w:val="both"/>
        <w:rPr>
          <w:lang w:val="de-CH"/>
        </w:rPr>
      </w:pPr>
      <w:r w:rsidRPr="007159AE">
        <w:rPr>
          <w:lang w:val="de-CH"/>
        </w:rPr>
        <w:t xml:space="preserve">Auch am Samstag, 7. Februar 2026, durften wir wieder zusammen mit der </w:t>
      </w:r>
      <w:proofErr w:type="spellStart"/>
      <w:r w:rsidRPr="007159AE">
        <w:rPr>
          <w:lang w:val="de-CH"/>
        </w:rPr>
        <w:t>KaMu</w:t>
      </w:r>
      <w:proofErr w:type="spellEnd"/>
      <w:r w:rsidRPr="007159AE">
        <w:rPr>
          <w:lang w:val="de-CH"/>
        </w:rPr>
        <w:t xml:space="preserve"> Schattdorf einen grossartigen Anlass «Jung &amp; Alt» organisieren. An dieser Stelle dem ganzen Vorstand der </w:t>
      </w:r>
      <w:proofErr w:type="spellStart"/>
      <w:r w:rsidRPr="007159AE">
        <w:rPr>
          <w:lang w:val="de-CH"/>
        </w:rPr>
        <w:t>KaMu</w:t>
      </w:r>
      <w:proofErr w:type="spellEnd"/>
      <w:r w:rsidRPr="007159AE">
        <w:rPr>
          <w:lang w:val="de-CH"/>
        </w:rPr>
        <w:t xml:space="preserve"> Schattdorf ein herzliches Dankeschön für ihre Unterstützung. Nebst dem Clubhaus und dem Grill sowie dem Unterhaltungsprogramm mit dem Künstler wurde den Anwesenden ein gemütlicher und unterhaltsamer Tag geboten. An dieser Stelle allen Helfern und Mitwirkenden ein herzliches Dankeschön.</w:t>
      </w:r>
    </w:p>
    <w:tbl>
      <w:tblPr>
        <w:tblW w:w="0" w:type="auto"/>
        <w:jc w:val="center"/>
        <w:tblLayout w:type="fixed"/>
        <w:tblLook w:val="04A0" w:firstRow="1" w:lastRow="0" w:firstColumn="1" w:lastColumn="0" w:noHBand="0" w:noVBand="1"/>
      </w:tblPr>
      <w:tblGrid>
        <w:gridCol w:w="3137"/>
        <w:gridCol w:w="3137"/>
        <w:gridCol w:w="3137"/>
      </w:tblGrid>
      <w:tr w:rsidR="00187B38" w14:paraId="714EFB27" w14:textId="77777777">
        <w:trPr>
          <w:cantSplit/>
          <w:jc w:val="center"/>
        </w:trPr>
        <w:tc>
          <w:tcPr>
            <w:tcW w:w="3137" w:type="dxa"/>
            <w:tcMar>
              <w:top w:w="40" w:type="dxa"/>
              <w:left w:w="40" w:type="dxa"/>
              <w:bottom w:w="40" w:type="dxa"/>
              <w:right w:w="40" w:type="dxa"/>
            </w:tcMar>
          </w:tcPr>
          <w:p w14:paraId="46BE8AA0" w14:textId="77777777" w:rsidR="00187B38" w:rsidRDefault="00E12A47">
            <w:pPr>
              <w:spacing w:after="0"/>
              <w:jc w:val="center"/>
            </w:pPr>
            <w:r>
              <w:rPr>
                <w:noProof/>
              </w:rPr>
              <w:drawing>
                <wp:inline distT="0" distB="0" distL="0" distR="0" wp14:anchorId="533ED4E7" wp14:editId="2C7A8580">
                  <wp:extent cx="1901999" cy="142649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snacht_15_png.jpg"/>
                          <pic:cNvPicPr/>
                        </pic:nvPicPr>
                        <pic:blipFill>
                          <a:blip r:embed="rId32"/>
                          <a:stretch>
                            <a:fillRect/>
                          </a:stretch>
                        </pic:blipFill>
                        <pic:spPr>
                          <a:xfrm>
                            <a:off x="0" y="0"/>
                            <a:ext cx="1901999" cy="1426499"/>
                          </a:xfrm>
                          <a:prstGeom prst="rect">
                            <a:avLst/>
                          </a:prstGeom>
                        </pic:spPr>
                      </pic:pic>
                    </a:graphicData>
                  </a:graphic>
                </wp:inline>
              </w:drawing>
            </w:r>
          </w:p>
        </w:tc>
        <w:tc>
          <w:tcPr>
            <w:tcW w:w="3137" w:type="dxa"/>
            <w:tcMar>
              <w:top w:w="40" w:type="dxa"/>
              <w:left w:w="40" w:type="dxa"/>
              <w:bottom w:w="40" w:type="dxa"/>
              <w:right w:w="40" w:type="dxa"/>
            </w:tcMar>
          </w:tcPr>
          <w:p w14:paraId="16D8FB36" w14:textId="77777777" w:rsidR="00187B38" w:rsidRDefault="00E12A47">
            <w:pPr>
              <w:spacing w:after="0"/>
              <w:jc w:val="center"/>
            </w:pPr>
            <w:r>
              <w:rPr>
                <w:noProof/>
              </w:rPr>
              <w:drawing>
                <wp:inline distT="0" distB="0" distL="0" distR="0" wp14:anchorId="73604255" wp14:editId="4EDDB7FB">
                  <wp:extent cx="1901999" cy="142649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snacht_16_png.jpg"/>
                          <pic:cNvPicPr/>
                        </pic:nvPicPr>
                        <pic:blipFill>
                          <a:blip r:embed="rId33"/>
                          <a:stretch>
                            <a:fillRect/>
                          </a:stretch>
                        </pic:blipFill>
                        <pic:spPr>
                          <a:xfrm>
                            <a:off x="0" y="0"/>
                            <a:ext cx="1901999" cy="1426499"/>
                          </a:xfrm>
                          <a:prstGeom prst="rect">
                            <a:avLst/>
                          </a:prstGeom>
                        </pic:spPr>
                      </pic:pic>
                    </a:graphicData>
                  </a:graphic>
                </wp:inline>
              </w:drawing>
            </w:r>
          </w:p>
        </w:tc>
        <w:tc>
          <w:tcPr>
            <w:tcW w:w="3137" w:type="dxa"/>
            <w:tcMar>
              <w:top w:w="40" w:type="dxa"/>
              <w:left w:w="40" w:type="dxa"/>
              <w:bottom w:w="40" w:type="dxa"/>
              <w:right w:w="40" w:type="dxa"/>
            </w:tcMar>
          </w:tcPr>
          <w:p w14:paraId="1D2A0D5A" w14:textId="77777777" w:rsidR="00187B38" w:rsidRDefault="00E12A47">
            <w:pPr>
              <w:spacing w:after="0"/>
              <w:jc w:val="center"/>
            </w:pPr>
            <w:r>
              <w:rPr>
                <w:noProof/>
              </w:rPr>
              <w:drawing>
                <wp:inline distT="0" distB="0" distL="0" distR="0" wp14:anchorId="2AE7F0D3" wp14:editId="1F0EA3EC">
                  <wp:extent cx="1901999" cy="142649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snacht_17_png.jpg"/>
                          <pic:cNvPicPr/>
                        </pic:nvPicPr>
                        <pic:blipFill>
                          <a:blip r:embed="rId34"/>
                          <a:stretch>
                            <a:fillRect/>
                          </a:stretch>
                        </pic:blipFill>
                        <pic:spPr>
                          <a:xfrm>
                            <a:off x="0" y="0"/>
                            <a:ext cx="1901999" cy="1426499"/>
                          </a:xfrm>
                          <a:prstGeom prst="rect">
                            <a:avLst/>
                          </a:prstGeom>
                        </pic:spPr>
                      </pic:pic>
                    </a:graphicData>
                  </a:graphic>
                </wp:inline>
              </w:drawing>
            </w:r>
          </w:p>
        </w:tc>
      </w:tr>
      <w:tr w:rsidR="00187B38" w14:paraId="73DE280C" w14:textId="77777777">
        <w:trPr>
          <w:cantSplit/>
          <w:jc w:val="center"/>
        </w:trPr>
        <w:tc>
          <w:tcPr>
            <w:tcW w:w="3137" w:type="dxa"/>
            <w:tcMar>
              <w:top w:w="40" w:type="dxa"/>
              <w:left w:w="40" w:type="dxa"/>
              <w:bottom w:w="40" w:type="dxa"/>
              <w:right w:w="40" w:type="dxa"/>
            </w:tcMar>
          </w:tcPr>
          <w:p w14:paraId="7E05EF9D" w14:textId="77777777" w:rsidR="00187B38" w:rsidRDefault="00E12A47">
            <w:pPr>
              <w:spacing w:after="0"/>
              <w:jc w:val="center"/>
            </w:pPr>
            <w:r>
              <w:rPr>
                <w:noProof/>
              </w:rPr>
              <w:lastRenderedPageBreak/>
              <w:drawing>
                <wp:inline distT="0" distB="0" distL="0" distR="0" wp14:anchorId="0FB36356" wp14:editId="6FF6A278">
                  <wp:extent cx="1901999" cy="142649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snacht_18_png.jpg"/>
                          <pic:cNvPicPr/>
                        </pic:nvPicPr>
                        <pic:blipFill>
                          <a:blip r:embed="rId35"/>
                          <a:stretch>
                            <a:fillRect/>
                          </a:stretch>
                        </pic:blipFill>
                        <pic:spPr>
                          <a:xfrm>
                            <a:off x="0" y="0"/>
                            <a:ext cx="1901999" cy="1426499"/>
                          </a:xfrm>
                          <a:prstGeom prst="rect">
                            <a:avLst/>
                          </a:prstGeom>
                        </pic:spPr>
                      </pic:pic>
                    </a:graphicData>
                  </a:graphic>
                </wp:inline>
              </w:drawing>
            </w:r>
          </w:p>
        </w:tc>
        <w:tc>
          <w:tcPr>
            <w:tcW w:w="3137" w:type="dxa"/>
          </w:tcPr>
          <w:p w14:paraId="44C6622E" w14:textId="77777777" w:rsidR="00187B38" w:rsidRDefault="00187B38"/>
        </w:tc>
        <w:tc>
          <w:tcPr>
            <w:tcW w:w="3137" w:type="dxa"/>
          </w:tcPr>
          <w:p w14:paraId="09B15A34" w14:textId="77777777" w:rsidR="00187B38" w:rsidRDefault="00187B38"/>
        </w:tc>
      </w:tr>
    </w:tbl>
    <w:p w14:paraId="2CB3462D" w14:textId="77777777" w:rsidR="00187B38" w:rsidRDefault="00187B38"/>
    <w:p w14:paraId="749802E3" w14:textId="77777777" w:rsidR="00187B38" w:rsidRDefault="00E12A47">
      <w:pPr>
        <w:keepNext/>
        <w:spacing w:before="200" w:after="60"/>
      </w:pPr>
      <w:proofErr w:type="spellStart"/>
      <w:r>
        <w:rPr>
          <w:b/>
          <w:color w:val="D9261C"/>
          <w:sz w:val="22"/>
        </w:rPr>
        <w:t>Dankeschön</w:t>
      </w:r>
      <w:proofErr w:type="spellEnd"/>
      <w:r>
        <w:rPr>
          <w:b/>
          <w:color w:val="D9261C"/>
          <w:sz w:val="22"/>
        </w:rPr>
        <w:t xml:space="preserve"> für die «</w:t>
      </w:r>
      <w:proofErr w:type="spellStart"/>
      <w:r>
        <w:rPr>
          <w:b/>
          <w:color w:val="D9261C"/>
          <w:sz w:val="22"/>
        </w:rPr>
        <w:t>närrische</w:t>
      </w:r>
      <w:proofErr w:type="spellEnd"/>
      <w:r>
        <w:rPr>
          <w:b/>
          <w:color w:val="D9261C"/>
          <w:sz w:val="22"/>
        </w:rPr>
        <w:t>» Zeit</w:t>
      </w:r>
    </w:p>
    <w:p w14:paraId="06B3B6CE" w14:textId="77777777" w:rsidR="00187B38" w:rsidRPr="007159AE" w:rsidRDefault="00E12A47" w:rsidP="003910A2">
      <w:pPr>
        <w:spacing w:after="120"/>
        <w:jc w:val="both"/>
        <w:rPr>
          <w:lang w:val="de-CH"/>
        </w:rPr>
      </w:pPr>
      <w:r w:rsidRPr="007159AE">
        <w:rPr>
          <w:lang w:val="de-CH"/>
        </w:rPr>
        <w:t>Wir vom Clubhaus möchten uns herzlich bei allen Helfern und guten Seelen an den Anlässen im Clubhaus bedanken. Ohne die Unterstützung von vielen helfenden Händen wären solche Anlässe kaum zu bewältigen.</w:t>
      </w:r>
    </w:p>
    <w:tbl>
      <w:tblPr>
        <w:tblW w:w="0" w:type="auto"/>
        <w:jc w:val="center"/>
        <w:tblLayout w:type="fixed"/>
        <w:tblLook w:val="04A0" w:firstRow="1" w:lastRow="0" w:firstColumn="1" w:lastColumn="0" w:noHBand="0" w:noVBand="1"/>
      </w:tblPr>
      <w:tblGrid>
        <w:gridCol w:w="4819"/>
        <w:gridCol w:w="4819"/>
      </w:tblGrid>
      <w:tr w:rsidR="00187B38" w14:paraId="3549A7A7" w14:textId="77777777">
        <w:trPr>
          <w:cantSplit/>
          <w:jc w:val="center"/>
        </w:trPr>
        <w:tc>
          <w:tcPr>
            <w:tcW w:w="4819" w:type="dxa"/>
            <w:tcMar>
              <w:top w:w="40" w:type="dxa"/>
              <w:left w:w="40" w:type="dxa"/>
              <w:bottom w:w="40" w:type="dxa"/>
              <w:right w:w="40" w:type="dxa"/>
            </w:tcMar>
          </w:tcPr>
          <w:p w14:paraId="3778A55F" w14:textId="77777777" w:rsidR="00187B38" w:rsidRDefault="00E12A47">
            <w:pPr>
              <w:spacing w:after="0"/>
              <w:jc w:val="center"/>
            </w:pPr>
            <w:r>
              <w:rPr>
                <w:noProof/>
              </w:rPr>
              <w:drawing>
                <wp:inline distT="0" distB="0" distL="0" distR="0" wp14:anchorId="63C3D9B1" wp14:editId="6B833E21">
                  <wp:extent cx="2969998" cy="222749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snacht_19_png.jpg"/>
                          <pic:cNvPicPr/>
                        </pic:nvPicPr>
                        <pic:blipFill>
                          <a:blip r:embed="rId36"/>
                          <a:stretch>
                            <a:fillRect/>
                          </a:stretch>
                        </pic:blipFill>
                        <pic:spPr>
                          <a:xfrm>
                            <a:off x="0" y="0"/>
                            <a:ext cx="2969998" cy="2227498"/>
                          </a:xfrm>
                          <a:prstGeom prst="rect">
                            <a:avLst/>
                          </a:prstGeom>
                        </pic:spPr>
                      </pic:pic>
                    </a:graphicData>
                  </a:graphic>
                </wp:inline>
              </w:drawing>
            </w:r>
          </w:p>
        </w:tc>
        <w:tc>
          <w:tcPr>
            <w:tcW w:w="4819" w:type="dxa"/>
          </w:tcPr>
          <w:p w14:paraId="2A6D119E" w14:textId="77777777" w:rsidR="00187B38" w:rsidRDefault="00187B38"/>
        </w:tc>
      </w:tr>
    </w:tbl>
    <w:p w14:paraId="65B16F8F" w14:textId="77777777" w:rsidR="00187B38" w:rsidRDefault="00187B38"/>
    <w:p w14:paraId="63119C23" w14:textId="77777777" w:rsidR="00187B38" w:rsidRPr="007159AE" w:rsidRDefault="00E12A47">
      <w:pPr>
        <w:rPr>
          <w:lang w:val="de-CH"/>
        </w:rPr>
      </w:pPr>
      <w:r w:rsidRPr="007159AE">
        <w:rPr>
          <w:b/>
          <w:lang w:val="de-CH"/>
        </w:rPr>
        <w:t>Orlando Gisler</w:t>
      </w:r>
    </w:p>
    <w:p w14:paraId="359FC6BA" w14:textId="77777777" w:rsidR="00187B38" w:rsidRPr="007159AE" w:rsidRDefault="00E12A47">
      <w:pPr>
        <w:rPr>
          <w:lang w:val="de-CH"/>
        </w:rPr>
      </w:pPr>
      <w:r w:rsidRPr="007159AE">
        <w:rPr>
          <w:lang w:val="de-CH"/>
        </w:rPr>
        <w:br w:type="page"/>
      </w:r>
    </w:p>
    <w:p w14:paraId="4D97A982" w14:textId="77777777" w:rsidR="00187B38" w:rsidRPr="007159AE" w:rsidRDefault="00E12A47">
      <w:pPr>
        <w:spacing w:before="200" w:after="40"/>
        <w:rPr>
          <w:lang w:val="de-CH"/>
        </w:rPr>
      </w:pPr>
      <w:r w:rsidRPr="007159AE">
        <w:rPr>
          <w:b/>
          <w:caps/>
          <w:color w:val="FFFFFF"/>
          <w:spacing w:val="30"/>
          <w:sz w:val="16"/>
          <w:shd w:val="clear" w:color="D9261C" w:fill="D9261C"/>
          <w:lang w:val="de-CH"/>
        </w:rPr>
        <w:lastRenderedPageBreak/>
        <w:t xml:space="preserve">  Rückblick · Jassen  </w:t>
      </w:r>
    </w:p>
    <w:p w14:paraId="4E4EB532" w14:textId="77777777" w:rsidR="00187B38" w:rsidRPr="007159AE" w:rsidRDefault="00E12A47">
      <w:pPr>
        <w:pStyle w:val="berschrift2"/>
        <w:pBdr>
          <w:bottom w:val="single" w:sz="20" w:space="3" w:color="E63124"/>
        </w:pBdr>
        <w:spacing w:before="40" w:after="120"/>
        <w:rPr>
          <w:lang w:val="de-CH"/>
        </w:rPr>
      </w:pPr>
      <w:bookmarkStart w:id="51" w:name="_Toc235833781"/>
      <w:r w:rsidRPr="007159AE">
        <w:rPr>
          <w:rFonts w:ascii="Inter" w:eastAsia="Inter" w:hAnsi="Inter" w:cs="Inter"/>
          <w:caps/>
          <w:color w:val="181818"/>
          <w:spacing w:val="10"/>
          <w:sz w:val="29"/>
          <w:lang w:val="de-CH"/>
        </w:rPr>
        <w:t>19. Jassturnier des FC Schattdorf</w:t>
      </w:r>
      <w:bookmarkEnd w:id="51"/>
    </w:p>
    <w:p w14:paraId="3C8A1841" w14:textId="77777777" w:rsidR="00187B38" w:rsidRDefault="00E12A47" w:rsidP="003910A2">
      <w:pPr>
        <w:spacing w:after="120"/>
        <w:jc w:val="both"/>
      </w:pPr>
      <w:r w:rsidRPr="007159AE">
        <w:rPr>
          <w:lang w:val="de-CH"/>
        </w:rPr>
        <w:t xml:space="preserve">Am Freitag, 16. Januar 2026, trafen sich 26 Paare (52 Teilnehmer) zum jährlichen </w:t>
      </w:r>
      <w:proofErr w:type="spellStart"/>
      <w:r w:rsidRPr="007159AE">
        <w:rPr>
          <w:lang w:val="de-CH"/>
        </w:rPr>
        <w:t>Jassturnier</w:t>
      </w:r>
      <w:proofErr w:type="spellEnd"/>
      <w:r w:rsidRPr="007159AE">
        <w:rPr>
          <w:lang w:val="de-CH"/>
        </w:rPr>
        <w:t xml:space="preserve"> im Clubhaus. Das in den Vorjahren bestens organisierte Turnier unter der Leitung von Mario Trovatelli ist ein bekannter Anlass im Jahresprogramm des FCS. Die diesjährige Organisation unter der neuen Leitung von Orlando Gisler, Simon Geisser, Reto Infanger und Mario Trovatelli kann sicher als Erfolg abgeschlossen werden. Nach dem Start konnten nach der 2. Runde alle Teilnehmer am Grill verpflegt werden, sodass der 2. </w:t>
      </w:r>
      <w:r>
        <w:t xml:space="preserve">Teil </w:t>
      </w:r>
      <w:proofErr w:type="spellStart"/>
      <w:r>
        <w:t>gestärkt</w:t>
      </w:r>
      <w:proofErr w:type="spellEnd"/>
      <w:r>
        <w:t xml:space="preserve"> in Angriff </w:t>
      </w:r>
      <w:proofErr w:type="spellStart"/>
      <w:r>
        <w:t>genommen</w:t>
      </w:r>
      <w:proofErr w:type="spellEnd"/>
      <w:r>
        <w:t xml:space="preserve"> </w:t>
      </w:r>
      <w:proofErr w:type="spellStart"/>
      <w:r>
        <w:t>werden</w:t>
      </w:r>
      <w:proofErr w:type="spellEnd"/>
      <w:r>
        <w:t xml:space="preserve"> </w:t>
      </w:r>
      <w:proofErr w:type="spellStart"/>
      <w:r>
        <w:t>konnte</w:t>
      </w:r>
      <w:proofErr w:type="spellEnd"/>
      <w:r>
        <w:t>.</w:t>
      </w:r>
    </w:p>
    <w:p w14:paraId="18D14E55" w14:textId="77777777" w:rsidR="00187B38" w:rsidRPr="007159AE" w:rsidRDefault="00E12A47" w:rsidP="003910A2">
      <w:pPr>
        <w:spacing w:after="120"/>
        <w:jc w:val="both"/>
        <w:rPr>
          <w:lang w:val="de-CH"/>
        </w:rPr>
      </w:pPr>
      <w:r w:rsidRPr="007159AE">
        <w:rPr>
          <w:lang w:val="de-CH"/>
        </w:rPr>
        <w:t xml:space="preserve">Als Preise konnten wir den ersten 10 </w:t>
      </w:r>
      <w:proofErr w:type="spellStart"/>
      <w:r w:rsidRPr="007159AE">
        <w:rPr>
          <w:lang w:val="de-CH"/>
        </w:rPr>
        <w:t>Jasspaaren</w:t>
      </w:r>
      <w:proofErr w:type="spellEnd"/>
      <w:r w:rsidRPr="007159AE">
        <w:rPr>
          <w:lang w:val="de-CH"/>
        </w:rPr>
        <w:t xml:space="preserve"> ein kleines Präsent überreichen. An dieser Stelle herzlichen Dank an die Sponsoren: Imholz Sport, Schelbert Bauunternehmung, AXA Winterthur (René Gnos) und Pilatus Flugzeugwerke AG.</w:t>
      </w:r>
    </w:p>
    <w:p w14:paraId="30B6C8C1" w14:textId="77777777" w:rsidR="00187B38" w:rsidRPr="007159AE" w:rsidRDefault="00E12A47">
      <w:pPr>
        <w:spacing w:after="120"/>
        <w:rPr>
          <w:lang w:val="de-CH"/>
        </w:rPr>
      </w:pPr>
      <w:r w:rsidRPr="007159AE">
        <w:rPr>
          <w:lang w:val="de-CH"/>
        </w:rPr>
        <w:t>Um 22.30 Uhr waren die Auswertungen gemacht und man konnte zur Rangverkündigung übergehen:</w:t>
      </w:r>
    </w:p>
    <w:p w14:paraId="6F405E97" w14:textId="77777777" w:rsidR="00187B38" w:rsidRPr="007159AE" w:rsidRDefault="00E12A47" w:rsidP="003910A2">
      <w:pPr>
        <w:spacing w:after="120"/>
        <w:rPr>
          <w:lang w:val="de-CH"/>
        </w:rPr>
      </w:pPr>
      <w:r w:rsidRPr="007159AE">
        <w:rPr>
          <w:lang w:val="de-CH"/>
        </w:rPr>
        <w:t>1. Rang: Ruedi Geisser und Urs Indergand</w:t>
      </w:r>
      <w:r w:rsidRPr="007159AE">
        <w:rPr>
          <w:lang w:val="de-CH"/>
        </w:rPr>
        <w:br/>
        <w:t>2. Rang: Karl Schilter jun. und Karl Schilter sen.</w:t>
      </w:r>
      <w:r w:rsidRPr="007159AE">
        <w:rPr>
          <w:lang w:val="de-CH"/>
        </w:rPr>
        <w:br/>
        <w:t>3. Rang: Iwan Herger und Heinz Hürlimann</w:t>
      </w:r>
    </w:p>
    <w:p w14:paraId="1379B5D4" w14:textId="77777777" w:rsidR="00187B38" w:rsidRPr="007159AE" w:rsidRDefault="00E12A47" w:rsidP="003910A2">
      <w:pPr>
        <w:spacing w:after="120"/>
        <w:jc w:val="both"/>
        <w:rPr>
          <w:lang w:val="de-CH"/>
        </w:rPr>
      </w:pPr>
      <w:r w:rsidRPr="007159AE">
        <w:rPr>
          <w:lang w:val="de-CH"/>
        </w:rPr>
        <w:t xml:space="preserve">Der Abend wurde zu später Stunde erfolgreich und gemütlich beendet, und im Januar 2027 wird voraussichtlich der 20. </w:t>
      </w:r>
      <w:proofErr w:type="spellStart"/>
      <w:r w:rsidRPr="007159AE">
        <w:rPr>
          <w:lang w:val="de-CH"/>
        </w:rPr>
        <w:t>Jassabend</w:t>
      </w:r>
      <w:proofErr w:type="spellEnd"/>
      <w:r w:rsidRPr="007159AE">
        <w:rPr>
          <w:lang w:val="de-CH"/>
        </w:rPr>
        <w:t xml:space="preserve"> des FC Schattdorf stattfinden.</w:t>
      </w:r>
    </w:p>
    <w:p w14:paraId="3F4139F1" w14:textId="77777777" w:rsidR="00187B38" w:rsidRPr="007159AE" w:rsidRDefault="00E12A47" w:rsidP="003910A2">
      <w:pPr>
        <w:spacing w:after="120"/>
        <w:jc w:val="both"/>
        <w:rPr>
          <w:lang w:val="de-CH"/>
        </w:rPr>
      </w:pPr>
      <w:r w:rsidRPr="007159AE">
        <w:rPr>
          <w:lang w:val="de-CH"/>
        </w:rPr>
        <w:t>Ein grosser Dank dem Clubhausteam Yvonne und Walti Gerber, den Grilleuren Werni Aschwanden, Kusi Gisler und Markus «</w:t>
      </w:r>
      <w:proofErr w:type="spellStart"/>
      <w:r w:rsidRPr="007159AE">
        <w:rPr>
          <w:lang w:val="de-CH"/>
        </w:rPr>
        <w:t>Müx</w:t>
      </w:r>
      <w:proofErr w:type="spellEnd"/>
      <w:r w:rsidRPr="007159AE">
        <w:rPr>
          <w:lang w:val="de-CH"/>
        </w:rPr>
        <w:t>» Indergand sowie allen Teilnehmern ein herzliches Dankeschön für die Fairness – und bis zum nächsten Mal.</w:t>
      </w:r>
    </w:p>
    <w:p w14:paraId="4458A7AB" w14:textId="77777777" w:rsidR="00187B38" w:rsidRDefault="00E12A47">
      <w:pPr>
        <w:keepNext/>
        <w:spacing w:before="200" w:after="60"/>
      </w:pPr>
      <w:proofErr w:type="spellStart"/>
      <w:r>
        <w:rPr>
          <w:b/>
          <w:color w:val="D9261C"/>
          <w:sz w:val="22"/>
        </w:rPr>
        <w:lastRenderedPageBreak/>
        <w:t>Schlussrangliste</w:t>
      </w:r>
      <w:proofErr w:type="spellEnd"/>
      <w:r>
        <w:rPr>
          <w:b/>
          <w:color w:val="D9261C"/>
          <w:sz w:val="22"/>
        </w:rPr>
        <w:t xml:space="preserve"> — 19. </w:t>
      </w:r>
      <w:proofErr w:type="spellStart"/>
      <w:r>
        <w:rPr>
          <w:b/>
          <w:color w:val="D9261C"/>
          <w:sz w:val="22"/>
        </w:rPr>
        <w:t>Jassabend</w:t>
      </w:r>
      <w:proofErr w:type="spellEnd"/>
      <w:r>
        <w:rPr>
          <w:b/>
          <w:color w:val="D9261C"/>
          <w:sz w:val="22"/>
        </w:rPr>
        <w:t xml:space="preserve">, 16. </w:t>
      </w:r>
      <w:proofErr w:type="spellStart"/>
      <w:r>
        <w:rPr>
          <w:b/>
          <w:color w:val="D9261C"/>
          <w:sz w:val="22"/>
        </w:rPr>
        <w:t>Januar</w:t>
      </w:r>
      <w:proofErr w:type="spellEnd"/>
      <w:r>
        <w:rPr>
          <w:b/>
          <w:color w:val="D9261C"/>
          <w:sz w:val="22"/>
        </w:rPr>
        <w:t xml:space="preserve"> 2026</w:t>
      </w:r>
    </w:p>
    <w:tbl>
      <w:tblPr>
        <w:tblW w:w="0" w:type="auto"/>
        <w:jc w:val="center"/>
        <w:tblLayout w:type="fixed"/>
        <w:tblLook w:val="04A0" w:firstRow="1" w:lastRow="0" w:firstColumn="1" w:lastColumn="0" w:noHBand="0" w:noVBand="1"/>
      </w:tblPr>
      <w:tblGrid>
        <w:gridCol w:w="510"/>
        <w:gridCol w:w="2778"/>
        <w:gridCol w:w="567"/>
        <w:gridCol w:w="454"/>
        <w:gridCol w:w="567"/>
        <w:gridCol w:w="454"/>
        <w:gridCol w:w="539"/>
        <w:gridCol w:w="567"/>
        <w:gridCol w:w="454"/>
        <w:gridCol w:w="539"/>
        <w:gridCol w:w="567"/>
        <w:gridCol w:w="454"/>
        <w:gridCol w:w="737"/>
      </w:tblGrid>
      <w:tr w:rsidR="00187B38" w14:paraId="50527CB9" w14:textId="77777777">
        <w:trPr>
          <w:cantSplit/>
          <w:tblHeader/>
          <w:jc w:val="center"/>
        </w:trPr>
        <w:tc>
          <w:tcPr>
            <w:tcW w:w="510" w:type="dxa"/>
            <w:shd w:val="clear" w:color="181818" w:fill="181818"/>
            <w:tcMar>
              <w:top w:w="40" w:type="dxa"/>
              <w:left w:w="80" w:type="dxa"/>
              <w:bottom w:w="40" w:type="dxa"/>
              <w:right w:w="80" w:type="dxa"/>
            </w:tcMar>
          </w:tcPr>
          <w:p w14:paraId="18253226" w14:textId="77777777" w:rsidR="00187B38" w:rsidRDefault="00E12A47">
            <w:pPr>
              <w:keepNext/>
              <w:spacing w:after="0"/>
            </w:pPr>
            <w:r>
              <w:rPr>
                <w:b/>
                <w:caps/>
                <w:color w:val="FFFFFF"/>
                <w:sz w:val="16"/>
              </w:rPr>
              <w:t>Rg</w:t>
            </w:r>
          </w:p>
        </w:tc>
        <w:tc>
          <w:tcPr>
            <w:tcW w:w="2778" w:type="dxa"/>
            <w:shd w:val="clear" w:color="181818" w:fill="181818"/>
            <w:tcMar>
              <w:top w:w="40" w:type="dxa"/>
              <w:left w:w="80" w:type="dxa"/>
              <w:bottom w:w="40" w:type="dxa"/>
              <w:right w:w="80" w:type="dxa"/>
            </w:tcMar>
          </w:tcPr>
          <w:p w14:paraId="6601AC47" w14:textId="77777777" w:rsidR="00187B38" w:rsidRDefault="00E12A47">
            <w:pPr>
              <w:keepNext/>
              <w:spacing w:after="0"/>
              <w:jc w:val="center"/>
            </w:pPr>
            <w:r>
              <w:rPr>
                <w:b/>
                <w:caps/>
                <w:color w:val="FFFFFF"/>
                <w:sz w:val="16"/>
              </w:rPr>
              <w:t>Jasspaar</w:t>
            </w:r>
          </w:p>
        </w:tc>
        <w:tc>
          <w:tcPr>
            <w:tcW w:w="567" w:type="dxa"/>
            <w:shd w:val="clear" w:color="181818" w:fill="181818"/>
            <w:tcMar>
              <w:top w:w="40" w:type="dxa"/>
              <w:left w:w="80" w:type="dxa"/>
              <w:bottom w:w="40" w:type="dxa"/>
              <w:right w:w="80" w:type="dxa"/>
            </w:tcMar>
          </w:tcPr>
          <w:p w14:paraId="693AFCC7" w14:textId="77777777" w:rsidR="00187B38" w:rsidRDefault="00E12A47">
            <w:pPr>
              <w:keepNext/>
              <w:spacing w:after="0"/>
              <w:jc w:val="center"/>
            </w:pPr>
            <w:r>
              <w:rPr>
                <w:b/>
                <w:caps/>
                <w:color w:val="FFFFFF"/>
                <w:sz w:val="16"/>
              </w:rPr>
              <w:t>P1</w:t>
            </w:r>
          </w:p>
        </w:tc>
        <w:tc>
          <w:tcPr>
            <w:tcW w:w="454" w:type="dxa"/>
            <w:shd w:val="clear" w:color="181818" w:fill="181818"/>
            <w:tcMar>
              <w:top w:w="40" w:type="dxa"/>
              <w:left w:w="80" w:type="dxa"/>
              <w:bottom w:w="40" w:type="dxa"/>
              <w:right w:w="80" w:type="dxa"/>
            </w:tcMar>
          </w:tcPr>
          <w:p w14:paraId="17004818" w14:textId="77777777" w:rsidR="00187B38" w:rsidRDefault="00E12A47">
            <w:pPr>
              <w:keepNext/>
              <w:spacing w:after="0"/>
              <w:jc w:val="center"/>
            </w:pPr>
            <w:r>
              <w:rPr>
                <w:b/>
                <w:caps/>
                <w:color w:val="FFFFFF"/>
                <w:sz w:val="16"/>
              </w:rPr>
              <w:t>Rg</w:t>
            </w:r>
          </w:p>
        </w:tc>
        <w:tc>
          <w:tcPr>
            <w:tcW w:w="567" w:type="dxa"/>
            <w:shd w:val="clear" w:color="181818" w:fill="181818"/>
            <w:tcMar>
              <w:top w:w="40" w:type="dxa"/>
              <w:left w:w="80" w:type="dxa"/>
              <w:bottom w:w="40" w:type="dxa"/>
              <w:right w:w="80" w:type="dxa"/>
            </w:tcMar>
          </w:tcPr>
          <w:p w14:paraId="00DA867B" w14:textId="77777777" w:rsidR="00187B38" w:rsidRDefault="00E12A47">
            <w:pPr>
              <w:keepNext/>
              <w:spacing w:after="0"/>
              <w:jc w:val="center"/>
            </w:pPr>
            <w:r>
              <w:rPr>
                <w:b/>
                <w:caps/>
                <w:color w:val="FFFFFF"/>
                <w:sz w:val="16"/>
              </w:rPr>
              <w:t>P2</w:t>
            </w:r>
          </w:p>
        </w:tc>
        <w:tc>
          <w:tcPr>
            <w:tcW w:w="454" w:type="dxa"/>
            <w:shd w:val="clear" w:color="181818" w:fill="181818"/>
            <w:tcMar>
              <w:top w:w="40" w:type="dxa"/>
              <w:left w:w="80" w:type="dxa"/>
              <w:bottom w:w="40" w:type="dxa"/>
              <w:right w:w="80" w:type="dxa"/>
            </w:tcMar>
          </w:tcPr>
          <w:p w14:paraId="5A65D447" w14:textId="77777777" w:rsidR="00187B38" w:rsidRDefault="00E12A47">
            <w:pPr>
              <w:keepNext/>
              <w:spacing w:after="0"/>
              <w:jc w:val="center"/>
            </w:pPr>
            <w:r>
              <w:rPr>
                <w:b/>
                <w:caps/>
                <w:color w:val="FFFFFF"/>
                <w:sz w:val="16"/>
              </w:rPr>
              <w:t>Rg</w:t>
            </w:r>
          </w:p>
        </w:tc>
        <w:tc>
          <w:tcPr>
            <w:tcW w:w="539" w:type="dxa"/>
            <w:shd w:val="clear" w:color="181818" w:fill="181818"/>
            <w:tcMar>
              <w:top w:w="40" w:type="dxa"/>
              <w:left w:w="80" w:type="dxa"/>
              <w:bottom w:w="40" w:type="dxa"/>
              <w:right w:w="80" w:type="dxa"/>
            </w:tcMar>
          </w:tcPr>
          <w:p w14:paraId="0F8D9F75" w14:textId="77777777" w:rsidR="00187B38" w:rsidRDefault="00E12A47">
            <w:pPr>
              <w:keepNext/>
              <w:spacing w:after="0"/>
              <w:jc w:val="center"/>
            </w:pPr>
            <w:r>
              <w:rPr>
                <w:b/>
                <w:caps/>
                <w:color w:val="FFFFFF"/>
                <w:sz w:val="16"/>
              </w:rPr>
              <w:t>ZR</w:t>
            </w:r>
          </w:p>
        </w:tc>
        <w:tc>
          <w:tcPr>
            <w:tcW w:w="567" w:type="dxa"/>
            <w:shd w:val="clear" w:color="181818" w:fill="181818"/>
            <w:tcMar>
              <w:top w:w="40" w:type="dxa"/>
              <w:left w:w="80" w:type="dxa"/>
              <w:bottom w:w="40" w:type="dxa"/>
              <w:right w:w="80" w:type="dxa"/>
            </w:tcMar>
          </w:tcPr>
          <w:p w14:paraId="472B0D84" w14:textId="77777777" w:rsidR="00187B38" w:rsidRDefault="00E12A47">
            <w:pPr>
              <w:keepNext/>
              <w:spacing w:after="0"/>
              <w:jc w:val="center"/>
            </w:pPr>
            <w:r>
              <w:rPr>
                <w:b/>
                <w:caps/>
                <w:color w:val="FFFFFF"/>
                <w:sz w:val="16"/>
              </w:rPr>
              <w:t>P3</w:t>
            </w:r>
          </w:p>
        </w:tc>
        <w:tc>
          <w:tcPr>
            <w:tcW w:w="454" w:type="dxa"/>
            <w:shd w:val="clear" w:color="181818" w:fill="181818"/>
            <w:tcMar>
              <w:top w:w="40" w:type="dxa"/>
              <w:left w:w="80" w:type="dxa"/>
              <w:bottom w:w="40" w:type="dxa"/>
              <w:right w:w="80" w:type="dxa"/>
            </w:tcMar>
          </w:tcPr>
          <w:p w14:paraId="59B25BC4" w14:textId="77777777" w:rsidR="00187B38" w:rsidRDefault="00E12A47">
            <w:pPr>
              <w:keepNext/>
              <w:spacing w:after="0"/>
              <w:jc w:val="center"/>
            </w:pPr>
            <w:r>
              <w:rPr>
                <w:b/>
                <w:caps/>
                <w:color w:val="FFFFFF"/>
                <w:sz w:val="16"/>
              </w:rPr>
              <w:t>Rg</w:t>
            </w:r>
          </w:p>
        </w:tc>
        <w:tc>
          <w:tcPr>
            <w:tcW w:w="539" w:type="dxa"/>
            <w:shd w:val="clear" w:color="181818" w:fill="181818"/>
            <w:tcMar>
              <w:top w:w="40" w:type="dxa"/>
              <w:left w:w="80" w:type="dxa"/>
              <w:bottom w:w="40" w:type="dxa"/>
              <w:right w:w="80" w:type="dxa"/>
            </w:tcMar>
          </w:tcPr>
          <w:p w14:paraId="2A774DBD" w14:textId="77777777" w:rsidR="00187B38" w:rsidRDefault="00E12A47">
            <w:pPr>
              <w:keepNext/>
              <w:spacing w:after="0"/>
              <w:jc w:val="center"/>
            </w:pPr>
            <w:r>
              <w:rPr>
                <w:b/>
                <w:caps/>
                <w:color w:val="FFFFFF"/>
                <w:sz w:val="16"/>
              </w:rPr>
              <w:t>ZR</w:t>
            </w:r>
          </w:p>
        </w:tc>
        <w:tc>
          <w:tcPr>
            <w:tcW w:w="567" w:type="dxa"/>
            <w:shd w:val="clear" w:color="181818" w:fill="181818"/>
            <w:tcMar>
              <w:top w:w="40" w:type="dxa"/>
              <w:left w:w="80" w:type="dxa"/>
              <w:bottom w:w="40" w:type="dxa"/>
              <w:right w:w="80" w:type="dxa"/>
            </w:tcMar>
          </w:tcPr>
          <w:p w14:paraId="3DEE15D7" w14:textId="77777777" w:rsidR="00187B38" w:rsidRDefault="00E12A47">
            <w:pPr>
              <w:keepNext/>
              <w:spacing w:after="0"/>
              <w:jc w:val="center"/>
            </w:pPr>
            <w:r>
              <w:rPr>
                <w:b/>
                <w:caps/>
                <w:color w:val="FFFFFF"/>
                <w:sz w:val="16"/>
              </w:rPr>
              <w:t>P4</w:t>
            </w:r>
          </w:p>
        </w:tc>
        <w:tc>
          <w:tcPr>
            <w:tcW w:w="454" w:type="dxa"/>
            <w:shd w:val="clear" w:color="181818" w:fill="181818"/>
            <w:tcMar>
              <w:top w:w="40" w:type="dxa"/>
              <w:left w:w="80" w:type="dxa"/>
              <w:bottom w:w="40" w:type="dxa"/>
              <w:right w:w="80" w:type="dxa"/>
            </w:tcMar>
          </w:tcPr>
          <w:p w14:paraId="71C8AC33" w14:textId="77777777" w:rsidR="00187B38" w:rsidRDefault="00E12A47">
            <w:pPr>
              <w:keepNext/>
              <w:spacing w:after="0"/>
              <w:jc w:val="center"/>
            </w:pPr>
            <w:r>
              <w:rPr>
                <w:b/>
                <w:caps/>
                <w:color w:val="FFFFFF"/>
                <w:sz w:val="16"/>
              </w:rPr>
              <w:t>Rg</w:t>
            </w:r>
          </w:p>
        </w:tc>
        <w:tc>
          <w:tcPr>
            <w:tcW w:w="737" w:type="dxa"/>
            <w:shd w:val="clear" w:color="181818" w:fill="181818"/>
            <w:tcMar>
              <w:top w:w="40" w:type="dxa"/>
              <w:left w:w="80" w:type="dxa"/>
              <w:bottom w:w="40" w:type="dxa"/>
              <w:right w:w="80" w:type="dxa"/>
            </w:tcMar>
          </w:tcPr>
          <w:p w14:paraId="3A830B3A" w14:textId="77777777" w:rsidR="00187B38" w:rsidRDefault="00E12A47">
            <w:pPr>
              <w:keepNext/>
              <w:spacing w:after="0"/>
              <w:jc w:val="center"/>
            </w:pPr>
            <w:r>
              <w:rPr>
                <w:b/>
                <w:caps/>
                <w:color w:val="FFFFFF"/>
                <w:sz w:val="16"/>
              </w:rPr>
              <w:t>Total</w:t>
            </w:r>
          </w:p>
        </w:tc>
      </w:tr>
      <w:tr w:rsidR="00187B38" w14:paraId="2FE2AC0D" w14:textId="77777777">
        <w:trPr>
          <w:cantSplit/>
          <w:jc w:val="center"/>
        </w:trPr>
        <w:tc>
          <w:tcPr>
            <w:tcW w:w="510" w:type="dxa"/>
            <w:tcBorders>
              <w:bottom w:val="single" w:sz="4" w:space="0" w:color="E5E2E1"/>
            </w:tcBorders>
            <w:tcMar>
              <w:top w:w="20" w:type="dxa"/>
              <w:left w:w="80" w:type="dxa"/>
              <w:bottom w:w="20" w:type="dxa"/>
              <w:right w:w="80" w:type="dxa"/>
            </w:tcMar>
          </w:tcPr>
          <w:p w14:paraId="07879815" w14:textId="77777777" w:rsidR="00187B38" w:rsidRDefault="00E12A47">
            <w:pPr>
              <w:keepNext/>
              <w:spacing w:after="0"/>
            </w:pPr>
            <w:r>
              <w:rPr>
                <w:sz w:val="17"/>
              </w:rPr>
              <w:t>1</w:t>
            </w:r>
          </w:p>
        </w:tc>
        <w:tc>
          <w:tcPr>
            <w:tcW w:w="2778" w:type="dxa"/>
            <w:tcBorders>
              <w:bottom w:val="single" w:sz="4" w:space="0" w:color="E5E2E1"/>
            </w:tcBorders>
            <w:tcMar>
              <w:top w:w="20" w:type="dxa"/>
              <w:left w:w="80" w:type="dxa"/>
              <w:bottom w:w="20" w:type="dxa"/>
              <w:right w:w="80" w:type="dxa"/>
            </w:tcMar>
          </w:tcPr>
          <w:p w14:paraId="77E20D0E" w14:textId="77777777" w:rsidR="00187B38" w:rsidRDefault="00E12A47">
            <w:pPr>
              <w:keepNext/>
              <w:spacing w:after="0"/>
              <w:jc w:val="center"/>
            </w:pPr>
            <w:r>
              <w:rPr>
                <w:sz w:val="17"/>
              </w:rPr>
              <w:t>Ruedi Geisser / Urs Indergand</w:t>
            </w:r>
          </w:p>
        </w:tc>
        <w:tc>
          <w:tcPr>
            <w:tcW w:w="567" w:type="dxa"/>
            <w:tcBorders>
              <w:bottom w:val="single" w:sz="4" w:space="0" w:color="E5E2E1"/>
            </w:tcBorders>
            <w:tcMar>
              <w:top w:w="20" w:type="dxa"/>
              <w:left w:w="80" w:type="dxa"/>
              <w:bottom w:w="20" w:type="dxa"/>
              <w:right w:w="80" w:type="dxa"/>
            </w:tcMar>
          </w:tcPr>
          <w:p w14:paraId="361BD177" w14:textId="77777777" w:rsidR="00187B38" w:rsidRDefault="00E12A47">
            <w:pPr>
              <w:keepNext/>
              <w:spacing w:after="0"/>
              <w:jc w:val="center"/>
            </w:pPr>
            <w:r>
              <w:rPr>
                <w:sz w:val="17"/>
              </w:rPr>
              <w:t>1056</w:t>
            </w:r>
          </w:p>
        </w:tc>
        <w:tc>
          <w:tcPr>
            <w:tcW w:w="454" w:type="dxa"/>
            <w:tcBorders>
              <w:bottom w:val="single" w:sz="4" w:space="0" w:color="E5E2E1"/>
            </w:tcBorders>
            <w:tcMar>
              <w:top w:w="20" w:type="dxa"/>
              <w:left w:w="80" w:type="dxa"/>
              <w:bottom w:w="20" w:type="dxa"/>
              <w:right w:w="80" w:type="dxa"/>
            </w:tcMar>
          </w:tcPr>
          <w:p w14:paraId="643F93FA" w14:textId="77777777" w:rsidR="00187B38" w:rsidRDefault="00E12A47">
            <w:pPr>
              <w:keepNext/>
              <w:spacing w:after="0"/>
              <w:jc w:val="center"/>
            </w:pPr>
            <w:r>
              <w:rPr>
                <w:sz w:val="17"/>
              </w:rPr>
              <w:t>3</w:t>
            </w:r>
          </w:p>
        </w:tc>
        <w:tc>
          <w:tcPr>
            <w:tcW w:w="567" w:type="dxa"/>
            <w:tcBorders>
              <w:bottom w:val="single" w:sz="4" w:space="0" w:color="E5E2E1"/>
            </w:tcBorders>
            <w:tcMar>
              <w:top w:w="20" w:type="dxa"/>
              <w:left w:w="80" w:type="dxa"/>
              <w:bottom w:w="20" w:type="dxa"/>
              <w:right w:w="80" w:type="dxa"/>
            </w:tcMar>
          </w:tcPr>
          <w:p w14:paraId="761CBE2D" w14:textId="77777777" w:rsidR="00187B38" w:rsidRDefault="00E12A47">
            <w:pPr>
              <w:keepNext/>
              <w:spacing w:after="0"/>
              <w:jc w:val="center"/>
            </w:pPr>
            <w:r>
              <w:rPr>
                <w:sz w:val="17"/>
              </w:rPr>
              <w:t>961</w:t>
            </w:r>
          </w:p>
        </w:tc>
        <w:tc>
          <w:tcPr>
            <w:tcW w:w="454" w:type="dxa"/>
            <w:tcBorders>
              <w:bottom w:val="single" w:sz="4" w:space="0" w:color="E5E2E1"/>
            </w:tcBorders>
            <w:tcMar>
              <w:top w:w="20" w:type="dxa"/>
              <w:left w:w="80" w:type="dxa"/>
              <w:bottom w:w="20" w:type="dxa"/>
              <w:right w:w="80" w:type="dxa"/>
            </w:tcMar>
          </w:tcPr>
          <w:p w14:paraId="47B8B4D1" w14:textId="77777777" w:rsidR="00187B38" w:rsidRDefault="00E12A47">
            <w:pPr>
              <w:keepNext/>
              <w:spacing w:after="0"/>
              <w:jc w:val="center"/>
            </w:pPr>
            <w:r>
              <w:rPr>
                <w:sz w:val="17"/>
              </w:rPr>
              <w:t>13</w:t>
            </w:r>
          </w:p>
        </w:tc>
        <w:tc>
          <w:tcPr>
            <w:tcW w:w="539" w:type="dxa"/>
            <w:tcBorders>
              <w:bottom w:val="single" w:sz="4" w:space="0" w:color="E5E2E1"/>
            </w:tcBorders>
            <w:tcMar>
              <w:top w:w="20" w:type="dxa"/>
              <w:left w:w="80" w:type="dxa"/>
              <w:bottom w:w="20" w:type="dxa"/>
              <w:right w:w="80" w:type="dxa"/>
            </w:tcMar>
          </w:tcPr>
          <w:p w14:paraId="13FD8222" w14:textId="77777777" w:rsidR="00187B38" w:rsidRDefault="00E12A47">
            <w:pPr>
              <w:keepNext/>
              <w:spacing w:after="0"/>
              <w:jc w:val="center"/>
            </w:pPr>
            <w:r>
              <w:rPr>
                <w:sz w:val="17"/>
              </w:rPr>
              <w:t>5</w:t>
            </w:r>
          </w:p>
        </w:tc>
        <w:tc>
          <w:tcPr>
            <w:tcW w:w="567" w:type="dxa"/>
            <w:tcBorders>
              <w:bottom w:val="single" w:sz="4" w:space="0" w:color="E5E2E1"/>
            </w:tcBorders>
            <w:tcMar>
              <w:top w:w="20" w:type="dxa"/>
              <w:left w:w="80" w:type="dxa"/>
              <w:bottom w:w="20" w:type="dxa"/>
              <w:right w:w="80" w:type="dxa"/>
            </w:tcMar>
          </w:tcPr>
          <w:p w14:paraId="7F75FB69" w14:textId="77777777" w:rsidR="00187B38" w:rsidRDefault="00E12A47">
            <w:pPr>
              <w:keepNext/>
              <w:spacing w:after="0"/>
              <w:jc w:val="center"/>
            </w:pPr>
            <w:r>
              <w:rPr>
                <w:sz w:val="17"/>
              </w:rPr>
              <w:t>1004</w:t>
            </w:r>
          </w:p>
        </w:tc>
        <w:tc>
          <w:tcPr>
            <w:tcW w:w="454" w:type="dxa"/>
            <w:tcBorders>
              <w:bottom w:val="single" w:sz="4" w:space="0" w:color="E5E2E1"/>
            </w:tcBorders>
            <w:tcMar>
              <w:top w:w="20" w:type="dxa"/>
              <w:left w:w="80" w:type="dxa"/>
              <w:bottom w:w="20" w:type="dxa"/>
              <w:right w:w="80" w:type="dxa"/>
            </w:tcMar>
          </w:tcPr>
          <w:p w14:paraId="6C3AD9A9" w14:textId="77777777" w:rsidR="00187B38" w:rsidRDefault="00E12A47">
            <w:pPr>
              <w:keepNext/>
              <w:spacing w:after="0"/>
              <w:jc w:val="center"/>
            </w:pPr>
            <w:r>
              <w:rPr>
                <w:sz w:val="17"/>
              </w:rPr>
              <w:t>10</w:t>
            </w:r>
          </w:p>
        </w:tc>
        <w:tc>
          <w:tcPr>
            <w:tcW w:w="539" w:type="dxa"/>
            <w:tcBorders>
              <w:bottom w:val="single" w:sz="4" w:space="0" w:color="E5E2E1"/>
            </w:tcBorders>
            <w:tcMar>
              <w:top w:w="20" w:type="dxa"/>
              <w:left w:w="80" w:type="dxa"/>
              <w:bottom w:w="20" w:type="dxa"/>
              <w:right w:w="80" w:type="dxa"/>
            </w:tcMar>
          </w:tcPr>
          <w:p w14:paraId="28BD259A" w14:textId="77777777" w:rsidR="00187B38" w:rsidRDefault="00E12A47">
            <w:pPr>
              <w:keepNext/>
              <w:spacing w:after="0"/>
              <w:jc w:val="center"/>
            </w:pPr>
            <w:r>
              <w:rPr>
                <w:sz w:val="17"/>
              </w:rPr>
              <w:t>4</w:t>
            </w:r>
          </w:p>
        </w:tc>
        <w:tc>
          <w:tcPr>
            <w:tcW w:w="567" w:type="dxa"/>
            <w:tcBorders>
              <w:bottom w:val="single" w:sz="4" w:space="0" w:color="E5E2E1"/>
            </w:tcBorders>
            <w:tcMar>
              <w:top w:w="20" w:type="dxa"/>
              <w:left w:w="80" w:type="dxa"/>
              <w:bottom w:w="20" w:type="dxa"/>
              <w:right w:w="80" w:type="dxa"/>
            </w:tcMar>
          </w:tcPr>
          <w:p w14:paraId="7B584C80" w14:textId="77777777" w:rsidR="00187B38" w:rsidRDefault="00E12A47">
            <w:pPr>
              <w:keepNext/>
              <w:spacing w:after="0"/>
              <w:jc w:val="center"/>
            </w:pPr>
            <w:r>
              <w:rPr>
                <w:sz w:val="17"/>
              </w:rPr>
              <w:t>1155</w:t>
            </w:r>
          </w:p>
        </w:tc>
        <w:tc>
          <w:tcPr>
            <w:tcW w:w="454" w:type="dxa"/>
            <w:tcBorders>
              <w:bottom w:val="single" w:sz="4" w:space="0" w:color="E5E2E1"/>
            </w:tcBorders>
            <w:tcMar>
              <w:top w:w="20" w:type="dxa"/>
              <w:left w:w="80" w:type="dxa"/>
              <w:bottom w:w="20" w:type="dxa"/>
              <w:right w:w="80" w:type="dxa"/>
            </w:tcMar>
          </w:tcPr>
          <w:p w14:paraId="057BB640" w14:textId="77777777" w:rsidR="00187B38" w:rsidRDefault="00E12A47">
            <w:pPr>
              <w:keepNext/>
              <w:spacing w:after="0"/>
              <w:jc w:val="center"/>
            </w:pPr>
            <w:r>
              <w:rPr>
                <w:sz w:val="17"/>
              </w:rPr>
              <w:t>2</w:t>
            </w:r>
          </w:p>
        </w:tc>
        <w:tc>
          <w:tcPr>
            <w:tcW w:w="737" w:type="dxa"/>
            <w:tcBorders>
              <w:bottom w:val="single" w:sz="4" w:space="0" w:color="E5E2E1"/>
            </w:tcBorders>
            <w:tcMar>
              <w:top w:w="20" w:type="dxa"/>
              <w:left w:w="80" w:type="dxa"/>
              <w:bottom w:w="20" w:type="dxa"/>
              <w:right w:w="80" w:type="dxa"/>
            </w:tcMar>
          </w:tcPr>
          <w:p w14:paraId="760B705E" w14:textId="77777777" w:rsidR="00187B38" w:rsidRDefault="00E12A47">
            <w:pPr>
              <w:keepNext/>
              <w:spacing w:after="0"/>
              <w:jc w:val="center"/>
            </w:pPr>
            <w:r>
              <w:rPr>
                <w:sz w:val="17"/>
              </w:rPr>
              <w:t>4176</w:t>
            </w:r>
          </w:p>
        </w:tc>
      </w:tr>
      <w:tr w:rsidR="00187B38" w14:paraId="754B0092" w14:textId="77777777">
        <w:trPr>
          <w:cantSplit/>
          <w:jc w:val="center"/>
        </w:trPr>
        <w:tc>
          <w:tcPr>
            <w:tcW w:w="510" w:type="dxa"/>
            <w:tcBorders>
              <w:bottom w:val="single" w:sz="4" w:space="0" w:color="E5E2E1"/>
            </w:tcBorders>
            <w:tcMar>
              <w:top w:w="20" w:type="dxa"/>
              <w:left w:w="80" w:type="dxa"/>
              <w:bottom w:w="20" w:type="dxa"/>
              <w:right w:w="80" w:type="dxa"/>
            </w:tcMar>
          </w:tcPr>
          <w:p w14:paraId="25EF49C3" w14:textId="77777777" w:rsidR="00187B38" w:rsidRDefault="00E12A47">
            <w:pPr>
              <w:keepNext/>
              <w:spacing w:after="0"/>
            </w:pPr>
            <w:r>
              <w:rPr>
                <w:sz w:val="17"/>
              </w:rPr>
              <w:t>2</w:t>
            </w:r>
          </w:p>
        </w:tc>
        <w:tc>
          <w:tcPr>
            <w:tcW w:w="2778" w:type="dxa"/>
            <w:tcBorders>
              <w:bottom w:val="single" w:sz="4" w:space="0" w:color="E5E2E1"/>
            </w:tcBorders>
            <w:tcMar>
              <w:top w:w="20" w:type="dxa"/>
              <w:left w:w="80" w:type="dxa"/>
              <w:bottom w:w="20" w:type="dxa"/>
              <w:right w:w="80" w:type="dxa"/>
            </w:tcMar>
          </w:tcPr>
          <w:p w14:paraId="67ED8BEA" w14:textId="77777777" w:rsidR="00187B38" w:rsidRPr="007159AE" w:rsidRDefault="00E12A47">
            <w:pPr>
              <w:keepNext/>
              <w:spacing w:after="0"/>
              <w:jc w:val="center"/>
              <w:rPr>
                <w:lang w:val="de-CH"/>
              </w:rPr>
            </w:pPr>
            <w:r w:rsidRPr="007159AE">
              <w:rPr>
                <w:sz w:val="17"/>
                <w:lang w:val="de-CH"/>
              </w:rPr>
              <w:t>Kari Schilter jun. / Kari Schilter sen.</w:t>
            </w:r>
          </w:p>
        </w:tc>
        <w:tc>
          <w:tcPr>
            <w:tcW w:w="567" w:type="dxa"/>
            <w:tcBorders>
              <w:bottom w:val="single" w:sz="4" w:space="0" w:color="E5E2E1"/>
            </w:tcBorders>
            <w:tcMar>
              <w:top w:w="20" w:type="dxa"/>
              <w:left w:w="80" w:type="dxa"/>
              <w:bottom w:w="20" w:type="dxa"/>
              <w:right w:w="80" w:type="dxa"/>
            </w:tcMar>
          </w:tcPr>
          <w:p w14:paraId="1F1D7430" w14:textId="77777777" w:rsidR="00187B38" w:rsidRDefault="00E12A47">
            <w:pPr>
              <w:keepNext/>
              <w:spacing w:after="0"/>
              <w:jc w:val="center"/>
            </w:pPr>
            <w:r>
              <w:rPr>
                <w:sz w:val="17"/>
              </w:rPr>
              <w:t>980</w:t>
            </w:r>
          </w:p>
        </w:tc>
        <w:tc>
          <w:tcPr>
            <w:tcW w:w="454" w:type="dxa"/>
            <w:tcBorders>
              <w:bottom w:val="single" w:sz="4" w:space="0" w:color="E5E2E1"/>
            </w:tcBorders>
            <w:tcMar>
              <w:top w:w="20" w:type="dxa"/>
              <w:left w:w="80" w:type="dxa"/>
              <w:bottom w:w="20" w:type="dxa"/>
              <w:right w:w="80" w:type="dxa"/>
            </w:tcMar>
          </w:tcPr>
          <w:p w14:paraId="47FF29A8" w14:textId="77777777" w:rsidR="00187B38" w:rsidRDefault="00E12A47">
            <w:pPr>
              <w:keepNext/>
              <w:spacing w:after="0"/>
              <w:jc w:val="center"/>
            </w:pPr>
            <w:r>
              <w:rPr>
                <w:sz w:val="17"/>
              </w:rPr>
              <w:t>11</w:t>
            </w:r>
          </w:p>
        </w:tc>
        <w:tc>
          <w:tcPr>
            <w:tcW w:w="567" w:type="dxa"/>
            <w:tcBorders>
              <w:bottom w:val="single" w:sz="4" w:space="0" w:color="E5E2E1"/>
            </w:tcBorders>
            <w:tcMar>
              <w:top w:w="20" w:type="dxa"/>
              <w:left w:w="80" w:type="dxa"/>
              <w:bottom w:w="20" w:type="dxa"/>
              <w:right w:w="80" w:type="dxa"/>
            </w:tcMar>
          </w:tcPr>
          <w:p w14:paraId="22EDF22B" w14:textId="77777777" w:rsidR="00187B38" w:rsidRDefault="00E12A47">
            <w:pPr>
              <w:keepNext/>
              <w:spacing w:after="0"/>
              <w:jc w:val="center"/>
            </w:pPr>
            <w:r>
              <w:rPr>
                <w:sz w:val="17"/>
              </w:rPr>
              <w:t>1081</w:t>
            </w:r>
          </w:p>
        </w:tc>
        <w:tc>
          <w:tcPr>
            <w:tcW w:w="454" w:type="dxa"/>
            <w:tcBorders>
              <w:bottom w:val="single" w:sz="4" w:space="0" w:color="E5E2E1"/>
            </w:tcBorders>
            <w:tcMar>
              <w:top w:w="20" w:type="dxa"/>
              <w:left w:w="80" w:type="dxa"/>
              <w:bottom w:w="20" w:type="dxa"/>
              <w:right w:w="80" w:type="dxa"/>
            </w:tcMar>
          </w:tcPr>
          <w:p w14:paraId="1D7010D3" w14:textId="77777777" w:rsidR="00187B38" w:rsidRDefault="00E12A47">
            <w:pPr>
              <w:keepNext/>
              <w:spacing w:after="0"/>
              <w:jc w:val="center"/>
            </w:pPr>
            <w:r>
              <w:rPr>
                <w:sz w:val="17"/>
              </w:rPr>
              <w:t>2</w:t>
            </w:r>
          </w:p>
        </w:tc>
        <w:tc>
          <w:tcPr>
            <w:tcW w:w="539" w:type="dxa"/>
            <w:tcBorders>
              <w:bottom w:val="single" w:sz="4" w:space="0" w:color="E5E2E1"/>
            </w:tcBorders>
            <w:tcMar>
              <w:top w:w="20" w:type="dxa"/>
              <w:left w:w="80" w:type="dxa"/>
              <w:bottom w:w="20" w:type="dxa"/>
              <w:right w:w="80" w:type="dxa"/>
            </w:tcMar>
          </w:tcPr>
          <w:p w14:paraId="6F4220C7" w14:textId="77777777" w:rsidR="00187B38" w:rsidRDefault="00E12A47">
            <w:pPr>
              <w:keepNext/>
              <w:spacing w:after="0"/>
              <w:jc w:val="center"/>
            </w:pPr>
            <w:r>
              <w:rPr>
                <w:sz w:val="17"/>
              </w:rPr>
              <w:t>3</w:t>
            </w:r>
          </w:p>
        </w:tc>
        <w:tc>
          <w:tcPr>
            <w:tcW w:w="567" w:type="dxa"/>
            <w:tcBorders>
              <w:bottom w:val="single" w:sz="4" w:space="0" w:color="E5E2E1"/>
            </w:tcBorders>
            <w:tcMar>
              <w:top w:w="20" w:type="dxa"/>
              <w:left w:w="80" w:type="dxa"/>
              <w:bottom w:w="20" w:type="dxa"/>
              <w:right w:w="80" w:type="dxa"/>
            </w:tcMar>
          </w:tcPr>
          <w:p w14:paraId="56F05FFD" w14:textId="77777777" w:rsidR="00187B38" w:rsidRDefault="00E12A47">
            <w:pPr>
              <w:keepNext/>
              <w:spacing w:after="0"/>
              <w:jc w:val="center"/>
            </w:pPr>
            <w:r>
              <w:rPr>
                <w:sz w:val="17"/>
              </w:rPr>
              <w:t>1078</w:t>
            </w:r>
          </w:p>
        </w:tc>
        <w:tc>
          <w:tcPr>
            <w:tcW w:w="454" w:type="dxa"/>
            <w:tcBorders>
              <w:bottom w:val="single" w:sz="4" w:space="0" w:color="E5E2E1"/>
            </w:tcBorders>
            <w:tcMar>
              <w:top w:w="20" w:type="dxa"/>
              <w:left w:w="80" w:type="dxa"/>
              <w:bottom w:w="20" w:type="dxa"/>
              <w:right w:w="80" w:type="dxa"/>
            </w:tcMar>
          </w:tcPr>
          <w:p w14:paraId="5E9F43C0" w14:textId="77777777" w:rsidR="00187B38" w:rsidRDefault="00E12A47">
            <w:pPr>
              <w:keepNext/>
              <w:spacing w:after="0"/>
              <w:jc w:val="center"/>
            </w:pPr>
            <w:r>
              <w:rPr>
                <w:sz w:val="17"/>
              </w:rPr>
              <w:t>3</w:t>
            </w:r>
          </w:p>
        </w:tc>
        <w:tc>
          <w:tcPr>
            <w:tcW w:w="539" w:type="dxa"/>
            <w:tcBorders>
              <w:bottom w:val="single" w:sz="4" w:space="0" w:color="E5E2E1"/>
            </w:tcBorders>
            <w:tcMar>
              <w:top w:w="20" w:type="dxa"/>
              <w:left w:w="80" w:type="dxa"/>
              <w:bottom w:w="20" w:type="dxa"/>
              <w:right w:w="80" w:type="dxa"/>
            </w:tcMar>
          </w:tcPr>
          <w:p w14:paraId="1EF70A99" w14:textId="77777777" w:rsidR="00187B38" w:rsidRDefault="00E12A47">
            <w:pPr>
              <w:keepNext/>
              <w:spacing w:after="0"/>
              <w:jc w:val="center"/>
            </w:pPr>
            <w:r>
              <w:rPr>
                <w:sz w:val="17"/>
              </w:rPr>
              <w:t>1</w:t>
            </w:r>
          </w:p>
        </w:tc>
        <w:tc>
          <w:tcPr>
            <w:tcW w:w="567" w:type="dxa"/>
            <w:tcBorders>
              <w:bottom w:val="single" w:sz="4" w:space="0" w:color="E5E2E1"/>
            </w:tcBorders>
            <w:tcMar>
              <w:top w:w="20" w:type="dxa"/>
              <w:left w:w="80" w:type="dxa"/>
              <w:bottom w:w="20" w:type="dxa"/>
              <w:right w:w="80" w:type="dxa"/>
            </w:tcMar>
          </w:tcPr>
          <w:p w14:paraId="065E4E00" w14:textId="77777777" w:rsidR="00187B38" w:rsidRDefault="00E12A47">
            <w:pPr>
              <w:keepNext/>
              <w:spacing w:after="0"/>
              <w:jc w:val="center"/>
            </w:pPr>
            <w:r>
              <w:rPr>
                <w:sz w:val="17"/>
              </w:rPr>
              <w:t>1007</w:t>
            </w:r>
          </w:p>
        </w:tc>
        <w:tc>
          <w:tcPr>
            <w:tcW w:w="454" w:type="dxa"/>
            <w:tcBorders>
              <w:bottom w:val="single" w:sz="4" w:space="0" w:color="E5E2E1"/>
            </w:tcBorders>
            <w:tcMar>
              <w:top w:w="20" w:type="dxa"/>
              <w:left w:w="80" w:type="dxa"/>
              <w:bottom w:w="20" w:type="dxa"/>
              <w:right w:w="80" w:type="dxa"/>
            </w:tcMar>
          </w:tcPr>
          <w:p w14:paraId="6AE3153D" w14:textId="77777777" w:rsidR="00187B38" w:rsidRDefault="00E12A47">
            <w:pPr>
              <w:keepNext/>
              <w:spacing w:after="0"/>
              <w:jc w:val="center"/>
            </w:pPr>
            <w:r>
              <w:rPr>
                <w:sz w:val="17"/>
              </w:rPr>
              <w:t>8</w:t>
            </w:r>
          </w:p>
        </w:tc>
        <w:tc>
          <w:tcPr>
            <w:tcW w:w="737" w:type="dxa"/>
            <w:tcBorders>
              <w:bottom w:val="single" w:sz="4" w:space="0" w:color="E5E2E1"/>
            </w:tcBorders>
            <w:tcMar>
              <w:top w:w="20" w:type="dxa"/>
              <w:left w:w="80" w:type="dxa"/>
              <w:bottom w:w="20" w:type="dxa"/>
              <w:right w:w="80" w:type="dxa"/>
            </w:tcMar>
          </w:tcPr>
          <w:p w14:paraId="24B2AAB1" w14:textId="77777777" w:rsidR="00187B38" w:rsidRDefault="00E12A47">
            <w:pPr>
              <w:keepNext/>
              <w:spacing w:after="0"/>
              <w:jc w:val="center"/>
            </w:pPr>
            <w:r>
              <w:rPr>
                <w:sz w:val="17"/>
              </w:rPr>
              <w:t>4146</w:t>
            </w:r>
          </w:p>
        </w:tc>
      </w:tr>
      <w:tr w:rsidR="00187B38" w14:paraId="3D81C975" w14:textId="77777777">
        <w:trPr>
          <w:cantSplit/>
          <w:jc w:val="center"/>
        </w:trPr>
        <w:tc>
          <w:tcPr>
            <w:tcW w:w="510" w:type="dxa"/>
            <w:tcBorders>
              <w:bottom w:val="single" w:sz="4" w:space="0" w:color="E5E2E1"/>
            </w:tcBorders>
            <w:tcMar>
              <w:top w:w="20" w:type="dxa"/>
              <w:left w:w="80" w:type="dxa"/>
              <w:bottom w:w="20" w:type="dxa"/>
              <w:right w:w="80" w:type="dxa"/>
            </w:tcMar>
          </w:tcPr>
          <w:p w14:paraId="5961CAB0" w14:textId="77777777" w:rsidR="00187B38" w:rsidRDefault="00E12A47">
            <w:pPr>
              <w:keepNext/>
              <w:spacing w:after="0"/>
            </w:pPr>
            <w:r>
              <w:rPr>
                <w:sz w:val="17"/>
              </w:rPr>
              <w:t>3</w:t>
            </w:r>
          </w:p>
        </w:tc>
        <w:tc>
          <w:tcPr>
            <w:tcW w:w="2778" w:type="dxa"/>
            <w:tcBorders>
              <w:bottom w:val="single" w:sz="4" w:space="0" w:color="E5E2E1"/>
            </w:tcBorders>
            <w:tcMar>
              <w:top w:w="20" w:type="dxa"/>
              <w:left w:w="80" w:type="dxa"/>
              <w:bottom w:w="20" w:type="dxa"/>
              <w:right w:w="80" w:type="dxa"/>
            </w:tcMar>
          </w:tcPr>
          <w:p w14:paraId="17A9A020" w14:textId="77777777" w:rsidR="00187B38" w:rsidRDefault="00E12A47">
            <w:pPr>
              <w:keepNext/>
              <w:spacing w:after="0"/>
              <w:jc w:val="center"/>
            </w:pPr>
            <w:r>
              <w:rPr>
                <w:sz w:val="17"/>
              </w:rPr>
              <w:t>Iwan Herger / Heinz Hürlimann</w:t>
            </w:r>
          </w:p>
        </w:tc>
        <w:tc>
          <w:tcPr>
            <w:tcW w:w="567" w:type="dxa"/>
            <w:tcBorders>
              <w:bottom w:val="single" w:sz="4" w:space="0" w:color="E5E2E1"/>
            </w:tcBorders>
            <w:tcMar>
              <w:top w:w="20" w:type="dxa"/>
              <w:left w:w="80" w:type="dxa"/>
              <w:bottom w:w="20" w:type="dxa"/>
              <w:right w:w="80" w:type="dxa"/>
            </w:tcMar>
          </w:tcPr>
          <w:p w14:paraId="6170AB76" w14:textId="77777777" w:rsidR="00187B38" w:rsidRDefault="00E12A47">
            <w:pPr>
              <w:keepNext/>
              <w:spacing w:after="0"/>
              <w:jc w:val="center"/>
            </w:pPr>
            <w:r>
              <w:rPr>
                <w:sz w:val="17"/>
              </w:rPr>
              <w:t>892</w:t>
            </w:r>
          </w:p>
        </w:tc>
        <w:tc>
          <w:tcPr>
            <w:tcW w:w="454" w:type="dxa"/>
            <w:tcBorders>
              <w:bottom w:val="single" w:sz="4" w:space="0" w:color="E5E2E1"/>
            </w:tcBorders>
            <w:tcMar>
              <w:top w:w="20" w:type="dxa"/>
              <w:left w:w="80" w:type="dxa"/>
              <w:bottom w:w="20" w:type="dxa"/>
              <w:right w:w="80" w:type="dxa"/>
            </w:tcMar>
          </w:tcPr>
          <w:p w14:paraId="3A6EC4C7" w14:textId="77777777" w:rsidR="00187B38" w:rsidRDefault="00E12A47">
            <w:pPr>
              <w:keepNext/>
              <w:spacing w:after="0"/>
              <w:jc w:val="center"/>
            </w:pPr>
            <w:r>
              <w:rPr>
                <w:sz w:val="17"/>
              </w:rPr>
              <w:t>20</w:t>
            </w:r>
          </w:p>
        </w:tc>
        <w:tc>
          <w:tcPr>
            <w:tcW w:w="567" w:type="dxa"/>
            <w:tcBorders>
              <w:bottom w:val="single" w:sz="4" w:space="0" w:color="E5E2E1"/>
            </w:tcBorders>
            <w:tcMar>
              <w:top w:w="20" w:type="dxa"/>
              <w:left w:w="80" w:type="dxa"/>
              <w:bottom w:w="20" w:type="dxa"/>
              <w:right w:w="80" w:type="dxa"/>
            </w:tcMar>
          </w:tcPr>
          <w:p w14:paraId="467FEA3F" w14:textId="77777777" w:rsidR="00187B38" w:rsidRDefault="00E12A47">
            <w:pPr>
              <w:keepNext/>
              <w:spacing w:after="0"/>
              <w:jc w:val="center"/>
            </w:pPr>
            <w:r>
              <w:rPr>
                <w:sz w:val="17"/>
              </w:rPr>
              <w:t>1067</w:t>
            </w:r>
          </w:p>
        </w:tc>
        <w:tc>
          <w:tcPr>
            <w:tcW w:w="454" w:type="dxa"/>
            <w:tcBorders>
              <w:bottom w:val="single" w:sz="4" w:space="0" w:color="E5E2E1"/>
            </w:tcBorders>
            <w:tcMar>
              <w:top w:w="20" w:type="dxa"/>
              <w:left w:w="80" w:type="dxa"/>
              <w:bottom w:w="20" w:type="dxa"/>
              <w:right w:w="80" w:type="dxa"/>
            </w:tcMar>
          </w:tcPr>
          <w:p w14:paraId="344A5891" w14:textId="77777777" w:rsidR="00187B38" w:rsidRDefault="00E12A47">
            <w:pPr>
              <w:keepNext/>
              <w:spacing w:after="0"/>
              <w:jc w:val="center"/>
            </w:pPr>
            <w:r>
              <w:rPr>
                <w:sz w:val="17"/>
              </w:rPr>
              <w:t>3</w:t>
            </w:r>
          </w:p>
        </w:tc>
        <w:tc>
          <w:tcPr>
            <w:tcW w:w="539" w:type="dxa"/>
            <w:tcBorders>
              <w:bottom w:val="single" w:sz="4" w:space="0" w:color="E5E2E1"/>
            </w:tcBorders>
            <w:tcMar>
              <w:top w:w="20" w:type="dxa"/>
              <w:left w:w="80" w:type="dxa"/>
              <w:bottom w:w="20" w:type="dxa"/>
              <w:right w:w="80" w:type="dxa"/>
            </w:tcMar>
          </w:tcPr>
          <w:p w14:paraId="233478D0" w14:textId="77777777" w:rsidR="00187B38" w:rsidRDefault="00E12A47">
            <w:pPr>
              <w:keepNext/>
              <w:spacing w:after="0"/>
              <w:jc w:val="center"/>
            </w:pPr>
            <w:r>
              <w:rPr>
                <w:sz w:val="17"/>
              </w:rPr>
              <w:t>9</w:t>
            </w:r>
          </w:p>
        </w:tc>
        <w:tc>
          <w:tcPr>
            <w:tcW w:w="567" w:type="dxa"/>
            <w:tcBorders>
              <w:bottom w:val="single" w:sz="4" w:space="0" w:color="E5E2E1"/>
            </w:tcBorders>
            <w:tcMar>
              <w:top w:w="20" w:type="dxa"/>
              <w:left w:w="80" w:type="dxa"/>
              <w:bottom w:w="20" w:type="dxa"/>
              <w:right w:w="80" w:type="dxa"/>
            </w:tcMar>
          </w:tcPr>
          <w:p w14:paraId="2F0B77A4" w14:textId="77777777" w:rsidR="00187B38" w:rsidRDefault="00E12A47">
            <w:pPr>
              <w:keepNext/>
              <w:spacing w:after="0"/>
              <w:jc w:val="center"/>
            </w:pPr>
            <w:r>
              <w:rPr>
                <w:sz w:val="17"/>
              </w:rPr>
              <w:t>842</w:t>
            </w:r>
          </w:p>
        </w:tc>
        <w:tc>
          <w:tcPr>
            <w:tcW w:w="454" w:type="dxa"/>
            <w:tcBorders>
              <w:bottom w:val="single" w:sz="4" w:space="0" w:color="E5E2E1"/>
            </w:tcBorders>
            <w:tcMar>
              <w:top w:w="20" w:type="dxa"/>
              <w:left w:w="80" w:type="dxa"/>
              <w:bottom w:w="20" w:type="dxa"/>
              <w:right w:w="80" w:type="dxa"/>
            </w:tcMar>
          </w:tcPr>
          <w:p w14:paraId="65F98B45" w14:textId="77777777" w:rsidR="00187B38" w:rsidRDefault="00E12A47">
            <w:pPr>
              <w:keepNext/>
              <w:spacing w:after="0"/>
              <w:jc w:val="center"/>
            </w:pPr>
            <w:r>
              <w:rPr>
                <w:sz w:val="17"/>
              </w:rPr>
              <w:t>21</w:t>
            </w:r>
          </w:p>
        </w:tc>
        <w:tc>
          <w:tcPr>
            <w:tcW w:w="539" w:type="dxa"/>
            <w:tcBorders>
              <w:bottom w:val="single" w:sz="4" w:space="0" w:color="E5E2E1"/>
            </w:tcBorders>
            <w:tcMar>
              <w:top w:w="20" w:type="dxa"/>
              <w:left w:w="80" w:type="dxa"/>
              <w:bottom w:w="20" w:type="dxa"/>
              <w:right w:w="80" w:type="dxa"/>
            </w:tcMar>
          </w:tcPr>
          <w:p w14:paraId="3160B4DA" w14:textId="77777777" w:rsidR="00187B38" w:rsidRDefault="00E12A47">
            <w:pPr>
              <w:keepNext/>
              <w:spacing w:after="0"/>
              <w:jc w:val="center"/>
            </w:pPr>
            <w:r>
              <w:rPr>
                <w:sz w:val="17"/>
              </w:rPr>
              <w:t>16</w:t>
            </w:r>
          </w:p>
        </w:tc>
        <w:tc>
          <w:tcPr>
            <w:tcW w:w="567" w:type="dxa"/>
            <w:tcBorders>
              <w:bottom w:val="single" w:sz="4" w:space="0" w:color="E5E2E1"/>
            </w:tcBorders>
            <w:tcMar>
              <w:top w:w="20" w:type="dxa"/>
              <w:left w:w="80" w:type="dxa"/>
              <w:bottom w:w="20" w:type="dxa"/>
              <w:right w:w="80" w:type="dxa"/>
            </w:tcMar>
          </w:tcPr>
          <w:p w14:paraId="6606E06A" w14:textId="77777777" w:rsidR="00187B38" w:rsidRDefault="00E12A47">
            <w:pPr>
              <w:keepNext/>
              <w:spacing w:after="0"/>
              <w:jc w:val="center"/>
            </w:pPr>
            <w:r>
              <w:rPr>
                <w:sz w:val="17"/>
              </w:rPr>
              <w:t>1266</w:t>
            </w:r>
          </w:p>
        </w:tc>
        <w:tc>
          <w:tcPr>
            <w:tcW w:w="454" w:type="dxa"/>
            <w:tcBorders>
              <w:bottom w:val="single" w:sz="4" w:space="0" w:color="E5E2E1"/>
            </w:tcBorders>
            <w:tcMar>
              <w:top w:w="20" w:type="dxa"/>
              <w:left w:w="80" w:type="dxa"/>
              <w:bottom w:w="20" w:type="dxa"/>
              <w:right w:w="80" w:type="dxa"/>
            </w:tcMar>
          </w:tcPr>
          <w:p w14:paraId="30DC3ED1" w14:textId="77777777" w:rsidR="00187B38" w:rsidRDefault="00E12A47">
            <w:pPr>
              <w:keepNext/>
              <w:spacing w:after="0"/>
              <w:jc w:val="center"/>
            </w:pPr>
            <w:r>
              <w:rPr>
                <w:sz w:val="17"/>
              </w:rPr>
              <w:t>1</w:t>
            </w:r>
          </w:p>
        </w:tc>
        <w:tc>
          <w:tcPr>
            <w:tcW w:w="737" w:type="dxa"/>
            <w:tcBorders>
              <w:bottom w:val="single" w:sz="4" w:space="0" w:color="E5E2E1"/>
            </w:tcBorders>
            <w:tcMar>
              <w:top w:w="20" w:type="dxa"/>
              <w:left w:w="80" w:type="dxa"/>
              <w:bottom w:w="20" w:type="dxa"/>
              <w:right w:w="80" w:type="dxa"/>
            </w:tcMar>
          </w:tcPr>
          <w:p w14:paraId="0C629884" w14:textId="77777777" w:rsidR="00187B38" w:rsidRDefault="00E12A47">
            <w:pPr>
              <w:keepNext/>
              <w:spacing w:after="0"/>
              <w:jc w:val="center"/>
            </w:pPr>
            <w:r>
              <w:rPr>
                <w:sz w:val="17"/>
              </w:rPr>
              <w:t>4067</w:t>
            </w:r>
          </w:p>
        </w:tc>
      </w:tr>
      <w:tr w:rsidR="00187B38" w14:paraId="7471C13F" w14:textId="77777777">
        <w:trPr>
          <w:cantSplit/>
          <w:jc w:val="center"/>
        </w:trPr>
        <w:tc>
          <w:tcPr>
            <w:tcW w:w="510" w:type="dxa"/>
            <w:tcBorders>
              <w:bottom w:val="single" w:sz="4" w:space="0" w:color="E5E2E1"/>
            </w:tcBorders>
            <w:tcMar>
              <w:top w:w="20" w:type="dxa"/>
              <w:left w:w="80" w:type="dxa"/>
              <w:bottom w:w="20" w:type="dxa"/>
              <w:right w:w="80" w:type="dxa"/>
            </w:tcMar>
          </w:tcPr>
          <w:p w14:paraId="371A6E9D" w14:textId="77777777" w:rsidR="00187B38" w:rsidRDefault="00E12A47">
            <w:pPr>
              <w:keepNext/>
              <w:spacing w:after="0"/>
            </w:pPr>
            <w:r>
              <w:rPr>
                <w:sz w:val="17"/>
              </w:rPr>
              <w:t>4</w:t>
            </w:r>
          </w:p>
        </w:tc>
        <w:tc>
          <w:tcPr>
            <w:tcW w:w="2778" w:type="dxa"/>
            <w:tcBorders>
              <w:bottom w:val="single" w:sz="4" w:space="0" w:color="E5E2E1"/>
            </w:tcBorders>
            <w:tcMar>
              <w:top w:w="20" w:type="dxa"/>
              <w:left w:w="80" w:type="dxa"/>
              <w:bottom w:w="20" w:type="dxa"/>
              <w:right w:w="80" w:type="dxa"/>
            </w:tcMar>
          </w:tcPr>
          <w:p w14:paraId="0C124019" w14:textId="77777777" w:rsidR="00187B38" w:rsidRDefault="00E12A47">
            <w:pPr>
              <w:keepNext/>
              <w:spacing w:after="0"/>
              <w:jc w:val="center"/>
            </w:pPr>
            <w:r>
              <w:rPr>
                <w:sz w:val="17"/>
              </w:rPr>
              <w:t>Luca Herger / Marcel Fedier</w:t>
            </w:r>
          </w:p>
        </w:tc>
        <w:tc>
          <w:tcPr>
            <w:tcW w:w="567" w:type="dxa"/>
            <w:tcBorders>
              <w:bottom w:val="single" w:sz="4" w:space="0" w:color="E5E2E1"/>
            </w:tcBorders>
            <w:tcMar>
              <w:top w:w="20" w:type="dxa"/>
              <w:left w:w="80" w:type="dxa"/>
              <w:bottom w:w="20" w:type="dxa"/>
              <w:right w:w="80" w:type="dxa"/>
            </w:tcMar>
          </w:tcPr>
          <w:p w14:paraId="3331C85D" w14:textId="77777777" w:rsidR="00187B38" w:rsidRDefault="00E12A47">
            <w:pPr>
              <w:keepNext/>
              <w:spacing w:after="0"/>
              <w:jc w:val="center"/>
            </w:pPr>
            <w:r>
              <w:rPr>
                <w:sz w:val="17"/>
              </w:rPr>
              <w:t>1023</w:t>
            </w:r>
          </w:p>
        </w:tc>
        <w:tc>
          <w:tcPr>
            <w:tcW w:w="454" w:type="dxa"/>
            <w:tcBorders>
              <w:bottom w:val="single" w:sz="4" w:space="0" w:color="E5E2E1"/>
            </w:tcBorders>
            <w:tcMar>
              <w:top w:w="20" w:type="dxa"/>
              <w:left w:w="80" w:type="dxa"/>
              <w:bottom w:w="20" w:type="dxa"/>
              <w:right w:w="80" w:type="dxa"/>
            </w:tcMar>
          </w:tcPr>
          <w:p w14:paraId="17E063FD" w14:textId="77777777" w:rsidR="00187B38" w:rsidRDefault="00E12A47">
            <w:pPr>
              <w:keepNext/>
              <w:spacing w:after="0"/>
              <w:jc w:val="center"/>
            </w:pPr>
            <w:r>
              <w:rPr>
                <w:sz w:val="17"/>
              </w:rPr>
              <w:t>6</w:t>
            </w:r>
          </w:p>
        </w:tc>
        <w:tc>
          <w:tcPr>
            <w:tcW w:w="567" w:type="dxa"/>
            <w:tcBorders>
              <w:bottom w:val="single" w:sz="4" w:space="0" w:color="E5E2E1"/>
            </w:tcBorders>
            <w:tcMar>
              <w:top w:w="20" w:type="dxa"/>
              <w:left w:w="80" w:type="dxa"/>
              <w:bottom w:w="20" w:type="dxa"/>
              <w:right w:w="80" w:type="dxa"/>
            </w:tcMar>
          </w:tcPr>
          <w:p w14:paraId="1668B056" w14:textId="77777777" w:rsidR="00187B38" w:rsidRDefault="00E12A47">
            <w:pPr>
              <w:keepNext/>
              <w:spacing w:after="0"/>
              <w:jc w:val="center"/>
            </w:pPr>
            <w:r>
              <w:rPr>
                <w:sz w:val="17"/>
              </w:rPr>
              <w:t>945</w:t>
            </w:r>
          </w:p>
        </w:tc>
        <w:tc>
          <w:tcPr>
            <w:tcW w:w="454" w:type="dxa"/>
            <w:tcBorders>
              <w:bottom w:val="single" w:sz="4" w:space="0" w:color="E5E2E1"/>
            </w:tcBorders>
            <w:tcMar>
              <w:top w:w="20" w:type="dxa"/>
              <w:left w:w="80" w:type="dxa"/>
              <w:bottom w:w="20" w:type="dxa"/>
              <w:right w:w="80" w:type="dxa"/>
            </w:tcMar>
          </w:tcPr>
          <w:p w14:paraId="49419B66" w14:textId="77777777" w:rsidR="00187B38" w:rsidRDefault="00E12A47">
            <w:pPr>
              <w:keepNext/>
              <w:spacing w:after="0"/>
              <w:jc w:val="center"/>
            </w:pPr>
            <w:r>
              <w:rPr>
                <w:sz w:val="17"/>
              </w:rPr>
              <w:t>14</w:t>
            </w:r>
          </w:p>
        </w:tc>
        <w:tc>
          <w:tcPr>
            <w:tcW w:w="539" w:type="dxa"/>
            <w:tcBorders>
              <w:bottom w:val="single" w:sz="4" w:space="0" w:color="E5E2E1"/>
            </w:tcBorders>
            <w:tcMar>
              <w:top w:w="20" w:type="dxa"/>
              <w:left w:w="80" w:type="dxa"/>
              <w:bottom w:w="20" w:type="dxa"/>
              <w:right w:w="80" w:type="dxa"/>
            </w:tcMar>
          </w:tcPr>
          <w:p w14:paraId="74F36ED2" w14:textId="77777777" w:rsidR="00187B38" w:rsidRDefault="00E12A47">
            <w:pPr>
              <w:keepNext/>
              <w:spacing w:after="0"/>
              <w:jc w:val="center"/>
            </w:pPr>
            <w:r>
              <w:rPr>
                <w:sz w:val="17"/>
              </w:rPr>
              <w:t>8</w:t>
            </w:r>
          </w:p>
        </w:tc>
        <w:tc>
          <w:tcPr>
            <w:tcW w:w="567" w:type="dxa"/>
            <w:tcBorders>
              <w:bottom w:val="single" w:sz="4" w:space="0" w:color="E5E2E1"/>
            </w:tcBorders>
            <w:tcMar>
              <w:top w:w="20" w:type="dxa"/>
              <w:left w:w="80" w:type="dxa"/>
              <w:bottom w:w="20" w:type="dxa"/>
              <w:right w:w="80" w:type="dxa"/>
            </w:tcMar>
          </w:tcPr>
          <w:p w14:paraId="39EF552B" w14:textId="77777777" w:rsidR="00187B38" w:rsidRDefault="00E12A47">
            <w:pPr>
              <w:keepNext/>
              <w:spacing w:after="0"/>
              <w:jc w:val="center"/>
            </w:pPr>
            <w:r>
              <w:rPr>
                <w:sz w:val="17"/>
              </w:rPr>
              <w:t>1016</w:t>
            </w:r>
          </w:p>
        </w:tc>
        <w:tc>
          <w:tcPr>
            <w:tcW w:w="454" w:type="dxa"/>
            <w:tcBorders>
              <w:bottom w:val="single" w:sz="4" w:space="0" w:color="E5E2E1"/>
            </w:tcBorders>
            <w:tcMar>
              <w:top w:w="20" w:type="dxa"/>
              <w:left w:w="80" w:type="dxa"/>
              <w:bottom w:w="20" w:type="dxa"/>
              <w:right w:w="80" w:type="dxa"/>
            </w:tcMar>
          </w:tcPr>
          <w:p w14:paraId="2DA3153C" w14:textId="77777777" w:rsidR="00187B38" w:rsidRDefault="00E12A47">
            <w:pPr>
              <w:keepNext/>
              <w:spacing w:after="0"/>
              <w:jc w:val="center"/>
            </w:pPr>
            <w:r>
              <w:rPr>
                <w:sz w:val="17"/>
              </w:rPr>
              <w:t>9</w:t>
            </w:r>
          </w:p>
        </w:tc>
        <w:tc>
          <w:tcPr>
            <w:tcW w:w="539" w:type="dxa"/>
            <w:tcBorders>
              <w:bottom w:val="single" w:sz="4" w:space="0" w:color="E5E2E1"/>
            </w:tcBorders>
            <w:tcMar>
              <w:top w:w="20" w:type="dxa"/>
              <w:left w:w="80" w:type="dxa"/>
              <w:bottom w:w="20" w:type="dxa"/>
              <w:right w:w="80" w:type="dxa"/>
            </w:tcMar>
          </w:tcPr>
          <w:p w14:paraId="647264A1" w14:textId="77777777" w:rsidR="00187B38" w:rsidRDefault="00E12A47">
            <w:pPr>
              <w:keepNext/>
              <w:spacing w:after="0"/>
              <w:jc w:val="center"/>
            </w:pPr>
            <w:r>
              <w:rPr>
                <w:sz w:val="17"/>
              </w:rPr>
              <w:t>6</w:t>
            </w:r>
          </w:p>
        </w:tc>
        <w:tc>
          <w:tcPr>
            <w:tcW w:w="567" w:type="dxa"/>
            <w:tcBorders>
              <w:bottom w:val="single" w:sz="4" w:space="0" w:color="E5E2E1"/>
            </w:tcBorders>
            <w:tcMar>
              <w:top w:w="20" w:type="dxa"/>
              <w:left w:w="80" w:type="dxa"/>
              <w:bottom w:w="20" w:type="dxa"/>
              <w:right w:w="80" w:type="dxa"/>
            </w:tcMar>
          </w:tcPr>
          <w:p w14:paraId="138B596B" w14:textId="77777777" w:rsidR="00187B38" w:rsidRDefault="00E12A47">
            <w:pPr>
              <w:keepNext/>
              <w:spacing w:after="0"/>
              <w:jc w:val="center"/>
            </w:pPr>
            <w:r>
              <w:rPr>
                <w:sz w:val="17"/>
              </w:rPr>
              <w:t>983</w:t>
            </w:r>
          </w:p>
        </w:tc>
        <w:tc>
          <w:tcPr>
            <w:tcW w:w="454" w:type="dxa"/>
            <w:tcBorders>
              <w:bottom w:val="single" w:sz="4" w:space="0" w:color="E5E2E1"/>
            </w:tcBorders>
            <w:tcMar>
              <w:top w:w="20" w:type="dxa"/>
              <w:left w:w="80" w:type="dxa"/>
              <w:bottom w:w="20" w:type="dxa"/>
              <w:right w:w="80" w:type="dxa"/>
            </w:tcMar>
          </w:tcPr>
          <w:p w14:paraId="63F22B0C" w14:textId="77777777" w:rsidR="00187B38" w:rsidRDefault="00E12A47">
            <w:pPr>
              <w:keepNext/>
              <w:spacing w:after="0"/>
              <w:jc w:val="center"/>
            </w:pPr>
            <w:r>
              <w:rPr>
                <w:sz w:val="17"/>
              </w:rPr>
              <w:t>11</w:t>
            </w:r>
          </w:p>
        </w:tc>
        <w:tc>
          <w:tcPr>
            <w:tcW w:w="737" w:type="dxa"/>
            <w:tcBorders>
              <w:bottom w:val="single" w:sz="4" w:space="0" w:color="E5E2E1"/>
            </w:tcBorders>
            <w:tcMar>
              <w:top w:w="20" w:type="dxa"/>
              <w:left w:w="80" w:type="dxa"/>
              <w:bottom w:w="20" w:type="dxa"/>
              <w:right w:w="80" w:type="dxa"/>
            </w:tcMar>
          </w:tcPr>
          <w:p w14:paraId="5C6A48A5" w14:textId="77777777" w:rsidR="00187B38" w:rsidRDefault="00E12A47">
            <w:pPr>
              <w:keepNext/>
              <w:spacing w:after="0"/>
              <w:jc w:val="center"/>
            </w:pPr>
            <w:r>
              <w:rPr>
                <w:sz w:val="17"/>
              </w:rPr>
              <w:t>3967</w:t>
            </w:r>
          </w:p>
        </w:tc>
      </w:tr>
      <w:tr w:rsidR="00187B38" w14:paraId="0C2C5466" w14:textId="77777777">
        <w:trPr>
          <w:cantSplit/>
          <w:jc w:val="center"/>
        </w:trPr>
        <w:tc>
          <w:tcPr>
            <w:tcW w:w="510" w:type="dxa"/>
            <w:tcBorders>
              <w:bottom w:val="single" w:sz="4" w:space="0" w:color="E5E2E1"/>
            </w:tcBorders>
            <w:tcMar>
              <w:top w:w="20" w:type="dxa"/>
              <w:left w:w="80" w:type="dxa"/>
              <w:bottom w:w="20" w:type="dxa"/>
              <w:right w:w="80" w:type="dxa"/>
            </w:tcMar>
          </w:tcPr>
          <w:p w14:paraId="4B0F8FE3" w14:textId="77777777" w:rsidR="00187B38" w:rsidRDefault="00E12A47">
            <w:pPr>
              <w:keepNext/>
              <w:spacing w:after="0"/>
            </w:pPr>
            <w:r>
              <w:rPr>
                <w:sz w:val="17"/>
              </w:rPr>
              <w:t>5</w:t>
            </w:r>
          </w:p>
        </w:tc>
        <w:tc>
          <w:tcPr>
            <w:tcW w:w="2778" w:type="dxa"/>
            <w:tcBorders>
              <w:bottom w:val="single" w:sz="4" w:space="0" w:color="E5E2E1"/>
            </w:tcBorders>
            <w:tcMar>
              <w:top w:w="20" w:type="dxa"/>
              <w:left w:w="80" w:type="dxa"/>
              <w:bottom w:w="20" w:type="dxa"/>
              <w:right w:w="80" w:type="dxa"/>
            </w:tcMar>
          </w:tcPr>
          <w:p w14:paraId="2F0FD700" w14:textId="77777777" w:rsidR="00187B38" w:rsidRDefault="00E12A47">
            <w:pPr>
              <w:keepNext/>
              <w:spacing w:after="0"/>
              <w:jc w:val="center"/>
            </w:pPr>
            <w:r>
              <w:rPr>
                <w:sz w:val="17"/>
              </w:rPr>
              <w:t>Linus Arnold / Raphael Arnold</w:t>
            </w:r>
          </w:p>
        </w:tc>
        <w:tc>
          <w:tcPr>
            <w:tcW w:w="567" w:type="dxa"/>
            <w:tcBorders>
              <w:bottom w:val="single" w:sz="4" w:space="0" w:color="E5E2E1"/>
            </w:tcBorders>
            <w:tcMar>
              <w:top w:w="20" w:type="dxa"/>
              <w:left w:w="80" w:type="dxa"/>
              <w:bottom w:w="20" w:type="dxa"/>
              <w:right w:w="80" w:type="dxa"/>
            </w:tcMar>
          </w:tcPr>
          <w:p w14:paraId="0DB7E52F" w14:textId="77777777" w:rsidR="00187B38" w:rsidRDefault="00E12A47">
            <w:pPr>
              <w:keepNext/>
              <w:spacing w:after="0"/>
              <w:jc w:val="center"/>
            </w:pPr>
            <w:r>
              <w:rPr>
                <w:sz w:val="17"/>
              </w:rPr>
              <w:t>1033</w:t>
            </w:r>
          </w:p>
        </w:tc>
        <w:tc>
          <w:tcPr>
            <w:tcW w:w="454" w:type="dxa"/>
            <w:tcBorders>
              <w:bottom w:val="single" w:sz="4" w:space="0" w:color="E5E2E1"/>
            </w:tcBorders>
            <w:tcMar>
              <w:top w:w="20" w:type="dxa"/>
              <w:left w:w="80" w:type="dxa"/>
              <w:bottom w:w="20" w:type="dxa"/>
              <w:right w:w="80" w:type="dxa"/>
            </w:tcMar>
          </w:tcPr>
          <w:p w14:paraId="62DFE8CE" w14:textId="77777777" w:rsidR="00187B38" w:rsidRDefault="00E12A47">
            <w:pPr>
              <w:keepNext/>
              <w:spacing w:after="0"/>
              <w:jc w:val="center"/>
            </w:pPr>
            <w:r>
              <w:rPr>
                <w:sz w:val="17"/>
              </w:rPr>
              <w:t>5</w:t>
            </w:r>
          </w:p>
        </w:tc>
        <w:tc>
          <w:tcPr>
            <w:tcW w:w="567" w:type="dxa"/>
            <w:tcBorders>
              <w:bottom w:val="single" w:sz="4" w:space="0" w:color="E5E2E1"/>
            </w:tcBorders>
            <w:tcMar>
              <w:top w:w="20" w:type="dxa"/>
              <w:left w:w="80" w:type="dxa"/>
              <w:bottom w:w="20" w:type="dxa"/>
              <w:right w:w="80" w:type="dxa"/>
            </w:tcMar>
          </w:tcPr>
          <w:p w14:paraId="42F31189" w14:textId="77777777" w:rsidR="00187B38" w:rsidRDefault="00E12A47">
            <w:pPr>
              <w:keepNext/>
              <w:spacing w:after="0"/>
              <w:jc w:val="center"/>
            </w:pPr>
            <w:r>
              <w:rPr>
                <w:sz w:val="17"/>
              </w:rPr>
              <w:t>1039</w:t>
            </w:r>
          </w:p>
        </w:tc>
        <w:tc>
          <w:tcPr>
            <w:tcW w:w="454" w:type="dxa"/>
            <w:tcBorders>
              <w:bottom w:val="single" w:sz="4" w:space="0" w:color="E5E2E1"/>
            </w:tcBorders>
            <w:tcMar>
              <w:top w:w="20" w:type="dxa"/>
              <w:left w:w="80" w:type="dxa"/>
              <w:bottom w:w="20" w:type="dxa"/>
              <w:right w:w="80" w:type="dxa"/>
            </w:tcMar>
          </w:tcPr>
          <w:p w14:paraId="01F4816D" w14:textId="77777777" w:rsidR="00187B38" w:rsidRDefault="00E12A47">
            <w:pPr>
              <w:keepNext/>
              <w:spacing w:after="0"/>
              <w:jc w:val="center"/>
            </w:pPr>
            <w:r>
              <w:rPr>
                <w:sz w:val="17"/>
              </w:rPr>
              <w:t>6</w:t>
            </w:r>
          </w:p>
        </w:tc>
        <w:tc>
          <w:tcPr>
            <w:tcW w:w="539" w:type="dxa"/>
            <w:tcBorders>
              <w:bottom w:val="single" w:sz="4" w:space="0" w:color="E5E2E1"/>
            </w:tcBorders>
            <w:tcMar>
              <w:top w:w="20" w:type="dxa"/>
              <w:left w:w="80" w:type="dxa"/>
              <w:bottom w:w="20" w:type="dxa"/>
              <w:right w:w="80" w:type="dxa"/>
            </w:tcMar>
          </w:tcPr>
          <w:p w14:paraId="1C15DF1C" w14:textId="77777777" w:rsidR="00187B38" w:rsidRDefault="00E12A47">
            <w:pPr>
              <w:keepNext/>
              <w:spacing w:after="0"/>
              <w:jc w:val="center"/>
            </w:pPr>
            <w:r>
              <w:rPr>
                <w:sz w:val="17"/>
              </w:rPr>
              <w:t>2</w:t>
            </w:r>
          </w:p>
        </w:tc>
        <w:tc>
          <w:tcPr>
            <w:tcW w:w="567" w:type="dxa"/>
            <w:tcBorders>
              <w:bottom w:val="single" w:sz="4" w:space="0" w:color="E5E2E1"/>
            </w:tcBorders>
            <w:tcMar>
              <w:top w:w="20" w:type="dxa"/>
              <w:left w:w="80" w:type="dxa"/>
              <w:bottom w:w="20" w:type="dxa"/>
              <w:right w:w="80" w:type="dxa"/>
            </w:tcMar>
          </w:tcPr>
          <w:p w14:paraId="0E1CE49B" w14:textId="77777777" w:rsidR="00187B38" w:rsidRDefault="00E12A47">
            <w:pPr>
              <w:keepNext/>
              <w:spacing w:after="0"/>
              <w:jc w:val="center"/>
            </w:pPr>
            <w:r>
              <w:rPr>
                <w:sz w:val="17"/>
              </w:rPr>
              <w:t>1003</w:t>
            </w:r>
          </w:p>
        </w:tc>
        <w:tc>
          <w:tcPr>
            <w:tcW w:w="454" w:type="dxa"/>
            <w:tcBorders>
              <w:bottom w:val="single" w:sz="4" w:space="0" w:color="E5E2E1"/>
            </w:tcBorders>
            <w:tcMar>
              <w:top w:w="20" w:type="dxa"/>
              <w:left w:w="80" w:type="dxa"/>
              <w:bottom w:w="20" w:type="dxa"/>
              <w:right w:w="80" w:type="dxa"/>
            </w:tcMar>
          </w:tcPr>
          <w:p w14:paraId="057AD7F8" w14:textId="77777777" w:rsidR="00187B38" w:rsidRDefault="00E12A47">
            <w:pPr>
              <w:keepNext/>
              <w:spacing w:after="0"/>
              <w:jc w:val="center"/>
            </w:pPr>
            <w:r>
              <w:rPr>
                <w:sz w:val="17"/>
              </w:rPr>
              <w:t>11</w:t>
            </w:r>
          </w:p>
        </w:tc>
        <w:tc>
          <w:tcPr>
            <w:tcW w:w="539" w:type="dxa"/>
            <w:tcBorders>
              <w:bottom w:val="single" w:sz="4" w:space="0" w:color="E5E2E1"/>
            </w:tcBorders>
            <w:tcMar>
              <w:top w:w="20" w:type="dxa"/>
              <w:left w:w="80" w:type="dxa"/>
              <w:bottom w:w="20" w:type="dxa"/>
              <w:right w:w="80" w:type="dxa"/>
            </w:tcMar>
          </w:tcPr>
          <w:p w14:paraId="54BBE769" w14:textId="77777777" w:rsidR="00187B38" w:rsidRDefault="00E12A47">
            <w:pPr>
              <w:keepNext/>
              <w:spacing w:after="0"/>
              <w:jc w:val="center"/>
            </w:pPr>
            <w:r>
              <w:rPr>
                <w:sz w:val="17"/>
              </w:rPr>
              <w:t>2</w:t>
            </w:r>
          </w:p>
        </w:tc>
        <w:tc>
          <w:tcPr>
            <w:tcW w:w="567" w:type="dxa"/>
            <w:tcBorders>
              <w:bottom w:val="single" w:sz="4" w:space="0" w:color="E5E2E1"/>
            </w:tcBorders>
            <w:tcMar>
              <w:top w:w="20" w:type="dxa"/>
              <w:left w:w="80" w:type="dxa"/>
              <w:bottom w:w="20" w:type="dxa"/>
              <w:right w:w="80" w:type="dxa"/>
            </w:tcMar>
          </w:tcPr>
          <w:p w14:paraId="47A98854" w14:textId="77777777" w:rsidR="00187B38" w:rsidRDefault="00E12A47">
            <w:pPr>
              <w:keepNext/>
              <w:spacing w:after="0"/>
              <w:jc w:val="center"/>
            </w:pPr>
            <w:r>
              <w:rPr>
                <w:sz w:val="17"/>
              </w:rPr>
              <w:t>877</w:t>
            </w:r>
          </w:p>
        </w:tc>
        <w:tc>
          <w:tcPr>
            <w:tcW w:w="454" w:type="dxa"/>
            <w:tcBorders>
              <w:bottom w:val="single" w:sz="4" w:space="0" w:color="E5E2E1"/>
            </w:tcBorders>
            <w:tcMar>
              <w:top w:w="20" w:type="dxa"/>
              <w:left w:w="80" w:type="dxa"/>
              <w:bottom w:w="20" w:type="dxa"/>
              <w:right w:w="80" w:type="dxa"/>
            </w:tcMar>
          </w:tcPr>
          <w:p w14:paraId="4DDFC88B" w14:textId="77777777" w:rsidR="00187B38" w:rsidRDefault="00E12A47">
            <w:pPr>
              <w:keepNext/>
              <w:spacing w:after="0"/>
              <w:jc w:val="center"/>
            </w:pPr>
            <w:r>
              <w:rPr>
                <w:sz w:val="17"/>
              </w:rPr>
              <w:t>18</w:t>
            </w:r>
          </w:p>
        </w:tc>
        <w:tc>
          <w:tcPr>
            <w:tcW w:w="737" w:type="dxa"/>
            <w:tcBorders>
              <w:bottom w:val="single" w:sz="4" w:space="0" w:color="E5E2E1"/>
            </w:tcBorders>
            <w:tcMar>
              <w:top w:w="20" w:type="dxa"/>
              <w:left w:w="80" w:type="dxa"/>
              <w:bottom w:w="20" w:type="dxa"/>
              <w:right w:w="80" w:type="dxa"/>
            </w:tcMar>
          </w:tcPr>
          <w:p w14:paraId="1D1D6805" w14:textId="77777777" w:rsidR="00187B38" w:rsidRDefault="00E12A47">
            <w:pPr>
              <w:keepNext/>
              <w:spacing w:after="0"/>
              <w:jc w:val="center"/>
            </w:pPr>
            <w:r>
              <w:rPr>
                <w:sz w:val="17"/>
              </w:rPr>
              <w:t>3952</w:t>
            </w:r>
          </w:p>
        </w:tc>
      </w:tr>
      <w:tr w:rsidR="00187B38" w14:paraId="5233CD61" w14:textId="77777777">
        <w:trPr>
          <w:cantSplit/>
          <w:jc w:val="center"/>
        </w:trPr>
        <w:tc>
          <w:tcPr>
            <w:tcW w:w="510" w:type="dxa"/>
            <w:tcBorders>
              <w:bottom w:val="single" w:sz="4" w:space="0" w:color="E5E2E1"/>
            </w:tcBorders>
            <w:tcMar>
              <w:top w:w="20" w:type="dxa"/>
              <w:left w:w="80" w:type="dxa"/>
              <w:bottom w:w="20" w:type="dxa"/>
              <w:right w:w="80" w:type="dxa"/>
            </w:tcMar>
          </w:tcPr>
          <w:p w14:paraId="1BAE7299" w14:textId="77777777" w:rsidR="00187B38" w:rsidRDefault="00E12A47">
            <w:pPr>
              <w:keepNext/>
              <w:spacing w:after="0"/>
            </w:pPr>
            <w:r>
              <w:rPr>
                <w:sz w:val="17"/>
              </w:rPr>
              <w:t>6</w:t>
            </w:r>
          </w:p>
        </w:tc>
        <w:tc>
          <w:tcPr>
            <w:tcW w:w="2778" w:type="dxa"/>
            <w:tcBorders>
              <w:bottom w:val="single" w:sz="4" w:space="0" w:color="E5E2E1"/>
            </w:tcBorders>
            <w:tcMar>
              <w:top w:w="20" w:type="dxa"/>
              <w:left w:w="80" w:type="dxa"/>
              <w:bottom w:w="20" w:type="dxa"/>
              <w:right w:w="80" w:type="dxa"/>
            </w:tcMar>
          </w:tcPr>
          <w:p w14:paraId="0E6F0B23" w14:textId="77777777" w:rsidR="00187B38" w:rsidRDefault="00E12A47">
            <w:pPr>
              <w:keepNext/>
              <w:spacing w:after="0"/>
              <w:jc w:val="center"/>
            </w:pPr>
            <w:r>
              <w:rPr>
                <w:sz w:val="17"/>
              </w:rPr>
              <w:t>Marlen Tresch / Sepp Tresch</w:t>
            </w:r>
          </w:p>
        </w:tc>
        <w:tc>
          <w:tcPr>
            <w:tcW w:w="567" w:type="dxa"/>
            <w:tcBorders>
              <w:bottom w:val="single" w:sz="4" w:space="0" w:color="E5E2E1"/>
            </w:tcBorders>
            <w:tcMar>
              <w:top w:w="20" w:type="dxa"/>
              <w:left w:w="80" w:type="dxa"/>
              <w:bottom w:w="20" w:type="dxa"/>
              <w:right w:w="80" w:type="dxa"/>
            </w:tcMar>
          </w:tcPr>
          <w:p w14:paraId="550AEFFE" w14:textId="77777777" w:rsidR="00187B38" w:rsidRDefault="00E12A47">
            <w:pPr>
              <w:keepNext/>
              <w:spacing w:after="0"/>
              <w:jc w:val="center"/>
            </w:pPr>
            <w:r>
              <w:rPr>
                <w:sz w:val="17"/>
              </w:rPr>
              <w:t>848</w:t>
            </w:r>
          </w:p>
        </w:tc>
        <w:tc>
          <w:tcPr>
            <w:tcW w:w="454" w:type="dxa"/>
            <w:tcBorders>
              <w:bottom w:val="single" w:sz="4" w:space="0" w:color="E5E2E1"/>
            </w:tcBorders>
            <w:tcMar>
              <w:top w:w="20" w:type="dxa"/>
              <w:left w:w="80" w:type="dxa"/>
              <w:bottom w:w="20" w:type="dxa"/>
              <w:right w:w="80" w:type="dxa"/>
            </w:tcMar>
          </w:tcPr>
          <w:p w14:paraId="1FA5B88B" w14:textId="77777777" w:rsidR="00187B38" w:rsidRDefault="00E12A47">
            <w:pPr>
              <w:keepNext/>
              <w:spacing w:after="0"/>
              <w:jc w:val="center"/>
            </w:pPr>
            <w:r>
              <w:rPr>
                <w:sz w:val="17"/>
              </w:rPr>
              <w:t>23</w:t>
            </w:r>
          </w:p>
        </w:tc>
        <w:tc>
          <w:tcPr>
            <w:tcW w:w="567" w:type="dxa"/>
            <w:tcBorders>
              <w:bottom w:val="single" w:sz="4" w:space="0" w:color="E5E2E1"/>
            </w:tcBorders>
            <w:tcMar>
              <w:top w:w="20" w:type="dxa"/>
              <w:left w:w="80" w:type="dxa"/>
              <w:bottom w:w="20" w:type="dxa"/>
              <w:right w:w="80" w:type="dxa"/>
            </w:tcMar>
          </w:tcPr>
          <w:p w14:paraId="33A57B19" w14:textId="77777777" w:rsidR="00187B38" w:rsidRDefault="00E12A47">
            <w:pPr>
              <w:keepNext/>
              <w:spacing w:after="0"/>
              <w:jc w:val="center"/>
            </w:pPr>
            <w:r>
              <w:rPr>
                <w:sz w:val="17"/>
              </w:rPr>
              <w:t>1050</w:t>
            </w:r>
          </w:p>
        </w:tc>
        <w:tc>
          <w:tcPr>
            <w:tcW w:w="454" w:type="dxa"/>
            <w:tcBorders>
              <w:bottom w:val="single" w:sz="4" w:space="0" w:color="E5E2E1"/>
            </w:tcBorders>
            <w:tcMar>
              <w:top w:w="20" w:type="dxa"/>
              <w:left w:w="80" w:type="dxa"/>
              <w:bottom w:w="20" w:type="dxa"/>
              <w:right w:w="80" w:type="dxa"/>
            </w:tcMar>
          </w:tcPr>
          <w:p w14:paraId="6E70364F" w14:textId="77777777" w:rsidR="00187B38" w:rsidRDefault="00E12A47">
            <w:pPr>
              <w:keepNext/>
              <w:spacing w:after="0"/>
              <w:jc w:val="center"/>
            </w:pPr>
            <w:r>
              <w:rPr>
                <w:sz w:val="17"/>
              </w:rPr>
              <w:t>5</w:t>
            </w:r>
          </w:p>
        </w:tc>
        <w:tc>
          <w:tcPr>
            <w:tcW w:w="539" w:type="dxa"/>
            <w:tcBorders>
              <w:bottom w:val="single" w:sz="4" w:space="0" w:color="E5E2E1"/>
            </w:tcBorders>
            <w:tcMar>
              <w:top w:w="20" w:type="dxa"/>
              <w:left w:w="80" w:type="dxa"/>
              <w:bottom w:w="20" w:type="dxa"/>
              <w:right w:w="80" w:type="dxa"/>
            </w:tcMar>
          </w:tcPr>
          <w:p w14:paraId="61E078CC" w14:textId="77777777" w:rsidR="00187B38" w:rsidRDefault="00E12A47">
            <w:pPr>
              <w:keepNext/>
              <w:spacing w:after="0"/>
              <w:jc w:val="center"/>
            </w:pPr>
            <w:r>
              <w:rPr>
                <w:sz w:val="17"/>
              </w:rPr>
              <w:t>14</w:t>
            </w:r>
          </w:p>
        </w:tc>
        <w:tc>
          <w:tcPr>
            <w:tcW w:w="567" w:type="dxa"/>
            <w:tcBorders>
              <w:bottom w:val="single" w:sz="4" w:space="0" w:color="E5E2E1"/>
            </w:tcBorders>
            <w:tcMar>
              <w:top w:w="20" w:type="dxa"/>
              <w:left w:w="80" w:type="dxa"/>
              <w:bottom w:w="20" w:type="dxa"/>
              <w:right w:w="80" w:type="dxa"/>
            </w:tcMar>
          </w:tcPr>
          <w:p w14:paraId="7B870CF0" w14:textId="77777777" w:rsidR="00187B38" w:rsidRDefault="00E12A47">
            <w:pPr>
              <w:keepNext/>
              <w:spacing w:after="0"/>
              <w:jc w:val="center"/>
            </w:pPr>
            <w:r>
              <w:rPr>
                <w:sz w:val="17"/>
              </w:rPr>
              <w:t>1055</w:t>
            </w:r>
          </w:p>
        </w:tc>
        <w:tc>
          <w:tcPr>
            <w:tcW w:w="454" w:type="dxa"/>
            <w:tcBorders>
              <w:bottom w:val="single" w:sz="4" w:space="0" w:color="E5E2E1"/>
            </w:tcBorders>
            <w:tcMar>
              <w:top w:w="20" w:type="dxa"/>
              <w:left w:w="80" w:type="dxa"/>
              <w:bottom w:w="20" w:type="dxa"/>
              <w:right w:w="80" w:type="dxa"/>
            </w:tcMar>
          </w:tcPr>
          <w:p w14:paraId="0708436F" w14:textId="77777777" w:rsidR="00187B38" w:rsidRDefault="00E12A47">
            <w:pPr>
              <w:keepNext/>
              <w:spacing w:after="0"/>
              <w:jc w:val="center"/>
            </w:pPr>
            <w:r>
              <w:rPr>
                <w:sz w:val="17"/>
              </w:rPr>
              <w:t>4</w:t>
            </w:r>
          </w:p>
        </w:tc>
        <w:tc>
          <w:tcPr>
            <w:tcW w:w="539" w:type="dxa"/>
            <w:tcBorders>
              <w:bottom w:val="single" w:sz="4" w:space="0" w:color="E5E2E1"/>
            </w:tcBorders>
            <w:tcMar>
              <w:top w:w="20" w:type="dxa"/>
              <w:left w:w="80" w:type="dxa"/>
              <w:bottom w:w="20" w:type="dxa"/>
              <w:right w:w="80" w:type="dxa"/>
            </w:tcMar>
          </w:tcPr>
          <w:p w14:paraId="630FB08B" w14:textId="77777777" w:rsidR="00187B38" w:rsidRDefault="00E12A47">
            <w:pPr>
              <w:keepNext/>
              <w:spacing w:after="0"/>
              <w:jc w:val="center"/>
            </w:pPr>
            <w:r>
              <w:rPr>
                <w:sz w:val="17"/>
              </w:rPr>
              <w:t>8</w:t>
            </w:r>
          </w:p>
        </w:tc>
        <w:tc>
          <w:tcPr>
            <w:tcW w:w="567" w:type="dxa"/>
            <w:tcBorders>
              <w:bottom w:val="single" w:sz="4" w:space="0" w:color="E5E2E1"/>
            </w:tcBorders>
            <w:tcMar>
              <w:top w:w="20" w:type="dxa"/>
              <w:left w:w="80" w:type="dxa"/>
              <w:bottom w:w="20" w:type="dxa"/>
              <w:right w:w="80" w:type="dxa"/>
            </w:tcMar>
          </w:tcPr>
          <w:p w14:paraId="6BF4BFAD" w14:textId="77777777" w:rsidR="00187B38" w:rsidRDefault="00E12A47">
            <w:pPr>
              <w:keepNext/>
              <w:spacing w:after="0"/>
              <w:jc w:val="center"/>
            </w:pPr>
            <w:r>
              <w:rPr>
                <w:sz w:val="17"/>
              </w:rPr>
              <w:t>992</w:t>
            </w:r>
          </w:p>
        </w:tc>
        <w:tc>
          <w:tcPr>
            <w:tcW w:w="454" w:type="dxa"/>
            <w:tcBorders>
              <w:bottom w:val="single" w:sz="4" w:space="0" w:color="E5E2E1"/>
            </w:tcBorders>
            <w:tcMar>
              <w:top w:w="20" w:type="dxa"/>
              <w:left w:w="80" w:type="dxa"/>
              <w:bottom w:w="20" w:type="dxa"/>
              <w:right w:w="80" w:type="dxa"/>
            </w:tcMar>
          </w:tcPr>
          <w:p w14:paraId="276A415E" w14:textId="77777777" w:rsidR="00187B38" w:rsidRDefault="00E12A47">
            <w:pPr>
              <w:keepNext/>
              <w:spacing w:after="0"/>
              <w:jc w:val="center"/>
            </w:pPr>
            <w:r>
              <w:rPr>
                <w:sz w:val="17"/>
              </w:rPr>
              <w:t>9</w:t>
            </w:r>
          </w:p>
        </w:tc>
        <w:tc>
          <w:tcPr>
            <w:tcW w:w="737" w:type="dxa"/>
            <w:tcBorders>
              <w:bottom w:val="single" w:sz="4" w:space="0" w:color="E5E2E1"/>
            </w:tcBorders>
            <w:tcMar>
              <w:top w:w="20" w:type="dxa"/>
              <w:left w:w="80" w:type="dxa"/>
              <w:bottom w:w="20" w:type="dxa"/>
              <w:right w:w="80" w:type="dxa"/>
            </w:tcMar>
          </w:tcPr>
          <w:p w14:paraId="325A6DD2" w14:textId="77777777" w:rsidR="00187B38" w:rsidRDefault="00E12A47">
            <w:pPr>
              <w:keepNext/>
              <w:spacing w:after="0"/>
              <w:jc w:val="center"/>
            </w:pPr>
            <w:r>
              <w:rPr>
                <w:sz w:val="17"/>
              </w:rPr>
              <w:t>3945</w:t>
            </w:r>
          </w:p>
        </w:tc>
      </w:tr>
      <w:tr w:rsidR="00187B38" w14:paraId="1356EA95" w14:textId="77777777">
        <w:trPr>
          <w:cantSplit/>
          <w:jc w:val="center"/>
        </w:trPr>
        <w:tc>
          <w:tcPr>
            <w:tcW w:w="510" w:type="dxa"/>
            <w:tcBorders>
              <w:bottom w:val="single" w:sz="4" w:space="0" w:color="E5E2E1"/>
            </w:tcBorders>
            <w:tcMar>
              <w:top w:w="20" w:type="dxa"/>
              <w:left w:w="80" w:type="dxa"/>
              <w:bottom w:w="20" w:type="dxa"/>
              <w:right w:w="80" w:type="dxa"/>
            </w:tcMar>
          </w:tcPr>
          <w:p w14:paraId="285AF601" w14:textId="77777777" w:rsidR="00187B38" w:rsidRDefault="00E12A47">
            <w:pPr>
              <w:keepNext/>
              <w:spacing w:after="0"/>
            </w:pPr>
            <w:r>
              <w:rPr>
                <w:sz w:val="17"/>
              </w:rPr>
              <w:t>7</w:t>
            </w:r>
          </w:p>
        </w:tc>
        <w:tc>
          <w:tcPr>
            <w:tcW w:w="2778" w:type="dxa"/>
            <w:tcBorders>
              <w:bottom w:val="single" w:sz="4" w:space="0" w:color="E5E2E1"/>
            </w:tcBorders>
            <w:tcMar>
              <w:top w:w="20" w:type="dxa"/>
              <w:left w:w="80" w:type="dxa"/>
              <w:bottom w:w="20" w:type="dxa"/>
              <w:right w:w="80" w:type="dxa"/>
            </w:tcMar>
          </w:tcPr>
          <w:p w14:paraId="449C5031" w14:textId="77777777" w:rsidR="00187B38" w:rsidRDefault="00E12A47">
            <w:pPr>
              <w:keepNext/>
              <w:spacing w:after="0"/>
              <w:jc w:val="center"/>
            </w:pPr>
            <w:r>
              <w:rPr>
                <w:sz w:val="17"/>
              </w:rPr>
              <w:t>Andre Zgraggen / Sandra Zgraggen</w:t>
            </w:r>
          </w:p>
        </w:tc>
        <w:tc>
          <w:tcPr>
            <w:tcW w:w="567" w:type="dxa"/>
            <w:tcBorders>
              <w:bottom w:val="single" w:sz="4" w:space="0" w:color="E5E2E1"/>
            </w:tcBorders>
            <w:tcMar>
              <w:top w:w="20" w:type="dxa"/>
              <w:left w:w="80" w:type="dxa"/>
              <w:bottom w:w="20" w:type="dxa"/>
              <w:right w:w="80" w:type="dxa"/>
            </w:tcMar>
          </w:tcPr>
          <w:p w14:paraId="3BBD3ABF" w14:textId="77777777" w:rsidR="00187B38" w:rsidRDefault="00E12A47">
            <w:pPr>
              <w:keepNext/>
              <w:spacing w:after="0"/>
              <w:jc w:val="center"/>
            </w:pPr>
            <w:r>
              <w:rPr>
                <w:sz w:val="17"/>
              </w:rPr>
              <w:t>990</w:t>
            </w:r>
          </w:p>
        </w:tc>
        <w:tc>
          <w:tcPr>
            <w:tcW w:w="454" w:type="dxa"/>
            <w:tcBorders>
              <w:bottom w:val="single" w:sz="4" w:space="0" w:color="E5E2E1"/>
            </w:tcBorders>
            <w:tcMar>
              <w:top w:w="20" w:type="dxa"/>
              <w:left w:w="80" w:type="dxa"/>
              <w:bottom w:w="20" w:type="dxa"/>
              <w:right w:w="80" w:type="dxa"/>
            </w:tcMar>
          </w:tcPr>
          <w:p w14:paraId="65838E25" w14:textId="77777777" w:rsidR="00187B38" w:rsidRDefault="00E12A47">
            <w:pPr>
              <w:keepNext/>
              <w:spacing w:after="0"/>
              <w:jc w:val="center"/>
            </w:pPr>
            <w:r>
              <w:rPr>
                <w:sz w:val="17"/>
              </w:rPr>
              <w:t>8</w:t>
            </w:r>
          </w:p>
        </w:tc>
        <w:tc>
          <w:tcPr>
            <w:tcW w:w="567" w:type="dxa"/>
            <w:tcBorders>
              <w:bottom w:val="single" w:sz="4" w:space="0" w:color="E5E2E1"/>
            </w:tcBorders>
            <w:tcMar>
              <w:top w:w="20" w:type="dxa"/>
              <w:left w:w="80" w:type="dxa"/>
              <w:bottom w:w="20" w:type="dxa"/>
              <w:right w:w="80" w:type="dxa"/>
            </w:tcMar>
          </w:tcPr>
          <w:p w14:paraId="02F11CB4" w14:textId="77777777" w:rsidR="00187B38" w:rsidRDefault="00E12A47">
            <w:pPr>
              <w:keepNext/>
              <w:spacing w:after="0"/>
              <w:jc w:val="center"/>
            </w:pPr>
            <w:r>
              <w:rPr>
                <w:sz w:val="17"/>
              </w:rPr>
              <w:t>1007</w:t>
            </w:r>
          </w:p>
        </w:tc>
        <w:tc>
          <w:tcPr>
            <w:tcW w:w="454" w:type="dxa"/>
            <w:tcBorders>
              <w:bottom w:val="single" w:sz="4" w:space="0" w:color="E5E2E1"/>
            </w:tcBorders>
            <w:tcMar>
              <w:top w:w="20" w:type="dxa"/>
              <w:left w:w="80" w:type="dxa"/>
              <w:bottom w:w="20" w:type="dxa"/>
              <w:right w:w="80" w:type="dxa"/>
            </w:tcMar>
          </w:tcPr>
          <w:p w14:paraId="76E6D125" w14:textId="77777777" w:rsidR="00187B38" w:rsidRDefault="00E12A47">
            <w:pPr>
              <w:keepNext/>
              <w:spacing w:after="0"/>
              <w:jc w:val="center"/>
            </w:pPr>
            <w:r>
              <w:rPr>
                <w:sz w:val="17"/>
              </w:rPr>
              <w:t>9</w:t>
            </w:r>
          </w:p>
        </w:tc>
        <w:tc>
          <w:tcPr>
            <w:tcW w:w="539" w:type="dxa"/>
            <w:tcBorders>
              <w:bottom w:val="single" w:sz="4" w:space="0" w:color="E5E2E1"/>
            </w:tcBorders>
            <w:tcMar>
              <w:top w:w="20" w:type="dxa"/>
              <w:left w:w="80" w:type="dxa"/>
              <w:bottom w:w="20" w:type="dxa"/>
              <w:right w:w="80" w:type="dxa"/>
            </w:tcMar>
          </w:tcPr>
          <w:p w14:paraId="0FF27BA5" w14:textId="77777777" w:rsidR="00187B38" w:rsidRDefault="00E12A47">
            <w:pPr>
              <w:keepNext/>
              <w:spacing w:after="0"/>
              <w:jc w:val="center"/>
            </w:pPr>
            <w:r>
              <w:rPr>
                <w:sz w:val="17"/>
              </w:rPr>
              <w:t>6</w:t>
            </w:r>
          </w:p>
        </w:tc>
        <w:tc>
          <w:tcPr>
            <w:tcW w:w="567" w:type="dxa"/>
            <w:tcBorders>
              <w:bottom w:val="single" w:sz="4" w:space="0" w:color="E5E2E1"/>
            </w:tcBorders>
            <w:tcMar>
              <w:top w:w="20" w:type="dxa"/>
              <w:left w:w="80" w:type="dxa"/>
              <w:bottom w:w="20" w:type="dxa"/>
              <w:right w:w="80" w:type="dxa"/>
            </w:tcMar>
          </w:tcPr>
          <w:p w14:paraId="647E3571" w14:textId="77777777" w:rsidR="00187B38" w:rsidRDefault="00E12A47">
            <w:pPr>
              <w:keepNext/>
              <w:spacing w:after="0"/>
              <w:jc w:val="center"/>
            </w:pPr>
            <w:r>
              <w:rPr>
                <w:sz w:val="17"/>
              </w:rPr>
              <w:t>880</w:t>
            </w:r>
          </w:p>
        </w:tc>
        <w:tc>
          <w:tcPr>
            <w:tcW w:w="454" w:type="dxa"/>
            <w:tcBorders>
              <w:bottom w:val="single" w:sz="4" w:space="0" w:color="E5E2E1"/>
            </w:tcBorders>
            <w:tcMar>
              <w:top w:w="20" w:type="dxa"/>
              <w:left w:w="80" w:type="dxa"/>
              <w:bottom w:w="20" w:type="dxa"/>
              <w:right w:w="80" w:type="dxa"/>
            </w:tcMar>
          </w:tcPr>
          <w:p w14:paraId="58D51B59" w14:textId="77777777" w:rsidR="00187B38" w:rsidRDefault="00E12A47">
            <w:pPr>
              <w:keepNext/>
              <w:spacing w:after="0"/>
              <w:jc w:val="center"/>
            </w:pPr>
            <w:r>
              <w:rPr>
                <w:sz w:val="17"/>
              </w:rPr>
              <w:t>17</w:t>
            </w:r>
          </w:p>
        </w:tc>
        <w:tc>
          <w:tcPr>
            <w:tcW w:w="539" w:type="dxa"/>
            <w:tcBorders>
              <w:bottom w:val="single" w:sz="4" w:space="0" w:color="E5E2E1"/>
            </w:tcBorders>
            <w:tcMar>
              <w:top w:w="20" w:type="dxa"/>
              <w:left w:w="80" w:type="dxa"/>
              <w:bottom w:w="20" w:type="dxa"/>
              <w:right w:w="80" w:type="dxa"/>
            </w:tcMar>
          </w:tcPr>
          <w:p w14:paraId="0287035F" w14:textId="77777777" w:rsidR="00187B38" w:rsidRDefault="00E12A47">
            <w:pPr>
              <w:keepNext/>
              <w:spacing w:after="0"/>
              <w:jc w:val="center"/>
            </w:pPr>
            <w:r>
              <w:rPr>
                <w:sz w:val="17"/>
              </w:rPr>
              <w:t>11</w:t>
            </w:r>
          </w:p>
        </w:tc>
        <w:tc>
          <w:tcPr>
            <w:tcW w:w="567" w:type="dxa"/>
            <w:tcBorders>
              <w:bottom w:val="single" w:sz="4" w:space="0" w:color="E5E2E1"/>
            </w:tcBorders>
            <w:tcMar>
              <w:top w:w="20" w:type="dxa"/>
              <w:left w:w="80" w:type="dxa"/>
              <w:bottom w:w="20" w:type="dxa"/>
              <w:right w:w="80" w:type="dxa"/>
            </w:tcMar>
          </w:tcPr>
          <w:p w14:paraId="1099056B" w14:textId="77777777" w:rsidR="00187B38" w:rsidRDefault="00E12A47">
            <w:pPr>
              <w:keepNext/>
              <w:spacing w:after="0"/>
              <w:jc w:val="center"/>
            </w:pPr>
            <w:r>
              <w:rPr>
                <w:sz w:val="17"/>
              </w:rPr>
              <w:t>1009</w:t>
            </w:r>
          </w:p>
        </w:tc>
        <w:tc>
          <w:tcPr>
            <w:tcW w:w="454" w:type="dxa"/>
            <w:tcBorders>
              <w:bottom w:val="single" w:sz="4" w:space="0" w:color="E5E2E1"/>
            </w:tcBorders>
            <w:tcMar>
              <w:top w:w="20" w:type="dxa"/>
              <w:left w:w="80" w:type="dxa"/>
              <w:bottom w:w="20" w:type="dxa"/>
              <w:right w:w="80" w:type="dxa"/>
            </w:tcMar>
          </w:tcPr>
          <w:p w14:paraId="59718C4D" w14:textId="77777777" w:rsidR="00187B38" w:rsidRDefault="00E12A47">
            <w:pPr>
              <w:keepNext/>
              <w:spacing w:after="0"/>
              <w:jc w:val="center"/>
            </w:pPr>
            <w:r>
              <w:rPr>
                <w:sz w:val="17"/>
              </w:rPr>
              <w:t>7</w:t>
            </w:r>
          </w:p>
        </w:tc>
        <w:tc>
          <w:tcPr>
            <w:tcW w:w="737" w:type="dxa"/>
            <w:tcBorders>
              <w:bottom w:val="single" w:sz="4" w:space="0" w:color="E5E2E1"/>
            </w:tcBorders>
            <w:tcMar>
              <w:top w:w="20" w:type="dxa"/>
              <w:left w:w="80" w:type="dxa"/>
              <w:bottom w:w="20" w:type="dxa"/>
              <w:right w:w="80" w:type="dxa"/>
            </w:tcMar>
          </w:tcPr>
          <w:p w14:paraId="742039D1" w14:textId="77777777" w:rsidR="00187B38" w:rsidRDefault="00E12A47">
            <w:pPr>
              <w:keepNext/>
              <w:spacing w:after="0"/>
              <w:jc w:val="center"/>
            </w:pPr>
            <w:r>
              <w:rPr>
                <w:sz w:val="17"/>
              </w:rPr>
              <w:t>3886</w:t>
            </w:r>
          </w:p>
        </w:tc>
      </w:tr>
      <w:tr w:rsidR="00187B38" w14:paraId="5F93027F" w14:textId="77777777">
        <w:trPr>
          <w:cantSplit/>
          <w:jc w:val="center"/>
        </w:trPr>
        <w:tc>
          <w:tcPr>
            <w:tcW w:w="510" w:type="dxa"/>
            <w:tcBorders>
              <w:bottom w:val="single" w:sz="4" w:space="0" w:color="E5E2E1"/>
            </w:tcBorders>
            <w:tcMar>
              <w:top w:w="20" w:type="dxa"/>
              <w:left w:w="80" w:type="dxa"/>
              <w:bottom w:w="20" w:type="dxa"/>
              <w:right w:w="80" w:type="dxa"/>
            </w:tcMar>
          </w:tcPr>
          <w:p w14:paraId="08721FF0" w14:textId="77777777" w:rsidR="00187B38" w:rsidRDefault="00E12A47">
            <w:pPr>
              <w:keepNext/>
              <w:spacing w:after="0"/>
            </w:pPr>
            <w:r>
              <w:rPr>
                <w:sz w:val="17"/>
              </w:rPr>
              <w:t>7</w:t>
            </w:r>
          </w:p>
        </w:tc>
        <w:tc>
          <w:tcPr>
            <w:tcW w:w="2778" w:type="dxa"/>
            <w:tcBorders>
              <w:bottom w:val="single" w:sz="4" w:space="0" w:color="E5E2E1"/>
            </w:tcBorders>
            <w:tcMar>
              <w:top w:w="20" w:type="dxa"/>
              <w:left w:w="80" w:type="dxa"/>
              <w:bottom w:w="20" w:type="dxa"/>
              <w:right w:w="80" w:type="dxa"/>
            </w:tcMar>
          </w:tcPr>
          <w:p w14:paraId="1D3FEA72" w14:textId="77777777" w:rsidR="00187B38" w:rsidRDefault="00E12A47">
            <w:pPr>
              <w:keepNext/>
              <w:spacing w:after="0"/>
              <w:jc w:val="center"/>
            </w:pPr>
            <w:r>
              <w:rPr>
                <w:sz w:val="17"/>
              </w:rPr>
              <w:t>Stefan Imholz / Daniel Geisser</w:t>
            </w:r>
          </w:p>
        </w:tc>
        <w:tc>
          <w:tcPr>
            <w:tcW w:w="567" w:type="dxa"/>
            <w:tcBorders>
              <w:bottom w:val="single" w:sz="4" w:space="0" w:color="E5E2E1"/>
            </w:tcBorders>
            <w:tcMar>
              <w:top w:w="20" w:type="dxa"/>
              <w:left w:w="80" w:type="dxa"/>
              <w:bottom w:w="20" w:type="dxa"/>
              <w:right w:w="80" w:type="dxa"/>
            </w:tcMar>
          </w:tcPr>
          <w:p w14:paraId="3811C9FE" w14:textId="77777777" w:rsidR="00187B38" w:rsidRDefault="00E12A47">
            <w:pPr>
              <w:keepNext/>
              <w:spacing w:after="0"/>
              <w:jc w:val="center"/>
            </w:pPr>
            <w:r>
              <w:rPr>
                <w:sz w:val="17"/>
              </w:rPr>
              <w:t>1074</w:t>
            </w:r>
          </w:p>
        </w:tc>
        <w:tc>
          <w:tcPr>
            <w:tcW w:w="454" w:type="dxa"/>
            <w:tcBorders>
              <w:bottom w:val="single" w:sz="4" w:space="0" w:color="E5E2E1"/>
            </w:tcBorders>
            <w:tcMar>
              <w:top w:w="20" w:type="dxa"/>
              <w:left w:w="80" w:type="dxa"/>
              <w:bottom w:w="20" w:type="dxa"/>
              <w:right w:w="80" w:type="dxa"/>
            </w:tcMar>
          </w:tcPr>
          <w:p w14:paraId="1D7EE00E" w14:textId="77777777" w:rsidR="00187B38" w:rsidRDefault="00E12A47">
            <w:pPr>
              <w:keepNext/>
              <w:spacing w:after="0"/>
              <w:jc w:val="center"/>
            </w:pPr>
            <w:r>
              <w:rPr>
                <w:sz w:val="17"/>
              </w:rPr>
              <w:t>2</w:t>
            </w:r>
          </w:p>
        </w:tc>
        <w:tc>
          <w:tcPr>
            <w:tcW w:w="567" w:type="dxa"/>
            <w:tcBorders>
              <w:bottom w:val="single" w:sz="4" w:space="0" w:color="E5E2E1"/>
            </w:tcBorders>
            <w:tcMar>
              <w:top w:w="20" w:type="dxa"/>
              <w:left w:w="80" w:type="dxa"/>
              <w:bottom w:w="20" w:type="dxa"/>
              <w:right w:w="80" w:type="dxa"/>
            </w:tcMar>
          </w:tcPr>
          <w:p w14:paraId="27663734" w14:textId="77777777" w:rsidR="00187B38" w:rsidRDefault="00E12A47">
            <w:pPr>
              <w:keepNext/>
              <w:spacing w:after="0"/>
              <w:jc w:val="center"/>
            </w:pPr>
            <w:r>
              <w:rPr>
                <w:sz w:val="17"/>
              </w:rPr>
              <w:t>1056</w:t>
            </w:r>
          </w:p>
        </w:tc>
        <w:tc>
          <w:tcPr>
            <w:tcW w:w="454" w:type="dxa"/>
            <w:tcBorders>
              <w:bottom w:val="single" w:sz="4" w:space="0" w:color="E5E2E1"/>
            </w:tcBorders>
            <w:tcMar>
              <w:top w:w="20" w:type="dxa"/>
              <w:left w:w="80" w:type="dxa"/>
              <w:bottom w:w="20" w:type="dxa"/>
              <w:right w:w="80" w:type="dxa"/>
            </w:tcMar>
          </w:tcPr>
          <w:p w14:paraId="17608F9F" w14:textId="77777777" w:rsidR="00187B38" w:rsidRDefault="00E12A47">
            <w:pPr>
              <w:keepNext/>
              <w:spacing w:after="0"/>
              <w:jc w:val="center"/>
            </w:pPr>
            <w:r>
              <w:rPr>
                <w:sz w:val="17"/>
              </w:rPr>
              <w:t>4</w:t>
            </w:r>
          </w:p>
        </w:tc>
        <w:tc>
          <w:tcPr>
            <w:tcW w:w="539" w:type="dxa"/>
            <w:tcBorders>
              <w:bottom w:val="single" w:sz="4" w:space="0" w:color="E5E2E1"/>
            </w:tcBorders>
            <w:tcMar>
              <w:top w:w="20" w:type="dxa"/>
              <w:left w:w="80" w:type="dxa"/>
              <w:bottom w:w="20" w:type="dxa"/>
              <w:right w:w="80" w:type="dxa"/>
            </w:tcMar>
          </w:tcPr>
          <w:p w14:paraId="6E729668" w14:textId="77777777" w:rsidR="00187B38" w:rsidRDefault="00E12A47">
            <w:pPr>
              <w:keepNext/>
              <w:spacing w:after="0"/>
              <w:jc w:val="center"/>
            </w:pPr>
            <w:r>
              <w:rPr>
                <w:sz w:val="17"/>
              </w:rPr>
              <w:t>1</w:t>
            </w:r>
          </w:p>
        </w:tc>
        <w:tc>
          <w:tcPr>
            <w:tcW w:w="567" w:type="dxa"/>
            <w:tcBorders>
              <w:bottom w:val="single" w:sz="4" w:space="0" w:color="E5E2E1"/>
            </w:tcBorders>
            <w:tcMar>
              <w:top w:w="20" w:type="dxa"/>
              <w:left w:w="80" w:type="dxa"/>
              <w:bottom w:w="20" w:type="dxa"/>
              <w:right w:w="80" w:type="dxa"/>
            </w:tcMar>
          </w:tcPr>
          <w:p w14:paraId="3D011735" w14:textId="77777777" w:rsidR="00187B38" w:rsidRDefault="00E12A47">
            <w:pPr>
              <w:keepNext/>
              <w:spacing w:after="0"/>
              <w:jc w:val="center"/>
            </w:pPr>
            <w:r>
              <w:rPr>
                <w:sz w:val="17"/>
              </w:rPr>
              <w:t>881</w:t>
            </w:r>
          </w:p>
        </w:tc>
        <w:tc>
          <w:tcPr>
            <w:tcW w:w="454" w:type="dxa"/>
            <w:tcBorders>
              <w:bottom w:val="single" w:sz="4" w:space="0" w:color="E5E2E1"/>
            </w:tcBorders>
            <w:tcMar>
              <w:top w:w="20" w:type="dxa"/>
              <w:left w:w="80" w:type="dxa"/>
              <w:bottom w:w="20" w:type="dxa"/>
              <w:right w:w="80" w:type="dxa"/>
            </w:tcMar>
          </w:tcPr>
          <w:p w14:paraId="6DE416A8" w14:textId="77777777" w:rsidR="00187B38" w:rsidRDefault="00E12A47">
            <w:pPr>
              <w:keepNext/>
              <w:spacing w:after="0"/>
              <w:jc w:val="center"/>
            </w:pPr>
            <w:r>
              <w:rPr>
                <w:sz w:val="17"/>
              </w:rPr>
              <w:t>16</w:t>
            </w:r>
          </w:p>
        </w:tc>
        <w:tc>
          <w:tcPr>
            <w:tcW w:w="539" w:type="dxa"/>
            <w:tcBorders>
              <w:bottom w:val="single" w:sz="4" w:space="0" w:color="E5E2E1"/>
            </w:tcBorders>
            <w:tcMar>
              <w:top w:w="20" w:type="dxa"/>
              <w:left w:w="80" w:type="dxa"/>
              <w:bottom w:w="20" w:type="dxa"/>
              <w:right w:w="80" w:type="dxa"/>
            </w:tcMar>
          </w:tcPr>
          <w:p w14:paraId="62461308" w14:textId="77777777" w:rsidR="00187B38" w:rsidRDefault="00E12A47">
            <w:pPr>
              <w:keepNext/>
              <w:spacing w:after="0"/>
              <w:jc w:val="center"/>
            </w:pPr>
            <w:r>
              <w:rPr>
                <w:sz w:val="17"/>
              </w:rPr>
              <w:t>5</w:t>
            </w:r>
          </w:p>
        </w:tc>
        <w:tc>
          <w:tcPr>
            <w:tcW w:w="567" w:type="dxa"/>
            <w:tcBorders>
              <w:bottom w:val="single" w:sz="4" w:space="0" w:color="E5E2E1"/>
            </w:tcBorders>
            <w:tcMar>
              <w:top w:w="20" w:type="dxa"/>
              <w:left w:w="80" w:type="dxa"/>
              <w:bottom w:w="20" w:type="dxa"/>
              <w:right w:w="80" w:type="dxa"/>
            </w:tcMar>
          </w:tcPr>
          <w:p w14:paraId="3554F83E" w14:textId="77777777" w:rsidR="00187B38" w:rsidRDefault="00E12A47">
            <w:pPr>
              <w:keepNext/>
              <w:spacing w:after="0"/>
              <w:jc w:val="center"/>
            </w:pPr>
            <w:r>
              <w:rPr>
                <w:sz w:val="17"/>
              </w:rPr>
              <w:t>875</w:t>
            </w:r>
          </w:p>
        </w:tc>
        <w:tc>
          <w:tcPr>
            <w:tcW w:w="454" w:type="dxa"/>
            <w:tcBorders>
              <w:bottom w:val="single" w:sz="4" w:space="0" w:color="E5E2E1"/>
            </w:tcBorders>
            <w:tcMar>
              <w:top w:w="20" w:type="dxa"/>
              <w:left w:w="80" w:type="dxa"/>
              <w:bottom w:w="20" w:type="dxa"/>
              <w:right w:w="80" w:type="dxa"/>
            </w:tcMar>
          </w:tcPr>
          <w:p w14:paraId="17C4304D" w14:textId="77777777" w:rsidR="00187B38" w:rsidRDefault="00E12A47">
            <w:pPr>
              <w:keepNext/>
              <w:spacing w:after="0"/>
              <w:jc w:val="center"/>
            </w:pPr>
            <w:r>
              <w:rPr>
                <w:sz w:val="17"/>
              </w:rPr>
              <w:t>19</w:t>
            </w:r>
          </w:p>
        </w:tc>
        <w:tc>
          <w:tcPr>
            <w:tcW w:w="737" w:type="dxa"/>
            <w:tcBorders>
              <w:bottom w:val="single" w:sz="4" w:space="0" w:color="E5E2E1"/>
            </w:tcBorders>
            <w:tcMar>
              <w:top w:w="20" w:type="dxa"/>
              <w:left w:w="80" w:type="dxa"/>
              <w:bottom w:w="20" w:type="dxa"/>
              <w:right w:w="80" w:type="dxa"/>
            </w:tcMar>
          </w:tcPr>
          <w:p w14:paraId="5C7DC247" w14:textId="77777777" w:rsidR="00187B38" w:rsidRDefault="00E12A47">
            <w:pPr>
              <w:keepNext/>
              <w:spacing w:after="0"/>
              <w:jc w:val="center"/>
            </w:pPr>
            <w:r>
              <w:rPr>
                <w:sz w:val="17"/>
              </w:rPr>
              <w:t>3886</w:t>
            </w:r>
          </w:p>
        </w:tc>
      </w:tr>
      <w:tr w:rsidR="00187B38" w14:paraId="51BAABE7" w14:textId="77777777">
        <w:trPr>
          <w:cantSplit/>
          <w:jc w:val="center"/>
        </w:trPr>
        <w:tc>
          <w:tcPr>
            <w:tcW w:w="510" w:type="dxa"/>
            <w:tcBorders>
              <w:bottom w:val="single" w:sz="4" w:space="0" w:color="E5E2E1"/>
            </w:tcBorders>
            <w:tcMar>
              <w:top w:w="20" w:type="dxa"/>
              <w:left w:w="80" w:type="dxa"/>
              <w:bottom w:w="20" w:type="dxa"/>
              <w:right w:w="80" w:type="dxa"/>
            </w:tcMar>
          </w:tcPr>
          <w:p w14:paraId="25D3A0C6" w14:textId="77777777" w:rsidR="00187B38" w:rsidRDefault="00E12A47">
            <w:pPr>
              <w:keepNext/>
              <w:spacing w:after="0"/>
            </w:pPr>
            <w:r>
              <w:rPr>
                <w:sz w:val="17"/>
              </w:rPr>
              <w:t>9</w:t>
            </w:r>
          </w:p>
        </w:tc>
        <w:tc>
          <w:tcPr>
            <w:tcW w:w="2778" w:type="dxa"/>
            <w:tcBorders>
              <w:bottom w:val="single" w:sz="4" w:space="0" w:color="E5E2E1"/>
            </w:tcBorders>
            <w:tcMar>
              <w:top w:w="20" w:type="dxa"/>
              <w:left w:w="80" w:type="dxa"/>
              <w:bottom w:w="20" w:type="dxa"/>
              <w:right w:w="80" w:type="dxa"/>
            </w:tcMar>
          </w:tcPr>
          <w:p w14:paraId="42CB8F37" w14:textId="77777777" w:rsidR="00187B38" w:rsidRDefault="00E12A47">
            <w:pPr>
              <w:keepNext/>
              <w:spacing w:after="0"/>
              <w:jc w:val="center"/>
            </w:pPr>
            <w:r>
              <w:rPr>
                <w:sz w:val="17"/>
              </w:rPr>
              <w:t>Agi Tresch / Stefan Tresch</w:t>
            </w:r>
          </w:p>
        </w:tc>
        <w:tc>
          <w:tcPr>
            <w:tcW w:w="567" w:type="dxa"/>
            <w:tcBorders>
              <w:bottom w:val="single" w:sz="4" w:space="0" w:color="E5E2E1"/>
            </w:tcBorders>
            <w:tcMar>
              <w:top w:w="20" w:type="dxa"/>
              <w:left w:w="80" w:type="dxa"/>
              <w:bottom w:w="20" w:type="dxa"/>
              <w:right w:w="80" w:type="dxa"/>
            </w:tcMar>
          </w:tcPr>
          <w:p w14:paraId="16420F2B" w14:textId="77777777" w:rsidR="00187B38" w:rsidRDefault="00E12A47">
            <w:pPr>
              <w:keepNext/>
              <w:spacing w:after="0"/>
              <w:jc w:val="center"/>
            </w:pPr>
            <w:r>
              <w:rPr>
                <w:sz w:val="17"/>
              </w:rPr>
              <w:t>903</w:t>
            </w:r>
          </w:p>
        </w:tc>
        <w:tc>
          <w:tcPr>
            <w:tcW w:w="454" w:type="dxa"/>
            <w:tcBorders>
              <w:bottom w:val="single" w:sz="4" w:space="0" w:color="E5E2E1"/>
            </w:tcBorders>
            <w:tcMar>
              <w:top w:w="20" w:type="dxa"/>
              <w:left w:w="80" w:type="dxa"/>
              <w:bottom w:w="20" w:type="dxa"/>
              <w:right w:w="80" w:type="dxa"/>
            </w:tcMar>
          </w:tcPr>
          <w:p w14:paraId="7F4CA475" w14:textId="77777777" w:rsidR="00187B38" w:rsidRDefault="00E12A47">
            <w:pPr>
              <w:keepNext/>
              <w:spacing w:after="0"/>
              <w:jc w:val="center"/>
            </w:pPr>
            <w:r>
              <w:rPr>
                <w:sz w:val="17"/>
              </w:rPr>
              <w:t>17</w:t>
            </w:r>
          </w:p>
        </w:tc>
        <w:tc>
          <w:tcPr>
            <w:tcW w:w="567" w:type="dxa"/>
            <w:tcBorders>
              <w:bottom w:val="single" w:sz="4" w:space="0" w:color="E5E2E1"/>
            </w:tcBorders>
            <w:tcMar>
              <w:top w:w="20" w:type="dxa"/>
              <w:left w:w="80" w:type="dxa"/>
              <w:bottom w:w="20" w:type="dxa"/>
              <w:right w:w="80" w:type="dxa"/>
            </w:tcMar>
          </w:tcPr>
          <w:p w14:paraId="3A4E136A" w14:textId="77777777" w:rsidR="00187B38" w:rsidRDefault="00E12A47">
            <w:pPr>
              <w:keepNext/>
              <w:spacing w:after="0"/>
              <w:jc w:val="center"/>
            </w:pPr>
            <w:r>
              <w:rPr>
                <w:sz w:val="17"/>
              </w:rPr>
              <w:t>1023</w:t>
            </w:r>
          </w:p>
        </w:tc>
        <w:tc>
          <w:tcPr>
            <w:tcW w:w="454" w:type="dxa"/>
            <w:tcBorders>
              <w:bottom w:val="single" w:sz="4" w:space="0" w:color="E5E2E1"/>
            </w:tcBorders>
            <w:tcMar>
              <w:top w:w="20" w:type="dxa"/>
              <w:left w:w="80" w:type="dxa"/>
              <w:bottom w:w="20" w:type="dxa"/>
              <w:right w:w="80" w:type="dxa"/>
            </w:tcMar>
          </w:tcPr>
          <w:p w14:paraId="604BAD89" w14:textId="77777777" w:rsidR="00187B38" w:rsidRDefault="00E12A47">
            <w:pPr>
              <w:keepNext/>
              <w:spacing w:after="0"/>
              <w:jc w:val="center"/>
            </w:pPr>
            <w:r>
              <w:rPr>
                <w:sz w:val="17"/>
              </w:rPr>
              <w:t>7</w:t>
            </w:r>
          </w:p>
        </w:tc>
        <w:tc>
          <w:tcPr>
            <w:tcW w:w="539" w:type="dxa"/>
            <w:tcBorders>
              <w:bottom w:val="single" w:sz="4" w:space="0" w:color="E5E2E1"/>
            </w:tcBorders>
            <w:tcMar>
              <w:top w:w="20" w:type="dxa"/>
              <w:left w:w="80" w:type="dxa"/>
              <w:bottom w:w="20" w:type="dxa"/>
              <w:right w:w="80" w:type="dxa"/>
            </w:tcMar>
          </w:tcPr>
          <w:p w14:paraId="524D4D6A" w14:textId="77777777" w:rsidR="00187B38" w:rsidRDefault="00E12A47">
            <w:pPr>
              <w:keepNext/>
              <w:spacing w:after="0"/>
              <w:jc w:val="center"/>
            </w:pPr>
            <w:r>
              <w:rPr>
                <w:sz w:val="17"/>
              </w:rPr>
              <w:t>11</w:t>
            </w:r>
          </w:p>
        </w:tc>
        <w:tc>
          <w:tcPr>
            <w:tcW w:w="567" w:type="dxa"/>
            <w:tcBorders>
              <w:bottom w:val="single" w:sz="4" w:space="0" w:color="E5E2E1"/>
            </w:tcBorders>
            <w:tcMar>
              <w:top w:w="20" w:type="dxa"/>
              <w:left w:w="80" w:type="dxa"/>
              <w:bottom w:w="20" w:type="dxa"/>
              <w:right w:w="80" w:type="dxa"/>
            </w:tcMar>
          </w:tcPr>
          <w:p w14:paraId="7A9FC3E1" w14:textId="77777777" w:rsidR="00187B38" w:rsidRDefault="00E12A47">
            <w:pPr>
              <w:keepNext/>
              <w:spacing w:after="0"/>
              <w:jc w:val="center"/>
            </w:pPr>
            <w:r>
              <w:rPr>
                <w:sz w:val="17"/>
              </w:rPr>
              <w:t>1042</w:t>
            </w:r>
          </w:p>
        </w:tc>
        <w:tc>
          <w:tcPr>
            <w:tcW w:w="454" w:type="dxa"/>
            <w:tcBorders>
              <w:bottom w:val="single" w:sz="4" w:space="0" w:color="E5E2E1"/>
            </w:tcBorders>
            <w:tcMar>
              <w:top w:w="20" w:type="dxa"/>
              <w:left w:w="80" w:type="dxa"/>
              <w:bottom w:w="20" w:type="dxa"/>
              <w:right w:w="80" w:type="dxa"/>
            </w:tcMar>
          </w:tcPr>
          <w:p w14:paraId="5E2A8FEA" w14:textId="77777777" w:rsidR="00187B38" w:rsidRDefault="00E12A47">
            <w:pPr>
              <w:keepNext/>
              <w:spacing w:after="0"/>
              <w:jc w:val="center"/>
            </w:pPr>
            <w:r>
              <w:rPr>
                <w:sz w:val="17"/>
              </w:rPr>
              <w:t>6</w:t>
            </w:r>
          </w:p>
        </w:tc>
        <w:tc>
          <w:tcPr>
            <w:tcW w:w="539" w:type="dxa"/>
            <w:tcBorders>
              <w:bottom w:val="single" w:sz="4" w:space="0" w:color="E5E2E1"/>
            </w:tcBorders>
            <w:tcMar>
              <w:top w:w="20" w:type="dxa"/>
              <w:left w:w="80" w:type="dxa"/>
              <w:bottom w:w="20" w:type="dxa"/>
              <w:right w:w="80" w:type="dxa"/>
            </w:tcMar>
          </w:tcPr>
          <w:p w14:paraId="21DFE38B" w14:textId="77777777" w:rsidR="00187B38" w:rsidRDefault="00E12A47">
            <w:pPr>
              <w:keepNext/>
              <w:spacing w:after="0"/>
              <w:jc w:val="center"/>
            </w:pPr>
            <w:r>
              <w:rPr>
                <w:sz w:val="17"/>
              </w:rPr>
              <w:t>7</w:t>
            </w:r>
          </w:p>
        </w:tc>
        <w:tc>
          <w:tcPr>
            <w:tcW w:w="567" w:type="dxa"/>
            <w:tcBorders>
              <w:bottom w:val="single" w:sz="4" w:space="0" w:color="E5E2E1"/>
            </w:tcBorders>
            <w:tcMar>
              <w:top w:w="20" w:type="dxa"/>
              <w:left w:w="80" w:type="dxa"/>
              <w:bottom w:w="20" w:type="dxa"/>
              <w:right w:w="80" w:type="dxa"/>
            </w:tcMar>
          </w:tcPr>
          <w:p w14:paraId="252915AD" w14:textId="77777777" w:rsidR="00187B38" w:rsidRDefault="00E12A47">
            <w:pPr>
              <w:keepNext/>
              <w:spacing w:after="0"/>
              <w:jc w:val="center"/>
            </w:pPr>
            <w:r>
              <w:rPr>
                <w:sz w:val="17"/>
              </w:rPr>
              <w:t>909</w:t>
            </w:r>
          </w:p>
        </w:tc>
        <w:tc>
          <w:tcPr>
            <w:tcW w:w="454" w:type="dxa"/>
            <w:tcBorders>
              <w:bottom w:val="single" w:sz="4" w:space="0" w:color="E5E2E1"/>
            </w:tcBorders>
            <w:tcMar>
              <w:top w:w="20" w:type="dxa"/>
              <w:left w:w="80" w:type="dxa"/>
              <w:bottom w:w="20" w:type="dxa"/>
              <w:right w:w="80" w:type="dxa"/>
            </w:tcMar>
          </w:tcPr>
          <w:p w14:paraId="343160F2" w14:textId="77777777" w:rsidR="00187B38" w:rsidRDefault="00E12A47">
            <w:pPr>
              <w:keepNext/>
              <w:spacing w:after="0"/>
              <w:jc w:val="center"/>
            </w:pPr>
            <w:r>
              <w:rPr>
                <w:sz w:val="17"/>
              </w:rPr>
              <w:t>14</w:t>
            </w:r>
          </w:p>
        </w:tc>
        <w:tc>
          <w:tcPr>
            <w:tcW w:w="737" w:type="dxa"/>
            <w:tcBorders>
              <w:bottom w:val="single" w:sz="4" w:space="0" w:color="E5E2E1"/>
            </w:tcBorders>
            <w:tcMar>
              <w:top w:w="20" w:type="dxa"/>
              <w:left w:w="80" w:type="dxa"/>
              <w:bottom w:w="20" w:type="dxa"/>
              <w:right w:w="80" w:type="dxa"/>
            </w:tcMar>
          </w:tcPr>
          <w:p w14:paraId="6560E83F" w14:textId="77777777" w:rsidR="00187B38" w:rsidRDefault="00E12A47">
            <w:pPr>
              <w:keepNext/>
              <w:spacing w:after="0"/>
              <w:jc w:val="center"/>
            </w:pPr>
            <w:r>
              <w:rPr>
                <w:sz w:val="17"/>
              </w:rPr>
              <w:t>3877</w:t>
            </w:r>
          </w:p>
        </w:tc>
      </w:tr>
      <w:tr w:rsidR="00187B38" w14:paraId="0AC3A325" w14:textId="77777777">
        <w:trPr>
          <w:cantSplit/>
          <w:jc w:val="center"/>
        </w:trPr>
        <w:tc>
          <w:tcPr>
            <w:tcW w:w="510" w:type="dxa"/>
            <w:tcBorders>
              <w:bottom w:val="single" w:sz="4" w:space="0" w:color="E5E2E1"/>
            </w:tcBorders>
            <w:tcMar>
              <w:top w:w="20" w:type="dxa"/>
              <w:left w:w="80" w:type="dxa"/>
              <w:bottom w:w="20" w:type="dxa"/>
              <w:right w:w="80" w:type="dxa"/>
            </w:tcMar>
          </w:tcPr>
          <w:p w14:paraId="01618FCB" w14:textId="77777777" w:rsidR="00187B38" w:rsidRDefault="00E12A47">
            <w:pPr>
              <w:keepNext/>
              <w:spacing w:after="0"/>
            </w:pPr>
            <w:r>
              <w:rPr>
                <w:sz w:val="17"/>
              </w:rPr>
              <w:t>10</w:t>
            </w:r>
          </w:p>
        </w:tc>
        <w:tc>
          <w:tcPr>
            <w:tcW w:w="2778" w:type="dxa"/>
            <w:tcBorders>
              <w:bottom w:val="single" w:sz="4" w:space="0" w:color="E5E2E1"/>
            </w:tcBorders>
            <w:tcMar>
              <w:top w:w="20" w:type="dxa"/>
              <w:left w:w="80" w:type="dxa"/>
              <w:bottom w:w="20" w:type="dxa"/>
              <w:right w:w="80" w:type="dxa"/>
            </w:tcMar>
          </w:tcPr>
          <w:p w14:paraId="16D60E2E" w14:textId="77777777" w:rsidR="00187B38" w:rsidRDefault="00E12A47">
            <w:pPr>
              <w:keepNext/>
              <w:spacing w:after="0"/>
              <w:jc w:val="center"/>
            </w:pPr>
            <w:r>
              <w:rPr>
                <w:sz w:val="17"/>
              </w:rPr>
              <w:t>Ralph Bomatter / Kurt Briker</w:t>
            </w:r>
          </w:p>
        </w:tc>
        <w:tc>
          <w:tcPr>
            <w:tcW w:w="567" w:type="dxa"/>
            <w:tcBorders>
              <w:bottom w:val="single" w:sz="4" w:space="0" w:color="E5E2E1"/>
            </w:tcBorders>
            <w:tcMar>
              <w:top w:w="20" w:type="dxa"/>
              <w:left w:w="80" w:type="dxa"/>
              <w:bottom w:w="20" w:type="dxa"/>
              <w:right w:w="80" w:type="dxa"/>
            </w:tcMar>
          </w:tcPr>
          <w:p w14:paraId="2CEAAD5D" w14:textId="77777777" w:rsidR="00187B38" w:rsidRDefault="00E12A47">
            <w:pPr>
              <w:keepNext/>
              <w:spacing w:after="0"/>
              <w:jc w:val="center"/>
            </w:pPr>
            <w:r>
              <w:rPr>
                <w:sz w:val="17"/>
              </w:rPr>
              <w:t>1095</w:t>
            </w:r>
          </w:p>
        </w:tc>
        <w:tc>
          <w:tcPr>
            <w:tcW w:w="454" w:type="dxa"/>
            <w:tcBorders>
              <w:bottom w:val="single" w:sz="4" w:space="0" w:color="E5E2E1"/>
            </w:tcBorders>
            <w:tcMar>
              <w:top w:w="20" w:type="dxa"/>
              <w:left w:w="80" w:type="dxa"/>
              <w:bottom w:w="20" w:type="dxa"/>
              <w:right w:w="80" w:type="dxa"/>
            </w:tcMar>
          </w:tcPr>
          <w:p w14:paraId="4209A609" w14:textId="77777777" w:rsidR="00187B38" w:rsidRDefault="00E12A47">
            <w:pPr>
              <w:keepNext/>
              <w:spacing w:after="0"/>
              <w:jc w:val="center"/>
            </w:pPr>
            <w:r>
              <w:rPr>
                <w:sz w:val="17"/>
              </w:rPr>
              <w:t>1</w:t>
            </w:r>
          </w:p>
        </w:tc>
        <w:tc>
          <w:tcPr>
            <w:tcW w:w="567" w:type="dxa"/>
            <w:tcBorders>
              <w:bottom w:val="single" w:sz="4" w:space="0" w:color="E5E2E1"/>
            </w:tcBorders>
            <w:tcMar>
              <w:top w:w="20" w:type="dxa"/>
              <w:left w:w="80" w:type="dxa"/>
              <w:bottom w:w="20" w:type="dxa"/>
              <w:right w:w="80" w:type="dxa"/>
            </w:tcMar>
          </w:tcPr>
          <w:p w14:paraId="07336FEB" w14:textId="77777777" w:rsidR="00187B38" w:rsidRDefault="00E12A47">
            <w:pPr>
              <w:keepNext/>
              <w:spacing w:after="0"/>
              <w:jc w:val="center"/>
            </w:pPr>
            <w:r>
              <w:rPr>
                <w:sz w:val="17"/>
              </w:rPr>
              <w:t>828</w:t>
            </w:r>
          </w:p>
        </w:tc>
        <w:tc>
          <w:tcPr>
            <w:tcW w:w="454" w:type="dxa"/>
            <w:tcBorders>
              <w:bottom w:val="single" w:sz="4" w:space="0" w:color="E5E2E1"/>
            </w:tcBorders>
            <w:tcMar>
              <w:top w:w="20" w:type="dxa"/>
              <w:left w:w="80" w:type="dxa"/>
              <w:bottom w:w="20" w:type="dxa"/>
              <w:right w:w="80" w:type="dxa"/>
            </w:tcMar>
          </w:tcPr>
          <w:p w14:paraId="5B592E8F" w14:textId="77777777" w:rsidR="00187B38" w:rsidRDefault="00E12A47">
            <w:pPr>
              <w:keepNext/>
              <w:spacing w:after="0"/>
              <w:jc w:val="center"/>
            </w:pPr>
            <w:r>
              <w:rPr>
                <w:sz w:val="17"/>
              </w:rPr>
              <w:t>23</w:t>
            </w:r>
          </w:p>
        </w:tc>
        <w:tc>
          <w:tcPr>
            <w:tcW w:w="539" w:type="dxa"/>
            <w:tcBorders>
              <w:bottom w:val="single" w:sz="4" w:space="0" w:color="E5E2E1"/>
            </w:tcBorders>
            <w:tcMar>
              <w:top w:w="20" w:type="dxa"/>
              <w:left w:w="80" w:type="dxa"/>
              <w:bottom w:w="20" w:type="dxa"/>
              <w:right w:w="80" w:type="dxa"/>
            </w:tcMar>
          </w:tcPr>
          <w:p w14:paraId="075C19E4" w14:textId="77777777" w:rsidR="00187B38" w:rsidRDefault="00E12A47">
            <w:pPr>
              <w:keepNext/>
              <w:spacing w:after="0"/>
              <w:jc w:val="center"/>
            </w:pPr>
            <w:r>
              <w:rPr>
                <w:sz w:val="17"/>
              </w:rPr>
              <w:t>12</w:t>
            </w:r>
          </w:p>
        </w:tc>
        <w:tc>
          <w:tcPr>
            <w:tcW w:w="567" w:type="dxa"/>
            <w:tcBorders>
              <w:bottom w:val="single" w:sz="4" w:space="0" w:color="E5E2E1"/>
            </w:tcBorders>
            <w:tcMar>
              <w:top w:w="20" w:type="dxa"/>
              <w:left w:w="80" w:type="dxa"/>
              <w:bottom w:w="20" w:type="dxa"/>
              <w:right w:w="80" w:type="dxa"/>
            </w:tcMar>
          </w:tcPr>
          <w:p w14:paraId="7359EF8E" w14:textId="77777777" w:rsidR="00187B38" w:rsidRDefault="00E12A47">
            <w:pPr>
              <w:keepNext/>
              <w:spacing w:after="0"/>
              <w:jc w:val="center"/>
            </w:pPr>
            <w:r>
              <w:rPr>
                <w:sz w:val="17"/>
              </w:rPr>
              <w:t>896</w:t>
            </w:r>
          </w:p>
        </w:tc>
        <w:tc>
          <w:tcPr>
            <w:tcW w:w="454" w:type="dxa"/>
            <w:tcBorders>
              <w:bottom w:val="single" w:sz="4" w:space="0" w:color="E5E2E1"/>
            </w:tcBorders>
            <w:tcMar>
              <w:top w:w="20" w:type="dxa"/>
              <w:left w:w="80" w:type="dxa"/>
              <w:bottom w:w="20" w:type="dxa"/>
              <w:right w:w="80" w:type="dxa"/>
            </w:tcMar>
          </w:tcPr>
          <w:p w14:paraId="5C480F79" w14:textId="77777777" w:rsidR="00187B38" w:rsidRDefault="00E12A47">
            <w:pPr>
              <w:keepNext/>
              <w:spacing w:after="0"/>
              <w:jc w:val="center"/>
            </w:pPr>
            <w:r>
              <w:rPr>
                <w:sz w:val="17"/>
              </w:rPr>
              <w:t>14</w:t>
            </w:r>
          </w:p>
        </w:tc>
        <w:tc>
          <w:tcPr>
            <w:tcW w:w="539" w:type="dxa"/>
            <w:tcBorders>
              <w:bottom w:val="single" w:sz="4" w:space="0" w:color="E5E2E1"/>
            </w:tcBorders>
            <w:tcMar>
              <w:top w:w="20" w:type="dxa"/>
              <w:left w:w="80" w:type="dxa"/>
              <w:bottom w:w="20" w:type="dxa"/>
              <w:right w:w="80" w:type="dxa"/>
            </w:tcMar>
          </w:tcPr>
          <w:p w14:paraId="53867C95" w14:textId="77777777" w:rsidR="00187B38" w:rsidRDefault="00E12A47">
            <w:pPr>
              <w:keepNext/>
              <w:spacing w:after="0"/>
              <w:jc w:val="center"/>
            </w:pPr>
            <w:r>
              <w:rPr>
                <w:sz w:val="17"/>
              </w:rPr>
              <w:t>14</w:t>
            </w:r>
          </w:p>
        </w:tc>
        <w:tc>
          <w:tcPr>
            <w:tcW w:w="567" w:type="dxa"/>
            <w:tcBorders>
              <w:bottom w:val="single" w:sz="4" w:space="0" w:color="E5E2E1"/>
            </w:tcBorders>
            <w:tcMar>
              <w:top w:w="20" w:type="dxa"/>
              <w:left w:w="80" w:type="dxa"/>
              <w:bottom w:w="20" w:type="dxa"/>
              <w:right w:w="80" w:type="dxa"/>
            </w:tcMar>
          </w:tcPr>
          <w:p w14:paraId="696641FC" w14:textId="77777777" w:rsidR="00187B38" w:rsidRDefault="00E12A47">
            <w:pPr>
              <w:keepNext/>
              <w:spacing w:after="0"/>
              <w:jc w:val="center"/>
            </w:pPr>
            <w:r>
              <w:rPr>
                <w:sz w:val="17"/>
              </w:rPr>
              <w:t>1012</w:t>
            </w:r>
          </w:p>
        </w:tc>
        <w:tc>
          <w:tcPr>
            <w:tcW w:w="454" w:type="dxa"/>
            <w:tcBorders>
              <w:bottom w:val="single" w:sz="4" w:space="0" w:color="E5E2E1"/>
            </w:tcBorders>
            <w:tcMar>
              <w:top w:w="20" w:type="dxa"/>
              <w:left w:w="80" w:type="dxa"/>
              <w:bottom w:w="20" w:type="dxa"/>
              <w:right w:w="80" w:type="dxa"/>
            </w:tcMar>
          </w:tcPr>
          <w:p w14:paraId="12FE42EE" w14:textId="77777777" w:rsidR="00187B38" w:rsidRDefault="00E12A47">
            <w:pPr>
              <w:keepNext/>
              <w:spacing w:after="0"/>
              <w:jc w:val="center"/>
            </w:pPr>
            <w:r>
              <w:rPr>
                <w:sz w:val="17"/>
              </w:rPr>
              <w:t>6</w:t>
            </w:r>
          </w:p>
        </w:tc>
        <w:tc>
          <w:tcPr>
            <w:tcW w:w="737" w:type="dxa"/>
            <w:tcBorders>
              <w:bottom w:val="single" w:sz="4" w:space="0" w:color="E5E2E1"/>
            </w:tcBorders>
            <w:tcMar>
              <w:top w:w="20" w:type="dxa"/>
              <w:left w:w="80" w:type="dxa"/>
              <w:bottom w:w="20" w:type="dxa"/>
              <w:right w:w="80" w:type="dxa"/>
            </w:tcMar>
          </w:tcPr>
          <w:p w14:paraId="3F5A6AE5" w14:textId="77777777" w:rsidR="00187B38" w:rsidRDefault="00E12A47">
            <w:pPr>
              <w:keepNext/>
              <w:spacing w:after="0"/>
              <w:jc w:val="center"/>
            </w:pPr>
            <w:r>
              <w:rPr>
                <w:sz w:val="17"/>
              </w:rPr>
              <w:t>3831</w:t>
            </w:r>
          </w:p>
        </w:tc>
      </w:tr>
      <w:tr w:rsidR="00187B38" w14:paraId="2B7EDBD1" w14:textId="77777777">
        <w:trPr>
          <w:cantSplit/>
          <w:jc w:val="center"/>
        </w:trPr>
        <w:tc>
          <w:tcPr>
            <w:tcW w:w="510" w:type="dxa"/>
            <w:tcBorders>
              <w:bottom w:val="single" w:sz="4" w:space="0" w:color="E5E2E1"/>
            </w:tcBorders>
            <w:tcMar>
              <w:top w:w="20" w:type="dxa"/>
              <w:left w:w="80" w:type="dxa"/>
              <w:bottom w:w="20" w:type="dxa"/>
              <w:right w:w="80" w:type="dxa"/>
            </w:tcMar>
          </w:tcPr>
          <w:p w14:paraId="0E566EA7" w14:textId="77777777" w:rsidR="00187B38" w:rsidRDefault="00E12A47">
            <w:pPr>
              <w:keepNext/>
              <w:spacing w:after="0"/>
            </w:pPr>
            <w:r>
              <w:rPr>
                <w:sz w:val="17"/>
              </w:rPr>
              <w:t>11</w:t>
            </w:r>
          </w:p>
        </w:tc>
        <w:tc>
          <w:tcPr>
            <w:tcW w:w="2778" w:type="dxa"/>
            <w:tcBorders>
              <w:bottom w:val="single" w:sz="4" w:space="0" w:color="E5E2E1"/>
            </w:tcBorders>
            <w:tcMar>
              <w:top w:w="20" w:type="dxa"/>
              <w:left w:w="80" w:type="dxa"/>
              <w:bottom w:w="20" w:type="dxa"/>
              <w:right w:w="80" w:type="dxa"/>
            </w:tcMar>
          </w:tcPr>
          <w:p w14:paraId="24DFB697" w14:textId="77777777" w:rsidR="00187B38" w:rsidRDefault="00E12A47">
            <w:pPr>
              <w:keepNext/>
              <w:spacing w:after="0"/>
              <w:jc w:val="center"/>
            </w:pPr>
            <w:proofErr w:type="spellStart"/>
            <w:r>
              <w:rPr>
                <w:sz w:val="17"/>
              </w:rPr>
              <w:t>Bärti</w:t>
            </w:r>
            <w:proofErr w:type="spellEnd"/>
            <w:r>
              <w:rPr>
                <w:sz w:val="17"/>
              </w:rPr>
              <w:t xml:space="preserve"> Walker / Paul Zurfluh</w:t>
            </w:r>
          </w:p>
        </w:tc>
        <w:tc>
          <w:tcPr>
            <w:tcW w:w="567" w:type="dxa"/>
            <w:tcBorders>
              <w:bottom w:val="single" w:sz="4" w:space="0" w:color="E5E2E1"/>
            </w:tcBorders>
            <w:tcMar>
              <w:top w:w="20" w:type="dxa"/>
              <w:left w:w="80" w:type="dxa"/>
              <w:bottom w:w="20" w:type="dxa"/>
              <w:right w:w="80" w:type="dxa"/>
            </w:tcMar>
          </w:tcPr>
          <w:p w14:paraId="356C81FE" w14:textId="77777777" w:rsidR="00187B38" w:rsidRDefault="00E12A47">
            <w:pPr>
              <w:keepNext/>
              <w:spacing w:after="0"/>
              <w:jc w:val="center"/>
            </w:pPr>
            <w:r>
              <w:rPr>
                <w:sz w:val="17"/>
              </w:rPr>
              <w:t>925</w:t>
            </w:r>
          </w:p>
        </w:tc>
        <w:tc>
          <w:tcPr>
            <w:tcW w:w="454" w:type="dxa"/>
            <w:tcBorders>
              <w:bottom w:val="single" w:sz="4" w:space="0" w:color="E5E2E1"/>
            </w:tcBorders>
            <w:tcMar>
              <w:top w:w="20" w:type="dxa"/>
              <w:left w:w="80" w:type="dxa"/>
              <w:bottom w:w="20" w:type="dxa"/>
              <w:right w:w="80" w:type="dxa"/>
            </w:tcMar>
          </w:tcPr>
          <w:p w14:paraId="1EC3BD86" w14:textId="77777777" w:rsidR="00187B38" w:rsidRDefault="00E12A47">
            <w:pPr>
              <w:keepNext/>
              <w:spacing w:after="0"/>
              <w:jc w:val="center"/>
            </w:pPr>
            <w:r>
              <w:rPr>
                <w:sz w:val="17"/>
              </w:rPr>
              <w:t>15</w:t>
            </w:r>
          </w:p>
        </w:tc>
        <w:tc>
          <w:tcPr>
            <w:tcW w:w="567" w:type="dxa"/>
            <w:tcBorders>
              <w:bottom w:val="single" w:sz="4" w:space="0" w:color="E5E2E1"/>
            </w:tcBorders>
            <w:tcMar>
              <w:top w:w="20" w:type="dxa"/>
              <w:left w:w="80" w:type="dxa"/>
              <w:bottom w:w="20" w:type="dxa"/>
              <w:right w:w="80" w:type="dxa"/>
            </w:tcMar>
          </w:tcPr>
          <w:p w14:paraId="564A85C2" w14:textId="77777777" w:rsidR="00187B38" w:rsidRDefault="00E12A47">
            <w:pPr>
              <w:keepNext/>
              <w:spacing w:after="0"/>
              <w:jc w:val="center"/>
            </w:pPr>
            <w:r>
              <w:rPr>
                <w:sz w:val="17"/>
              </w:rPr>
              <w:t>997</w:t>
            </w:r>
          </w:p>
        </w:tc>
        <w:tc>
          <w:tcPr>
            <w:tcW w:w="454" w:type="dxa"/>
            <w:tcBorders>
              <w:bottom w:val="single" w:sz="4" w:space="0" w:color="E5E2E1"/>
            </w:tcBorders>
            <w:tcMar>
              <w:top w:w="20" w:type="dxa"/>
              <w:left w:w="80" w:type="dxa"/>
              <w:bottom w:w="20" w:type="dxa"/>
              <w:right w:w="80" w:type="dxa"/>
            </w:tcMar>
          </w:tcPr>
          <w:p w14:paraId="03FA59A4" w14:textId="77777777" w:rsidR="00187B38" w:rsidRDefault="00E12A47">
            <w:pPr>
              <w:keepNext/>
              <w:spacing w:after="0"/>
              <w:jc w:val="center"/>
            </w:pPr>
            <w:r>
              <w:rPr>
                <w:sz w:val="17"/>
              </w:rPr>
              <w:t>10</w:t>
            </w:r>
          </w:p>
        </w:tc>
        <w:tc>
          <w:tcPr>
            <w:tcW w:w="539" w:type="dxa"/>
            <w:tcBorders>
              <w:bottom w:val="single" w:sz="4" w:space="0" w:color="E5E2E1"/>
            </w:tcBorders>
            <w:tcMar>
              <w:top w:w="20" w:type="dxa"/>
              <w:left w:w="80" w:type="dxa"/>
              <w:bottom w:w="20" w:type="dxa"/>
              <w:right w:w="80" w:type="dxa"/>
            </w:tcMar>
          </w:tcPr>
          <w:p w14:paraId="364DAD37" w14:textId="77777777" w:rsidR="00187B38" w:rsidRDefault="00E12A47">
            <w:pPr>
              <w:keepNext/>
              <w:spacing w:after="0"/>
              <w:jc w:val="center"/>
            </w:pPr>
            <w:r>
              <w:rPr>
                <w:sz w:val="17"/>
              </w:rPr>
              <w:t>13</w:t>
            </w:r>
          </w:p>
        </w:tc>
        <w:tc>
          <w:tcPr>
            <w:tcW w:w="567" w:type="dxa"/>
            <w:tcBorders>
              <w:bottom w:val="single" w:sz="4" w:space="0" w:color="E5E2E1"/>
            </w:tcBorders>
            <w:tcMar>
              <w:top w:w="20" w:type="dxa"/>
              <w:left w:w="80" w:type="dxa"/>
              <w:bottom w:w="20" w:type="dxa"/>
              <w:right w:w="80" w:type="dxa"/>
            </w:tcMar>
          </w:tcPr>
          <w:p w14:paraId="5CFAD924" w14:textId="77777777" w:rsidR="00187B38" w:rsidRDefault="00E12A47">
            <w:pPr>
              <w:keepNext/>
              <w:spacing w:after="0"/>
              <w:jc w:val="center"/>
            </w:pPr>
            <w:r>
              <w:rPr>
                <w:sz w:val="17"/>
              </w:rPr>
              <w:t>988</w:t>
            </w:r>
          </w:p>
        </w:tc>
        <w:tc>
          <w:tcPr>
            <w:tcW w:w="454" w:type="dxa"/>
            <w:tcBorders>
              <w:bottom w:val="single" w:sz="4" w:space="0" w:color="E5E2E1"/>
            </w:tcBorders>
            <w:tcMar>
              <w:top w:w="20" w:type="dxa"/>
              <w:left w:w="80" w:type="dxa"/>
              <w:bottom w:w="20" w:type="dxa"/>
              <w:right w:w="80" w:type="dxa"/>
            </w:tcMar>
          </w:tcPr>
          <w:p w14:paraId="1E6922D5" w14:textId="77777777" w:rsidR="00187B38" w:rsidRDefault="00E12A47">
            <w:pPr>
              <w:keepNext/>
              <w:spacing w:after="0"/>
              <w:jc w:val="center"/>
            </w:pPr>
            <w:r>
              <w:rPr>
                <w:sz w:val="17"/>
              </w:rPr>
              <w:t>13</w:t>
            </w:r>
          </w:p>
        </w:tc>
        <w:tc>
          <w:tcPr>
            <w:tcW w:w="539" w:type="dxa"/>
            <w:tcBorders>
              <w:bottom w:val="single" w:sz="4" w:space="0" w:color="E5E2E1"/>
            </w:tcBorders>
            <w:tcMar>
              <w:top w:w="20" w:type="dxa"/>
              <w:left w:w="80" w:type="dxa"/>
              <w:bottom w:w="20" w:type="dxa"/>
              <w:right w:w="80" w:type="dxa"/>
            </w:tcMar>
          </w:tcPr>
          <w:p w14:paraId="4269F64F" w14:textId="77777777" w:rsidR="00187B38" w:rsidRDefault="00E12A47">
            <w:pPr>
              <w:keepNext/>
              <w:spacing w:after="0"/>
              <w:jc w:val="center"/>
            </w:pPr>
            <w:r>
              <w:rPr>
                <w:sz w:val="17"/>
              </w:rPr>
              <w:t>9</w:t>
            </w:r>
          </w:p>
        </w:tc>
        <w:tc>
          <w:tcPr>
            <w:tcW w:w="567" w:type="dxa"/>
            <w:tcBorders>
              <w:bottom w:val="single" w:sz="4" w:space="0" w:color="E5E2E1"/>
            </w:tcBorders>
            <w:tcMar>
              <w:top w:w="20" w:type="dxa"/>
              <w:left w:w="80" w:type="dxa"/>
              <w:bottom w:w="20" w:type="dxa"/>
              <w:right w:w="80" w:type="dxa"/>
            </w:tcMar>
          </w:tcPr>
          <w:p w14:paraId="761AFFA0" w14:textId="77777777" w:rsidR="00187B38" w:rsidRDefault="00E12A47">
            <w:pPr>
              <w:keepNext/>
              <w:spacing w:after="0"/>
              <w:jc w:val="center"/>
            </w:pPr>
            <w:r>
              <w:rPr>
                <w:sz w:val="17"/>
              </w:rPr>
              <w:t>892</w:t>
            </w:r>
          </w:p>
        </w:tc>
        <w:tc>
          <w:tcPr>
            <w:tcW w:w="454" w:type="dxa"/>
            <w:tcBorders>
              <w:bottom w:val="single" w:sz="4" w:space="0" w:color="E5E2E1"/>
            </w:tcBorders>
            <w:tcMar>
              <w:top w:w="20" w:type="dxa"/>
              <w:left w:w="80" w:type="dxa"/>
              <w:bottom w:w="20" w:type="dxa"/>
              <w:right w:w="80" w:type="dxa"/>
            </w:tcMar>
          </w:tcPr>
          <w:p w14:paraId="04CD8F8B" w14:textId="77777777" w:rsidR="00187B38" w:rsidRDefault="00E12A47">
            <w:pPr>
              <w:keepNext/>
              <w:spacing w:after="0"/>
              <w:jc w:val="center"/>
            </w:pPr>
            <w:r>
              <w:rPr>
                <w:sz w:val="17"/>
              </w:rPr>
              <w:t>17</w:t>
            </w:r>
          </w:p>
        </w:tc>
        <w:tc>
          <w:tcPr>
            <w:tcW w:w="737" w:type="dxa"/>
            <w:tcBorders>
              <w:bottom w:val="single" w:sz="4" w:space="0" w:color="E5E2E1"/>
            </w:tcBorders>
            <w:tcMar>
              <w:top w:w="20" w:type="dxa"/>
              <w:left w:w="80" w:type="dxa"/>
              <w:bottom w:w="20" w:type="dxa"/>
              <w:right w:w="80" w:type="dxa"/>
            </w:tcMar>
          </w:tcPr>
          <w:p w14:paraId="5D08890F" w14:textId="77777777" w:rsidR="00187B38" w:rsidRDefault="00E12A47">
            <w:pPr>
              <w:keepNext/>
              <w:spacing w:after="0"/>
              <w:jc w:val="center"/>
            </w:pPr>
            <w:r>
              <w:rPr>
                <w:sz w:val="17"/>
              </w:rPr>
              <w:t>3802</w:t>
            </w:r>
          </w:p>
        </w:tc>
      </w:tr>
      <w:tr w:rsidR="00187B38" w14:paraId="3A2F447B" w14:textId="77777777">
        <w:trPr>
          <w:cantSplit/>
          <w:jc w:val="center"/>
        </w:trPr>
        <w:tc>
          <w:tcPr>
            <w:tcW w:w="510" w:type="dxa"/>
            <w:tcBorders>
              <w:bottom w:val="single" w:sz="4" w:space="0" w:color="E5E2E1"/>
            </w:tcBorders>
            <w:tcMar>
              <w:top w:w="20" w:type="dxa"/>
              <w:left w:w="80" w:type="dxa"/>
              <w:bottom w:w="20" w:type="dxa"/>
              <w:right w:w="80" w:type="dxa"/>
            </w:tcMar>
          </w:tcPr>
          <w:p w14:paraId="3CC3B2D3" w14:textId="77777777" w:rsidR="00187B38" w:rsidRDefault="00E12A47">
            <w:pPr>
              <w:keepNext/>
              <w:spacing w:after="0"/>
            </w:pPr>
            <w:r>
              <w:rPr>
                <w:sz w:val="17"/>
              </w:rPr>
              <w:t>12</w:t>
            </w:r>
          </w:p>
        </w:tc>
        <w:tc>
          <w:tcPr>
            <w:tcW w:w="2778" w:type="dxa"/>
            <w:tcBorders>
              <w:bottom w:val="single" w:sz="4" w:space="0" w:color="E5E2E1"/>
            </w:tcBorders>
            <w:tcMar>
              <w:top w:w="20" w:type="dxa"/>
              <w:left w:w="80" w:type="dxa"/>
              <w:bottom w:w="20" w:type="dxa"/>
              <w:right w:w="80" w:type="dxa"/>
            </w:tcMar>
          </w:tcPr>
          <w:p w14:paraId="3AB01096" w14:textId="77777777" w:rsidR="00187B38" w:rsidRDefault="00E12A47">
            <w:pPr>
              <w:keepNext/>
              <w:spacing w:after="0"/>
              <w:jc w:val="center"/>
            </w:pPr>
            <w:proofErr w:type="spellStart"/>
            <w:r>
              <w:rPr>
                <w:sz w:val="17"/>
              </w:rPr>
              <w:t>Chrigu</w:t>
            </w:r>
            <w:proofErr w:type="spellEnd"/>
            <w:r>
              <w:rPr>
                <w:sz w:val="17"/>
              </w:rPr>
              <w:t xml:space="preserve"> </w:t>
            </w:r>
            <w:proofErr w:type="spellStart"/>
            <w:r>
              <w:rPr>
                <w:sz w:val="17"/>
              </w:rPr>
              <w:t>Zgraggen</w:t>
            </w:r>
            <w:proofErr w:type="spellEnd"/>
            <w:r>
              <w:rPr>
                <w:sz w:val="17"/>
              </w:rPr>
              <w:t xml:space="preserve"> / Toni Arnold</w:t>
            </w:r>
          </w:p>
        </w:tc>
        <w:tc>
          <w:tcPr>
            <w:tcW w:w="567" w:type="dxa"/>
            <w:tcBorders>
              <w:bottom w:val="single" w:sz="4" w:space="0" w:color="E5E2E1"/>
            </w:tcBorders>
            <w:tcMar>
              <w:top w:w="20" w:type="dxa"/>
              <w:left w:w="80" w:type="dxa"/>
              <w:bottom w:w="20" w:type="dxa"/>
              <w:right w:w="80" w:type="dxa"/>
            </w:tcMar>
          </w:tcPr>
          <w:p w14:paraId="0F790C5C" w14:textId="77777777" w:rsidR="00187B38" w:rsidRDefault="00E12A47">
            <w:pPr>
              <w:keepNext/>
              <w:spacing w:after="0"/>
              <w:jc w:val="center"/>
            </w:pPr>
            <w:r>
              <w:rPr>
                <w:sz w:val="17"/>
              </w:rPr>
              <w:t>983</w:t>
            </w:r>
          </w:p>
        </w:tc>
        <w:tc>
          <w:tcPr>
            <w:tcW w:w="454" w:type="dxa"/>
            <w:tcBorders>
              <w:bottom w:val="single" w:sz="4" w:space="0" w:color="E5E2E1"/>
            </w:tcBorders>
            <w:tcMar>
              <w:top w:w="20" w:type="dxa"/>
              <w:left w:w="80" w:type="dxa"/>
              <w:bottom w:w="20" w:type="dxa"/>
              <w:right w:w="80" w:type="dxa"/>
            </w:tcMar>
          </w:tcPr>
          <w:p w14:paraId="31DBCBF0" w14:textId="77777777" w:rsidR="00187B38" w:rsidRDefault="00E12A47">
            <w:pPr>
              <w:keepNext/>
              <w:spacing w:after="0"/>
              <w:jc w:val="center"/>
            </w:pPr>
            <w:r>
              <w:rPr>
                <w:sz w:val="17"/>
              </w:rPr>
              <w:t>9</w:t>
            </w:r>
          </w:p>
        </w:tc>
        <w:tc>
          <w:tcPr>
            <w:tcW w:w="567" w:type="dxa"/>
            <w:tcBorders>
              <w:bottom w:val="single" w:sz="4" w:space="0" w:color="E5E2E1"/>
            </w:tcBorders>
            <w:tcMar>
              <w:top w:w="20" w:type="dxa"/>
              <w:left w:w="80" w:type="dxa"/>
              <w:bottom w:w="20" w:type="dxa"/>
              <w:right w:w="80" w:type="dxa"/>
            </w:tcMar>
          </w:tcPr>
          <w:p w14:paraId="582B7799" w14:textId="77777777" w:rsidR="00187B38" w:rsidRDefault="00E12A47">
            <w:pPr>
              <w:keepNext/>
              <w:spacing w:after="0"/>
              <w:jc w:val="center"/>
            </w:pPr>
            <w:r>
              <w:rPr>
                <w:sz w:val="17"/>
              </w:rPr>
              <w:t>995</w:t>
            </w:r>
          </w:p>
        </w:tc>
        <w:tc>
          <w:tcPr>
            <w:tcW w:w="454" w:type="dxa"/>
            <w:tcBorders>
              <w:bottom w:val="single" w:sz="4" w:space="0" w:color="E5E2E1"/>
            </w:tcBorders>
            <w:tcMar>
              <w:top w:w="20" w:type="dxa"/>
              <w:left w:w="80" w:type="dxa"/>
              <w:bottom w:w="20" w:type="dxa"/>
              <w:right w:w="80" w:type="dxa"/>
            </w:tcMar>
          </w:tcPr>
          <w:p w14:paraId="16981861" w14:textId="77777777" w:rsidR="00187B38" w:rsidRDefault="00E12A47">
            <w:pPr>
              <w:keepNext/>
              <w:spacing w:after="0"/>
              <w:jc w:val="center"/>
            </w:pPr>
            <w:r>
              <w:rPr>
                <w:sz w:val="17"/>
              </w:rPr>
              <w:t>11</w:t>
            </w:r>
          </w:p>
        </w:tc>
        <w:tc>
          <w:tcPr>
            <w:tcW w:w="539" w:type="dxa"/>
            <w:tcBorders>
              <w:bottom w:val="single" w:sz="4" w:space="0" w:color="E5E2E1"/>
            </w:tcBorders>
            <w:tcMar>
              <w:top w:w="20" w:type="dxa"/>
              <w:left w:w="80" w:type="dxa"/>
              <w:bottom w:w="20" w:type="dxa"/>
              <w:right w:w="80" w:type="dxa"/>
            </w:tcMar>
          </w:tcPr>
          <w:p w14:paraId="63EBF503" w14:textId="77777777" w:rsidR="00187B38" w:rsidRDefault="00E12A47">
            <w:pPr>
              <w:keepNext/>
              <w:spacing w:after="0"/>
              <w:jc w:val="center"/>
            </w:pPr>
            <w:r>
              <w:rPr>
                <w:sz w:val="17"/>
              </w:rPr>
              <w:t>7</w:t>
            </w:r>
          </w:p>
        </w:tc>
        <w:tc>
          <w:tcPr>
            <w:tcW w:w="567" w:type="dxa"/>
            <w:tcBorders>
              <w:bottom w:val="single" w:sz="4" w:space="0" w:color="E5E2E1"/>
            </w:tcBorders>
            <w:tcMar>
              <w:top w:w="20" w:type="dxa"/>
              <w:left w:w="80" w:type="dxa"/>
              <w:bottom w:w="20" w:type="dxa"/>
              <w:right w:w="80" w:type="dxa"/>
            </w:tcMar>
          </w:tcPr>
          <w:p w14:paraId="6E2361A2" w14:textId="77777777" w:rsidR="00187B38" w:rsidRDefault="00E12A47">
            <w:pPr>
              <w:keepNext/>
              <w:spacing w:after="0"/>
              <w:jc w:val="center"/>
            </w:pPr>
            <w:r>
              <w:rPr>
                <w:sz w:val="17"/>
              </w:rPr>
              <w:t>1083</w:t>
            </w:r>
          </w:p>
        </w:tc>
        <w:tc>
          <w:tcPr>
            <w:tcW w:w="454" w:type="dxa"/>
            <w:tcBorders>
              <w:bottom w:val="single" w:sz="4" w:space="0" w:color="E5E2E1"/>
            </w:tcBorders>
            <w:tcMar>
              <w:top w:w="20" w:type="dxa"/>
              <w:left w:w="80" w:type="dxa"/>
              <w:bottom w:w="20" w:type="dxa"/>
              <w:right w:w="80" w:type="dxa"/>
            </w:tcMar>
          </w:tcPr>
          <w:p w14:paraId="5E65731E" w14:textId="77777777" w:rsidR="00187B38" w:rsidRDefault="00E12A47">
            <w:pPr>
              <w:keepNext/>
              <w:spacing w:after="0"/>
              <w:jc w:val="center"/>
            </w:pPr>
            <w:r>
              <w:rPr>
                <w:sz w:val="17"/>
              </w:rPr>
              <w:t>2</w:t>
            </w:r>
          </w:p>
        </w:tc>
        <w:tc>
          <w:tcPr>
            <w:tcW w:w="539" w:type="dxa"/>
            <w:tcBorders>
              <w:bottom w:val="single" w:sz="4" w:space="0" w:color="E5E2E1"/>
            </w:tcBorders>
            <w:tcMar>
              <w:top w:w="20" w:type="dxa"/>
              <w:left w:w="80" w:type="dxa"/>
              <w:bottom w:w="20" w:type="dxa"/>
              <w:right w:w="80" w:type="dxa"/>
            </w:tcMar>
          </w:tcPr>
          <w:p w14:paraId="74FE3C0F" w14:textId="77777777" w:rsidR="00187B38" w:rsidRDefault="00E12A47">
            <w:pPr>
              <w:keepNext/>
              <w:spacing w:after="0"/>
              <w:jc w:val="center"/>
            </w:pPr>
            <w:r>
              <w:rPr>
                <w:sz w:val="17"/>
              </w:rPr>
              <w:t>3</w:t>
            </w:r>
          </w:p>
        </w:tc>
        <w:tc>
          <w:tcPr>
            <w:tcW w:w="567" w:type="dxa"/>
            <w:tcBorders>
              <w:bottom w:val="single" w:sz="4" w:space="0" w:color="E5E2E1"/>
            </w:tcBorders>
            <w:tcMar>
              <w:top w:w="20" w:type="dxa"/>
              <w:left w:w="80" w:type="dxa"/>
              <w:bottom w:w="20" w:type="dxa"/>
              <w:right w:w="80" w:type="dxa"/>
            </w:tcMar>
          </w:tcPr>
          <w:p w14:paraId="5852F672" w14:textId="77777777" w:rsidR="00187B38" w:rsidRDefault="00E12A47">
            <w:pPr>
              <w:keepNext/>
              <w:spacing w:after="0"/>
              <w:jc w:val="center"/>
            </w:pPr>
            <w:r>
              <w:rPr>
                <w:sz w:val="17"/>
              </w:rPr>
              <w:t>729</w:t>
            </w:r>
          </w:p>
        </w:tc>
        <w:tc>
          <w:tcPr>
            <w:tcW w:w="454" w:type="dxa"/>
            <w:tcBorders>
              <w:bottom w:val="single" w:sz="4" w:space="0" w:color="E5E2E1"/>
            </w:tcBorders>
            <w:tcMar>
              <w:top w:w="20" w:type="dxa"/>
              <w:left w:w="80" w:type="dxa"/>
              <w:bottom w:w="20" w:type="dxa"/>
              <w:right w:w="80" w:type="dxa"/>
            </w:tcMar>
          </w:tcPr>
          <w:p w14:paraId="01C55BF1" w14:textId="77777777" w:rsidR="00187B38" w:rsidRDefault="00E12A47">
            <w:pPr>
              <w:keepNext/>
              <w:spacing w:after="0"/>
              <w:jc w:val="center"/>
            </w:pPr>
            <w:r>
              <w:rPr>
                <w:sz w:val="17"/>
              </w:rPr>
              <w:t>25</w:t>
            </w:r>
          </w:p>
        </w:tc>
        <w:tc>
          <w:tcPr>
            <w:tcW w:w="737" w:type="dxa"/>
            <w:tcBorders>
              <w:bottom w:val="single" w:sz="4" w:space="0" w:color="E5E2E1"/>
            </w:tcBorders>
            <w:tcMar>
              <w:top w:w="20" w:type="dxa"/>
              <w:left w:w="80" w:type="dxa"/>
              <w:bottom w:w="20" w:type="dxa"/>
              <w:right w:w="80" w:type="dxa"/>
            </w:tcMar>
          </w:tcPr>
          <w:p w14:paraId="0B64EEF1" w14:textId="77777777" w:rsidR="00187B38" w:rsidRDefault="00E12A47">
            <w:pPr>
              <w:keepNext/>
              <w:spacing w:after="0"/>
              <w:jc w:val="center"/>
            </w:pPr>
            <w:r>
              <w:rPr>
                <w:sz w:val="17"/>
              </w:rPr>
              <w:t>3790</w:t>
            </w:r>
          </w:p>
        </w:tc>
      </w:tr>
      <w:tr w:rsidR="00187B38" w14:paraId="4D51FD4D" w14:textId="77777777">
        <w:trPr>
          <w:cantSplit/>
          <w:jc w:val="center"/>
        </w:trPr>
        <w:tc>
          <w:tcPr>
            <w:tcW w:w="510" w:type="dxa"/>
            <w:tcBorders>
              <w:bottom w:val="single" w:sz="4" w:space="0" w:color="E5E2E1"/>
            </w:tcBorders>
            <w:tcMar>
              <w:top w:w="20" w:type="dxa"/>
              <w:left w:w="80" w:type="dxa"/>
              <w:bottom w:w="20" w:type="dxa"/>
              <w:right w:w="80" w:type="dxa"/>
            </w:tcMar>
          </w:tcPr>
          <w:p w14:paraId="4263049B" w14:textId="77777777" w:rsidR="00187B38" w:rsidRDefault="00E12A47">
            <w:pPr>
              <w:keepNext/>
              <w:spacing w:after="0"/>
            </w:pPr>
            <w:r>
              <w:rPr>
                <w:sz w:val="17"/>
              </w:rPr>
              <w:t>13</w:t>
            </w:r>
          </w:p>
        </w:tc>
        <w:tc>
          <w:tcPr>
            <w:tcW w:w="2778" w:type="dxa"/>
            <w:tcBorders>
              <w:bottom w:val="single" w:sz="4" w:space="0" w:color="E5E2E1"/>
            </w:tcBorders>
            <w:tcMar>
              <w:top w:w="20" w:type="dxa"/>
              <w:left w:w="80" w:type="dxa"/>
              <w:bottom w:w="20" w:type="dxa"/>
              <w:right w:w="80" w:type="dxa"/>
            </w:tcMar>
          </w:tcPr>
          <w:p w14:paraId="6BB4885F" w14:textId="77777777" w:rsidR="00187B38" w:rsidRDefault="00E12A47">
            <w:pPr>
              <w:keepNext/>
              <w:spacing w:after="0"/>
              <w:jc w:val="center"/>
            </w:pPr>
            <w:r>
              <w:rPr>
                <w:sz w:val="17"/>
              </w:rPr>
              <w:t>Felix Zurfluh / Stefan Baumann</w:t>
            </w:r>
          </w:p>
        </w:tc>
        <w:tc>
          <w:tcPr>
            <w:tcW w:w="567" w:type="dxa"/>
            <w:tcBorders>
              <w:bottom w:val="single" w:sz="4" w:space="0" w:color="E5E2E1"/>
            </w:tcBorders>
            <w:tcMar>
              <w:top w:w="20" w:type="dxa"/>
              <w:left w:w="80" w:type="dxa"/>
              <w:bottom w:w="20" w:type="dxa"/>
              <w:right w:w="80" w:type="dxa"/>
            </w:tcMar>
          </w:tcPr>
          <w:p w14:paraId="07E08B18" w14:textId="77777777" w:rsidR="00187B38" w:rsidRDefault="00E12A47">
            <w:pPr>
              <w:keepNext/>
              <w:spacing w:after="0"/>
              <w:jc w:val="center"/>
            </w:pPr>
            <w:r>
              <w:rPr>
                <w:sz w:val="17"/>
              </w:rPr>
              <w:t>789</w:t>
            </w:r>
          </w:p>
        </w:tc>
        <w:tc>
          <w:tcPr>
            <w:tcW w:w="454" w:type="dxa"/>
            <w:tcBorders>
              <w:bottom w:val="single" w:sz="4" w:space="0" w:color="E5E2E1"/>
            </w:tcBorders>
            <w:tcMar>
              <w:top w:w="20" w:type="dxa"/>
              <w:left w:w="80" w:type="dxa"/>
              <w:bottom w:w="20" w:type="dxa"/>
              <w:right w:w="80" w:type="dxa"/>
            </w:tcMar>
          </w:tcPr>
          <w:p w14:paraId="4C44BE75" w14:textId="77777777" w:rsidR="00187B38" w:rsidRDefault="00E12A47">
            <w:pPr>
              <w:keepNext/>
              <w:spacing w:after="0"/>
              <w:jc w:val="center"/>
            </w:pPr>
            <w:r>
              <w:rPr>
                <w:sz w:val="17"/>
              </w:rPr>
              <w:t>26</w:t>
            </w:r>
          </w:p>
        </w:tc>
        <w:tc>
          <w:tcPr>
            <w:tcW w:w="567" w:type="dxa"/>
            <w:tcBorders>
              <w:bottom w:val="single" w:sz="4" w:space="0" w:color="E5E2E1"/>
            </w:tcBorders>
            <w:tcMar>
              <w:top w:w="20" w:type="dxa"/>
              <w:left w:w="80" w:type="dxa"/>
              <w:bottom w:w="20" w:type="dxa"/>
              <w:right w:w="80" w:type="dxa"/>
            </w:tcMar>
          </w:tcPr>
          <w:p w14:paraId="044B64D3" w14:textId="77777777" w:rsidR="00187B38" w:rsidRDefault="00E12A47">
            <w:pPr>
              <w:keepNext/>
              <w:spacing w:after="0"/>
              <w:jc w:val="center"/>
            </w:pPr>
            <w:r>
              <w:rPr>
                <w:sz w:val="17"/>
              </w:rPr>
              <w:t>902</w:t>
            </w:r>
          </w:p>
        </w:tc>
        <w:tc>
          <w:tcPr>
            <w:tcW w:w="454" w:type="dxa"/>
            <w:tcBorders>
              <w:bottom w:val="single" w:sz="4" w:space="0" w:color="E5E2E1"/>
            </w:tcBorders>
            <w:tcMar>
              <w:top w:w="20" w:type="dxa"/>
              <w:left w:w="80" w:type="dxa"/>
              <w:bottom w:w="20" w:type="dxa"/>
              <w:right w:w="80" w:type="dxa"/>
            </w:tcMar>
          </w:tcPr>
          <w:p w14:paraId="5B67AFB8" w14:textId="77777777" w:rsidR="00187B38" w:rsidRDefault="00E12A47">
            <w:pPr>
              <w:keepNext/>
              <w:spacing w:after="0"/>
              <w:jc w:val="center"/>
            </w:pPr>
            <w:r>
              <w:rPr>
                <w:sz w:val="17"/>
              </w:rPr>
              <w:t>16</w:t>
            </w:r>
          </w:p>
        </w:tc>
        <w:tc>
          <w:tcPr>
            <w:tcW w:w="539" w:type="dxa"/>
            <w:tcBorders>
              <w:bottom w:val="single" w:sz="4" w:space="0" w:color="E5E2E1"/>
            </w:tcBorders>
            <w:tcMar>
              <w:top w:w="20" w:type="dxa"/>
              <w:left w:w="80" w:type="dxa"/>
              <w:bottom w:w="20" w:type="dxa"/>
              <w:right w:w="80" w:type="dxa"/>
            </w:tcMar>
          </w:tcPr>
          <w:p w14:paraId="33CD011C" w14:textId="77777777" w:rsidR="00187B38" w:rsidRDefault="00E12A47">
            <w:pPr>
              <w:keepNext/>
              <w:spacing w:after="0"/>
              <w:jc w:val="center"/>
            </w:pPr>
            <w:r>
              <w:rPr>
                <w:sz w:val="17"/>
              </w:rPr>
              <w:t>25</w:t>
            </w:r>
          </w:p>
        </w:tc>
        <w:tc>
          <w:tcPr>
            <w:tcW w:w="567" w:type="dxa"/>
            <w:tcBorders>
              <w:bottom w:val="single" w:sz="4" w:space="0" w:color="E5E2E1"/>
            </w:tcBorders>
            <w:tcMar>
              <w:top w:w="20" w:type="dxa"/>
              <w:left w:w="80" w:type="dxa"/>
              <w:bottom w:w="20" w:type="dxa"/>
              <w:right w:w="80" w:type="dxa"/>
            </w:tcMar>
          </w:tcPr>
          <w:p w14:paraId="5AB04BCA" w14:textId="77777777" w:rsidR="00187B38" w:rsidRDefault="00E12A47">
            <w:pPr>
              <w:keepNext/>
              <w:spacing w:after="0"/>
              <w:jc w:val="center"/>
            </w:pPr>
            <w:r>
              <w:rPr>
                <w:sz w:val="17"/>
              </w:rPr>
              <w:t>1191</w:t>
            </w:r>
          </w:p>
        </w:tc>
        <w:tc>
          <w:tcPr>
            <w:tcW w:w="454" w:type="dxa"/>
            <w:tcBorders>
              <w:bottom w:val="single" w:sz="4" w:space="0" w:color="E5E2E1"/>
            </w:tcBorders>
            <w:tcMar>
              <w:top w:w="20" w:type="dxa"/>
              <w:left w:w="80" w:type="dxa"/>
              <w:bottom w:w="20" w:type="dxa"/>
              <w:right w:w="80" w:type="dxa"/>
            </w:tcMar>
          </w:tcPr>
          <w:p w14:paraId="38585C33" w14:textId="77777777" w:rsidR="00187B38" w:rsidRDefault="00E12A47">
            <w:pPr>
              <w:keepNext/>
              <w:spacing w:after="0"/>
              <w:jc w:val="center"/>
            </w:pPr>
            <w:r>
              <w:rPr>
                <w:sz w:val="17"/>
              </w:rPr>
              <w:t>1</w:t>
            </w:r>
          </w:p>
        </w:tc>
        <w:tc>
          <w:tcPr>
            <w:tcW w:w="539" w:type="dxa"/>
            <w:tcBorders>
              <w:bottom w:val="single" w:sz="4" w:space="0" w:color="E5E2E1"/>
            </w:tcBorders>
            <w:tcMar>
              <w:top w:w="20" w:type="dxa"/>
              <w:left w:w="80" w:type="dxa"/>
              <w:bottom w:w="20" w:type="dxa"/>
              <w:right w:w="80" w:type="dxa"/>
            </w:tcMar>
          </w:tcPr>
          <w:p w14:paraId="30D5E5DF" w14:textId="77777777" w:rsidR="00187B38" w:rsidRDefault="00E12A47">
            <w:pPr>
              <w:keepNext/>
              <w:spacing w:after="0"/>
              <w:jc w:val="center"/>
            </w:pPr>
            <w:r>
              <w:rPr>
                <w:sz w:val="17"/>
              </w:rPr>
              <w:t>10</w:t>
            </w:r>
          </w:p>
        </w:tc>
        <w:tc>
          <w:tcPr>
            <w:tcW w:w="567" w:type="dxa"/>
            <w:tcBorders>
              <w:bottom w:val="single" w:sz="4" w:space="0" w:color="E5E2E1"/>
            </w:tcBorders>
            <w:tcMar>
              <w:top w:w="20" w:type="dxa"/>
              <w:left w:w="80" w:type="dxa"/>
              <w:bottom w:w="20" w:type="dxa"/>
              <w:right w:w="80" w:type="dxa"/>
            </w:tcMar>
          </w:tcPr>
          <w:p w14:paraId="18E07195" w14:textId="77777777" w:rsidR="00187B38" w:rsidRDefault="00E12A47">
            <w:pPr>
              <w:keepNext/>
              <w:spacing w:after="0"/>
              <w:jc w:val="center"/>
            </w:pPr>
            <w:r>
              <w:rPr>
                <w:sz w:val="17"/>
              </w:rPr>
              <w:t>901</w:t>
            </w:r>
          </w:p>
        </w:tc>
        <w:tc>
          <w:tcPr>
            <w:tcW w:w="454" w:type="dxa"/>
            <w:tcBorders>
              <w:bottom w:val="single" w:sz="4" w:space="0" w:color="E5E2E1"/>
            </w:tcBorders>
            <w:tcMar>
              <w:top w:w="20" w:type="dxa"/>
              <w:left w:w="80" w:type="dxa"/>
              <w:bottom w:w="20" w:type="dxa"/>
              <w:right w:w="80" w:type="dxa"/>
            </w:tcMar>
          </w:tcPr>
          <w:p w14:paraId="7572253C" w14:textId="77777777" w:rsidR="00187B38" w:rsidRDefault="00E12A47">
            <w:pPr>
              <w:keepNext/>
              <w:spacing w:after="0"/>
              <w:jc w:val="center"/>
            </w:pPr>
            <w:r>
              <w:rPr>
                <w:sz w:val="17"/>
              </w:rPr>
              <w:t>15</w:t>
            </w:r>
          </w:p>
        </w:tc>
        <w:tc>
          <w:tcPr>
            <w:tcW w:w="737" w:type="dxa"/>
            <w:tcBorders>
              <w:bottom w:val="single" w:sz="4" w:space="0" w:color="E5E2E1"/>
            </w:tcBorders>
            <w:tcMar>
              <w:top w:w="20" w:type="dxa"/>
              <w:left w:w="80" w:type="dxa"/>
              <w:bottom w:w="20" w:type="dxa"/>
              <w:right w:w="80" w:type="dxa"/>
            </w:tcMar>
          </w:tcPr>
          <w:p w14:paraId="370B7345" w14:textId="77777777" w:rsidR="00187B38" w:rsidRDefault="00E12A47">
            <w:pPr>
              <w:keepNext/>
              <w:spacing w:after="0"/>
              <w:jc w:val="center"/>
            </w:pPr>
            <w:r>
              <w:rPr>
                <w:sz w:val="17"/>
              </w:rPr>
              <w:t>3783</w:t>
            </w:r>
          </w:p>
        </w:tc>
      </w:tr>
      <w:tr w:rsidR="00187B38" w14:paraId="70087036" w14:textId="77777777">
        <w:trPr>
          <w:cantSplit/>
          <w:jc w:val="center"/>
        </w:trPr>
        <w:tc>
          <w:tcPr>
            <w:tcW w:w="510" w:type="dxa"/>
            <w:tcBorders>
              <w:bottom w:val="single" w:sz="4" w:space="0" w:color="E5E2E1"/>
            </w:tcBorders>
            <w:tcMar>
              <w:top w:w="20" w:type="dxa"/>
              <w:left w:w="80" w:type="dxa"/>
              <w:bottom w:w="20" w:type="dxa"/>
              <w:right w:w="80" w:type="dxa"/>
            </w:tcMar>
          </w:tcPr>
          <w:p w14:paraId="5D6F47A4" w14:textId="77777777" w:rsidR="00187B38" w:rsidRDefault="00E12A47">
            <w:pPr>
              <w:keepNext/>
              <w:spacing w:after="0"/>
            </w:pPr>
            <w:r>
              <w:rPr>
                <w:sz w:val="17"/>
              </w:rPr>
              <w:t>14</w:t>
            </w:r>
          </w:p>
        </w:tc>
        <w:tc>
          <w:tcPr>
            <w:tcW w:w="2778" w:type="dxa"/>
            <w:tcBorders>
              <w:bottom w:val="single" w:sz="4" w:space="0" w:color="E5E2E1"/>
            </w:tcBorders>
            <w:tcMar>
              <w:top w:w="20" w:type="dxa"/>
              <w:left w:w="80" w:type="dxa"/>
              <w:bottom w:w="20" w:type="dxa"/>
              <w:right w:w="80" w:type="dxa"/>
            </w:tcMar>
          </w:tcPr>
          <w:p w14:paraId="111C4229" w14:textId="77777777" w:rsidR="00187B38" w:rsidRDefault="00E12A47">
            <w:pPr>
              <w:keepNext/>
              <w:spacing w:after="0"/>
              <w:jc w:val="center"/>
            </w:pPr>
            <w:r>
              <w:rPr>
                <w:sz w:val="17"/>
              </w:rPr>
              <w:t>Lisi Geisser / Heidi Tresch</w:t>
            </w:r>
          </w:p>
        </w:tc>
        <w:tc>
          <w:tcPr>
            <w:tcW w:w="567" w:type="dxa"/>
            <w:tcBorders>
              <w:bottom w:val="single" w:sz="4" w:space="0" w:color="E5E2E1"/>
            </w:tcBorders>
            <w:tcMar>
              <w:top w:w="20" w:type="dxa"/>
              <w:left w:w="80" w:type="dxa"/>
              <w:bottom w:w="20" w:type="dxa"/>
              <w:right w:w="80" w:type="dxa"/>
            </w:tcMar>
          </w:tcPr>
          <w:p w14:paraId="0422E1BC" w14:textId="77777777" w:rsidR="00187B38" w:rsidRDefault="00E12A47">
            <w:pPr>
              <w:keepNext/>
              <w:spacing w:after="0"/>
              <w:jc w:val="center"/>
            </w:pPr>
            <w:r>
              <w:rPr>
                <w:sz w:val="17"/>
              </w:rPr>
              <w:t>894</w:t>
            </w:r>
          </w:p>
        </w:tc>
        <w:tc>
          <w:tcPr>
            <w:tcW w:w="454" w:type="dxa"/>
            <w:tcBorders>
              <w:bottom w:val="single" w:sz="4" w:space="0" w:color="E5E2E1"/>
            </w:tcBorders>
            <w:tcMar>
              <w:top w:w="20" w:type="dxa"/>
              <w:left w:w="80" w:type="dxa"/>
              <w:bottom w:w="20" w:type="dxa"/>
              <w:right w:w="80" w:type="dxa"/>
            </w:tcMar>
          </w:tcPr>
          <w:p w14:paraId="493A9DAC" w14:textId="77777777" w:rsidR="00187B38" w:rsidRDefault="00E12A47">
            <w:pPr>
              <w:keepNext/>
              <w:spacing w:after="0"/>
              <w:jc w:val="center"/>
            </w:pPr>
            <w:r>
              <w:rPr>
                <w:sz w:val="17"/>
              </w:rPr>
              <w:t>19</w:t>
            </w:r>
          </w:p>
        </w:tc>
        <w:tc>
          <w:tcPr>
            <w:tcW w:w="567" w:type="dxa"/>
            <w:tcBorders>
              <w:bottom w:val="single" w:sz="4" w:space="0" w:color="E5E2E1"/>
            </w:tcBorders>
            <w:tcMar>
              <w:top w:w="20" w:type="dxa"/>
              <w:left w:w="80" w:type="dxa"/>
              <w:bottom w:w="20" w:type="dxa"/>
              <w:right w:w="80" w:type="dxa"/>
            </w:tcMar>
          </w:tcPr>
          <w:p w14:paraId="68BFA80C" w14:textId="77777777" w:rsidR="00187B38" w:rsidRDefault="00E12A47">
            <w:pPr>
              <w:keepNext/>
              <w:spacing w:after="0"/>
              <w:jc w:val="center"/>
            </w:pPr>
            <w:r>
              <w:rPr>
                <w:sz w:val="17"/>
              </w:rPr>
              <w:t>817</w:t>
            </w:r>
          </w:p>
        </w:tc>
        <w:tc>
          <w:tcPr>
            <w:tcW w:w="454" w:type="dxa"/>
            <w:tcBorders>
              <w:bottom w:val="single" w:sz="4" w:space="0" w:color="E5E2E1"/>
            </w:tcBorders>
            <w:tcMar>
              <w:top w:w="20" w:type="dxa"/>
              <w:left w:w="80" w:type="dxa"/>
              <w:bottom w:w="20" w:type="dxa"/>
              <w:right w:w="80" w:type="dxa"/>
            </w:tcMar>
          </w:tcPr>
          <w:p w14:paraId="1B9EC906" w14:textId="77777777" w:rsidR="00187B38" w:rsidRDefault="00E12A47">
            <w:pPr>
              <w:keepNext/>
              <w:spacing w:after="0"/>
              <w:jc w:val="center"/>
            </w:pPr>
            <w:r>
              <w:rPr>
                <w:sz w:val="17"/>
              </w:rPr>
              <w:t>24</w:t>
            </w:r>
          </w:p>
        </w:tc>
        <w:tc>
          <w:tcPr>
            <w:tcW w:w="539" w:type="dxa"/>
            <w:tcBorders>
              <w:bottom w:val="single" w:sz="4" w:space="0" w:color="E5E2E1"/>
            </w:tcBorders>
            <w:tcMar>
              <w:top w:w="20" w:type="dxa"/>
              <w:left w:w="80" w:type="dxa"/>
              <w:bottom w:w="20" w:type="dxa"/>
              <w:right w:w="80" w:type="dxa"/>
            </w:tcMar>
          </w:tcPr>
          <w:p w14:paraId="3592BDE7" w14:textId="77777777" w:rsidR="00187B38" w:rsidRDefault="00E12A47">
            <w:pPr>
              <w:keepNext/>
              <w:spacing w:after="0"/>
              <w:jc w:val="center"/>
            </w:pPr>
            <w:r>
              <w:rPr>
                <w:sz w:val="17"/>
              </w:rPr>
              <w:t>23</w:t>
            </w:r>
          </w:p>
        </w:tc>
        <w:tc>
          <w:tcPr>
            <w:tcW w:w="567" w:type="dxa"/>
            <w:tcBorders>
              <w:bottom w:val="single" w:sz="4" w:space="0" w:color="E5E2E1"/>
            </w:tcBorders>
            <w:tcMar>
              <w:top w:w="20" w:type="dxa"/>
              <w:left w:w="80" w:type="dxa"/>
              <w:bottom w:w="20" w:type="dxa"/>
              <w:right w:w="80" w:type="dxa"/>
            </w:tcMar>
          </w:tcPr>
          <w:p w14:paraId="598C0EC6" w14:textId="77777777" w:rsidR="00187B38" w:rsidRDefault="00E12A47">
            <w:pPr>
              <w:keepNext/>
              <w:spacing w:after="0"/>
              <w:jc w:val="center"/>
            </w:pPr>
            <w:r>
              <w:rPr>
                <w:sz w:val="17"/>
              </w:rPr>
              <w:t>1024</w:t>
            </w:r>
          </w:p>
        </w:tc>
        <w:tc>
          <w:tcPr>
            <w:tcW w:w="454" w:type="dxa"/>
            <w:tcBorders>
              <w:bottom w:val="single" w:sz="4" w:space="0" w:color="E5E2E1"/>
            </w:tcBorders>
            <w:tcMar>
              <w:top w:w="20" w:type="dxa"/>
              <w:left w:w="80" w:type="dxa"/>
              <w:bottom w:w="20" w:type="dxa"/>
              <w:right w:w="80" w:type="dxa"/>
            </w:tcMar>
          </w:tcPr>
          <w:p w14:paraId="6D1FA32F" w14:textId="77777777" w:rsidR="00187B38" w:rsidRDefault="00E12A47">
            <w:pPr>
              <w:keepNext/>
              <w:spacing w:after="0"/>
              <w:jc w:val="center"/>
            </w:pPr>
            <w:r>
              <w:rPr>
                <w:sz w:val="17"/>
              </w:rPr>
              <w:t>7</w:t>
            </w:r>
          </w:p>
        </w:tc>
        <w:tc>
          <w:tcPr>
            <w:tcW w:w="539" w:type="dxa"/>
            <w:tcBorders>
              <w:bottom w:val="single" w:sz="4" w:space="0" w:color="E5E2E1"/>
            </w:tcBorders>
            <w:tcMar>
              <w:top w:w="20" w:type="dxa"/>
              <w:left w:w="80" w:type="dxa"/>
              <w:bottom w:w="20" w:type="dxa"/>
              <w:right w:w="80" w:type="dxa"/>
            </w:tcMar>
          </w:tcPr>
          <w:p w14:paraId="71C4396F" w14:textId="77777777" w:rsidR="00187B38" w:rsidRDefault="00E12A47">
            <w:pPr>
              <w:keepNext/>
              <w:spacing w:after="0"/>
              <w:jc w:val="center"/>
            </w:pPr>
            <w:r>
              <w:rPr>
                <w:sz w:val="17"/>
              </w:rPr>
              <w:t>20</w:t>
            </w:r>
          </w:p>
        </w:tc>
        <w:tc>
          <w:tcPr>
            <w:tcW w:w="567" w:type="dxa"/>
            <w:tcBorders>
              <w:bottom w:val="single" w:sz="4" w:space="0" w:color="E5E2E1"/>
            </w:tcBorders>
            <w:tcMar>
              <w:top w:w="20" w:type="dxa"/>
              <w:left w:w="80" w:type="dxa"/>
              <w:bottom w:w="20" w:type="dxa"/>
              <w:right w:w="80" w:type="dxa"/>
            </w:tcMar>
          </w:tcPr>
          <w:p w14:paraId="0FDC3ECE" w14:textId="77777777" w:rsidR="00187B38" w:rsidRDefault="00E12A47">
            <w:pPr>
              <w:keepNext/>
              <w:spacing w:after="0"/>
              <w:jc w:val="center"/>
            </w:pPr>
            <w:r>
              <w:rPr>
                <w:sz w:val="17"/>
              </w:rPr>
              <w:t>1029</w:t>
            </w:r>
          </w:p>
        </w:tc>
        <w:tc>
          <w:tcPr>
            <w:tcW w:w="454" w:type="dxa"/>
            <w:tcBorders>
              <w:bottom w:val="single" w:sz="4" w:space="0" w:color="E5E2E1"/>
            </w:tcBorders>
            <w:tcMar>
              <w:top w:w="20" w:type="dxa"/>
              <w:left w:w="80" w:type="dxa"/>
              <w:bottom w:w="20" w:type="dxa"/>
              <w:right w:w="80" w:type="dxa"/>
            </w:tcMar>
          </w:tcPr>
          <w:p w14:paraId="0F621278" w14:textId="77777777" w:rsidR="00187B38" w:rsidRDefault="00E12A47">
            <w:pPr>
              <w:keepNext/>
              <w:spacing w:after="0"/>
              <w:jc w:val="center"/>
            </w:pPr>
            <w:r>
              <w:rPr>
                <w:sz w:val="17"/>
              </w:rPr>
              <w:t>5</w:t>
            </w:r>
          </w:p>
        </w:tc>
        <w:tc>
          <w:tcPr>
            <w:tcW w:w="737" w:type="dxa"/>
            <w:tcBorders>
              <w:bottom w:val="single" w:sz="4" w:space="0" w:color="E5E2E1"/>
            </w:tcBorders>
            <w:tcMar>
              <w:top w:w="20" w:type="dxa"/>
              <w:left w:w="80" w:type="dxa"/>
              <w:bottom w:w="20" w:type="dxa"/>
              <w:right w:w="80" w:type="dxa"/>
            </w:tcMar>
          </w:tcPr>
          <w:p w14:paraId="406B50D2" w14:textId="77777777" w:rsidR="00187B38" w:rsidRDefault="00E12A47">
            <w:pPr>
              <w:keepNext/>
              <w:spacing w:after="0"/>
              <w:jc w:val="center"/>
            </w:pPr>
            <w:r>
              <w:rPr>
                <w:sz w:val="17"/>
              </w:rPr>
              <w:t>3764</w:t>
            </w:r>
          </w:p>
        </w:tc>
      </w:tr>
      <w:tr w:rsidR="00187B38" w14:paraId="5992E67C" w14:textId="77777777">
        <w:trPr>
          <w:cantSplit/>
          <w:jc w:val="center"/>
        </w:trPr>
        <w:tc>
          <w:tcPr>
            <w:tcW w:w="510" w:type="dxa"/>
            <w:tcBorders>
              <w:bottom w:val="single" w:sz="4" w:space="0" w:color="E5E2E1"/>
            </w:tcBorders>
            <w:tcMar>
              <w:top w:w="20" w:type="dxa"/>
              <w:left w:w="80" w:type="dxa"/>
              <w:bottom w:w="20" w:type="dxa"/>
              <w:right w:w="80" w:type="dxa"/>
            </w:tcMar>
          </w:tcPr>
          <w:p w14:paraId="0EC5C55A" w14:textId="77777777" w:rsidR="00187B38" w:rsidRDefault="00E12A47">
            <w:pPr>
              <w:keepNext/>
              <w:spacing w:after="0"/>
            </w:pPr>
            <w:r>
              <w:rPr>
                <w:sz w:val="17"/>
              </w:rPr>
              <w:t>15</w:t>
            </w:r>
          </w:p>
        </w:tc>
        <w:tc>
          <w:tcPr>
            <w:tcW w:w="2778" w:type="dxa"/>
            <w:tcBorders>
              <w:bottom w:val="single" w:sz="4" w:space="0" w:color="E5E2E1"/>
            </w:tcBorders>
            <w:tcMar>
              <w:top w:w="20" w:type="dxa"/>
              <w:left w:w="80" w:type="dxa"/>
              <w:bottom w:w="20" w:type="dxa"/>
              <w:right w:w="80" w:type="dxa"/>
            </w:tcMar>
          </w:tcPr>
          <w:p w14:paraId="5430B93A" w14:textId="77777777" w:rsidR="00187B38" w:rsidRDefault="00E12A47">
            <w:pPr>
              <w:keepNext/>
              <w:spacing w:after="0"/>
              <w:jc w:val="center"/>
            </w:pPr>
            <w:r>
              <w:rPr>
                <w:sz w:val="17"/>
              </w:rPr>
              <w:t>Ruedi Planzer / Sepp Arnold</w:t>
            </w:r>
          </w:p>
        </w:tc>
        <w:tc>
          <w:tcPr>
            <w:tcW w:w="567" w:type="dxa"/>
            <w:tcBorders>
              <w:bottom w:val="single" w:sz="4" w:space="0" w:color="E5E2E1"/>
            </w:tcBorders>
            <w:tcMar>
              <w:top w:w="20" w:type="dxa"/>
              <w:left w:w="80" w:type="dxa"/>
              <w:bottom w:w="20" w:type="dxa"/>
              <w:right w:w="80" w:type="dxa"/>
            </w:tcMar>
          </w:tcPr>
          <w:p w14:paraId="6C3ED45D" w14:textId="77777777" w:rsidR="00187B38" w:rsidRDefault="00E12A47">
            <w:pPr>
              <w:keepNext/>
              <w:spacing w:after="0"/>
              <w:jc w:val="center"/>
            </w:pPr>
            <w:r>
              <w:rPr>
                <w:sz w:val="17"/>
              </w:rPr>
              <w:t>901</w:t>
            </w:r>
          </w:p>
        </w:tc>
        <w:tc>
          <w:tcPr>
            <w:tcW w:w="454" w:type="dxa"/>
            <w:tcBorders>
              <w:bottom w:val="single" w:sz="4" w:space="0" w:color="E5E2E1"/>
            </w:tcBorders>
            <w:tcMar>
              <w:top w:w="20" w:type="dxa"/>
              <w:left w:w="80" w:type="dxa"/>
              <w:bottom w:w="20" w:type="dxa"/>
              <w:right w:w="80" w:type="dxa"/>
            </w:tcMar>
          </w:tcPr>
          <w:p w14:paraId="4165DC03" w14:textId="77777777" w:rsidR="00187B38" w:rsidRDefault="00E12A47">
            <w:pPr>
              <w:keepNext/>
              <w:spacing w:after="0"/>
              <w:jc w:val="center"/>
            </w:pPr>
            <w:r>
              <w:rPr>
                <w:sz w:val="17"/>
              </w:rPr>
              <w:t>18</w:t>
            </w:r>
          </w:p>
        </w:tc>
        <w:tc>
          <w:tcPr>
            <w:tcW w:w="567" w:type="dxa"/>
            <w:tcBorders>
              <w:bottom w:val="single" w:sz="4" w:space="0" w:color="E5E2E1"/>
            </w:tcBorders>
            <w:tcMar>
              <w:top w:w="20" w:type="dxa"/>
              <w:left w:w="80" w:type="dxa"/>
              <w:bottom w:w="20" w:type="dxa"/>
              <w:right w:w="80" w:type="dxa"/>
            </w:tcMar>
          </w:tcPr>
          <w:p w14:paraId="7BB62C0A" w14:textId="77777777" w:rsidR="00187B38" w:rsidRDefault="00E12A47">
            <w:pPr>
              <w:keepNext/>
              <w:spacing w:after="0"/>
              <w:jc w:val="center"/>
            </w:pPr>
            <w:r>
              <w:rPr>
                <w:sz w:val="17"/>
              </w:rPr>
              <w:t>861</w:t>
            </w:r>
          </w:p>
        </w:tc>
        <w:tc>
          <w:tcPr>
            <w:tcW w:w="454" w:type="dxa"/>
            <w:tcBorders>
              <w:bottom w:val="single" w:sz="4" w:space="0" w:color="E5E2E1"/>
            </w:tcBorders>
            <w:tcMar>
              <w:top w:w="20" w:type="dxa"/>
              <w:left w:w="80" w:type="dxa"/>
              <w:bottom w:w="20" w:type="dxa"/>
              <w:right w:w="80" w:type="dxa"/>
            </w:tcMar>
          </w:tcPr>
          <w:p w14:paraId="16C46A61" w14:textId="77777777" w:rsidR="00187B38" w:rsidRDefault="00E12A47">
            <w:pPr>
              <w:keepNext/>
              <w:spacing w:after="0"/>
              <w:jc w:val="center"/>
            </w:pPr>
            <w:r>
              <w:rPr>
                <w:sz w:val="17"/>
              </w:rPr>
              <w:t>21</w:t>
            </w:r>
          </w:p>
        </w:tc>
        <w:tc>
          <w:tcPr>
            <w:tcW w:w="539" w:type="dxa"/>
            <w:tcBorders>
              <w:bottom w:val="single" w:sz="4" w:space="0" w:color="E5E2E1"/>
            </w:tcBorders>
            <w:tcMar>
              <w:top w:w="20" w:type="dxa"/>
              <w:left w:w="80" w:type="dxa"/>
              <w:bottom w:w="20" w:type="dxa"/>
              <w:right w:w="80" w:type="dxa"/>
            </w:tcMar>
          </w:tcPr>
          <w:p w14:paraId="0831D08D" w14:textId="77777777" w:rsidR="00187B38" w:rsidRDefault="00E12A47">
            <w:pPr>
              <w:keepNext/>
              <w:spacing w:after="0"/>
              <w:jc w:val="center"/>
            </w:pPr>
            <w:r>
              <w:rPr>
                <w:sz w:val="17"/>
              </w:rPr>
              <w:t>20</w:t>
            </w:r>
          </w:p>
        </w:tc>
        <w:tc>
          <w:tcPr>
            <w:tcW w:w="567" w:type="dxa"/>
            <w:tcBorders>
              <w:bottom w:val="single" w:sz="4" w:space="0" w:color="E5E2E1"/>
            </w:tcBorders>
            <w:tcMar>
              <w:top w:w="20" w:type="dxa"/>
              <w:left w:w="80" w:type="dxa"/>
              <w:bottom w:w="20" w:type="dxa"/>
              <w:right w:w="80" w:type="dxa"/>
            </w:tcMar>
          </w:tcPr>
          <w:p w14:paraId="7A1A655F" w14:textId="77777777" w:rsidR="00187B38" w:rsidRDefault="00E12A47">
            <w:pPr>
              <w:keepNext/>
              <w:spacing w:after="0"/>
              <w:jc w:val="center"/>
            </w:pPr>
            <w:r>
              <w:rPr>
                <w:sz w:val="17"/>
              </w:rPr>
              <w:t>838</w:t>
            </w:r>
          </w:p>
        </w:tc>
        <w:tc>
          <w:tcPr>
            <w:tcW w:w="454" w:type="dxa"/>
            <w:tcBorders>
              <w:bottom w:val="single" w:sz="4" w:space="0" w:color="E5E2E1"/>
            </w:tcBorders>
            <w:tcMar>
              <w:top w:w="20" w:type="dxa"/>
              <w:left w:w="80" w:type="dxa"/>
              <w:bottom w:w="20" w:type="dxa"/>
              <w:right w:w="80" w:type="dxa"/>
            </w:tcMar>
          </w:tcPr>
          <w:p w14:paraId="61AFD789" w14:textId="77777777" w:rsidR="00187B38" w:rsidRDefault="00E12A47">
            <w:pPr>
              <w:keepNext/>
              <w:spacing w:after="0"/>
              <w:jc w:val="center"/>
            </w:pPr>
            <w:r>
              <w:rPr>
                <w:sz w:val="17"/>
              </w:rPr>
              <w:t>22</w:t>
            </w:r>
          </w:p>
        </w:tc>
        <w:tc>
          <w:tcPr>
            <w:tcW w:w="539" w:type="dxa"/>
            <w:tcBorders>
              <w:bottom w:val="single" w:sz="4" w:space="0" w:color="E5E2E1"/>
            </w:tcBorders>
            <w:tcMar>
              <w:top w:w="20" w:type="dxa"/>
              <w:left w:w="80" w:type="dxa"/>
              <w:bottom w:w="20" w:type="dxa"/>
              <w:right w:w="80" w:type="dxa"/>
            </w:tcMar>
          </w:tcPr>
          <w:p w14:paraId="31EC7D82" w14:textId="77777777" w:rsidR="00187B38" w:rsidRDefault="00E12A47">
            <w:pPr>
              <w:keepNext/>
              <w:spacing w:after="0"/>
              <w:jc w:val="center"/>
            </w:pPr>
            <w:r>
              <w:rPr>
                <w:sz w:val="17"/>
              </w:rPr>
              <w:t>24</w:t>
            </w:r>
          </w:p>
        </w:tc>
        <w:tc>
          <w:tcPr>
            <w:tcW w:w="567" w:type="dxa"/>
            <w:tcBorders>
              <w:bottom w:val="single" w:sz="4" w:space="0" w:color="E5E2E1"/>
            </w:tcBorders>
            <w:tcMar>
              <w:top w:w="20" w:type="dxa"/>
              <w:left w:w="80" w:type="dxa"/>
              <w:bottom w:w="20" w:type="dxa"/>
              <w:right w:w="80" w:type="dxa"/>
            </w:tcMar>
          </w:tcPr>
          <w:p w14:paraId="5897BCCA" w14:textId="77777777" w:rsidR="00187B38" w:rsidRDefault="00E12A47">
            <w:pPr>
              <w:keepNext/>
              <w:spacing w:after="0"/>
              <w:jc w:val="center"/>
            </w:pPr>
            <w:r>
              <w:rPr>
                <w:sz w:val="17"/>
              </w:rPr>
              <w:t>1145</w:t>
            </w:r>
          </w:p>
        </w:tc>
        <w:tc>
          <w:tcPr>
            <w:tcW w:w="454" w:type="dxa"/>
            <w:tcBorders>
              <w:bottom w:val="single" w:sz="4" w:space="0" w:color="E5E2E1"/>
            </w:tcBorders>
            <w:tcMar>
              <w:top w:w="20" w:type="dxa"/>
              <w:left w:w="80" w:type="dxa"/>
              <w:bottom w:w="20" w:type="dxa"/>
              <w:right w:w="80" w:type="dxa"/>
            </w:tcMar>
          </w:tcPr>
          <w:p w14:paraId="5032860C" w14:textId="77777777" w:rsidR="00187B38" w:rsidRDefault="00E12A47">
            <w:pPr>
              <w:keepNext/>
              <w:spacing w:after="0"/>
              <w:jc w:val="center"/>
            </w:pPr>
            <w:r>
              <w:rPr>
                <w:sz w:val="17"/>
              </w:rPr>
              <w:t>3</w:t>
            </w:r>
          </w:p>
        </w:tc>
        <w:tc>
          <w:tcPr>
            <w:tcW w:w="737" w:type="dxa"/>
            <w:tcBorders>
              <w:bottom w:val="single" w:sz="4" w:space="0" w:color="E5E2E1"/>
            </w:tcBorders>
            <w:tcMar>
              <w:top w:w="20" w:type="dxa"/>
              <w:left w:w="80" w:type="dxa"/>
              <w:bottom w:w="20" w:type="dxa"/>
              <w:right w:w="80" w:type="dxa"/>
            </w:tcMar>
          </w:tcPr>
          <w:p w14:paraId="3D4D4D15" w14:textId="77777777" w:rsidR="00187B38" w:rsidRDefault="00E12A47">
            <w:pPr>
              <w:keepNext/>
              <w:spacing w:after="0"/>
              <w:jc w:val="center"/>
            </w:pPr>
            <w:r>
              <w:rPr>
                <w:sz w:val="17"/>
              </w:rPr>
              <w:t>3745</w:t>
            </w:r>
          </w:p>
        </w:tc>
      </w:tr>
      <w:tr w:rsidR="00187B38" w14:paraId="01C16EA4" w14:textId="77777777">
        <w:trPr>
          <w:cantSplit/>
          <w:jc w:val="center"/>
        </w:trPr>
        <w:tc>
          <w:tcPr>
            <w:tcW w:w="510" w:type="dxa"/>
            <w:tcBorders>
              <w:bottom w:val="single" w:sz="4" w:space="0" w:color="E5E2E1"/>
            </w:tcBorders>
            <w:tcMar>
              <w:top w:w="20" w:type="dxa"/>
              <w:left w:w="80" w:type="dxa"/>
              <w:bottom w:w="20" w:type="dxa"/>
              <w:right w:w="80" w:type="dxa"/>
            </w:tcMar>
          </w:tcPr>
          <w:p w14:paraId="73A1044D" w14:textId="77777777" w:rsidR="00187B38" w:rsidRDefault="00E12A47">
            <w:pPr>
              <w:keepNext/>
              <w:spacing w:after="0"/>
            </w:pPr>
            <w:r>
              <w:rPr>
                <w:sz w:val="17"/>
              </w:rPr>
              <w:t>16</w:t>
            </w:r>
          </w:p>
        </w:tc>
        <w:tc>
          <w:tcPr>
            <w:tcW w:w="2778" w:type="dxa"/>
            <w:tcBorders>
              <w:bottom w:val="single" w:sz="4" w:space="0" w:color="E5E2E1"/>
            </w:tcBorders>
            <w:tcMar>
              <w:top w:w="20" w:type="dxa"/>
              <w:left w:w="80" w:type="dxa"/>
              <w:bottom w:w="20" w:type="dxa"/>
              <w:right w:w="80" w:type="dxa"/>
            </w:tcMar>
          </w:tcPr>
          <w:p w14:paraId="032EF556" w14:textId="77777777" w:rsidR="00187B38" w:rsidRDefault="00E12A47">
            <w:pPr>
              <w:keepNext/>
              <w:spacing w:after="0"/>
              <w:jc w:val="center"/>
            </w:pPr>
            <w:r>
              <w:rPr>
                <w:sz w:val="17"/>
              </w:rPr>
              <w:t>Stefan Aschwanden / Bruno Aschwanden</w:t>
            </w:r>
          </w:p>
        </w:tc>
        <w:tc>
          <w:tcPr>
            <w:tcW w:w="567" w:type="dxa"/>
            <w:tcBorders>
              <w:bottom w:val="single" w:sz="4" w:space="0" w:color="E5E2E1"/>
            </w:tcBorders>
            <w:tcMar>
              <w:top w:w="20" w:type="dxa"/>
              <w:left w:w="80" w:type="dxa"/>
              <w:bottom w:w="20" w:type="dxa"/>
              <w:right w:w="80" w:type="dxa"/>
            </w:tcMar>
          </w:tcPr>
          <w:p w14:paraId="3B86A55B" w14:textId="77777777" w:rsidR="00187B38" w:rsidRDefault="00E12A47">
            <w:pPr>
              <w:keepNext/>
              <w:spacing w:after="0"/>
              <w:jc w:val="center"/>
            </w:pPr>
            <w:r>
              <w:rPr>
                <w:sz w:val="17"/>
              </w:rPr>
              <w:t>981</w:t>
            </w:r>
          </w:p>
        </w:tc>
        <w:tc>
          <w:tcPr>
            <w:tcW w:w="454" w:type="dxa"/>
            <w:tcBorders>
              <w:bottom w:val="single" w:sz="4" w:space="0" w:color="E5E2E1"/>
            </w:tcBorders>
            <w:tcMar>
              <w:top w:w="20" w:type="dxa"/>
              <w:left w:w="80" w:type="dxa"/>
              <w:bottom w:w="20" w:type="dxa"/>
              <w:right w:w="80" w:type="dxa"/>
            </w:tcMar>
          </w:tcPr>
          <w:p w14:paraId="378267FB" w14:textId="77777777" w:rsidR="00187B38" w:rsidRDefault="00E12A47">
            <w:pPr>
              <w:keepNext/>
              <w:spacing w:after="0"/>
              <w:jc w:val="center"/>
            </w:pPr>
            <w:r>
              <w:rPr>
                <w:sz w:val="17"/>
              </w:rPr>
              <w:t>10</w:t>
            </w:r>
          </w:p>
        </w:tc>
        <w:tc>
          <w:tcPr>
            <w:tcW w:w="567" w:type="dxa"/>
            <w:tcBorders>
              <w:bottom w:val="single" w:sz="4" w:space="0" w:color="E5E2E1"/>
            </w:tcBorders>
            <w:tcMar>
              <w:top w:w="20" w:type="dxa"/>
              <w:left w:w="80" w:type="dxa"/>
              <w:bottom w:w="20" w:type="dxa"/>
              <w:right w:w="80" w:type="dxa"/>
            </w:tcMar>
          </w:tcPr>
          <w:p w14:paraId="20DBE373" w14:textId="77777777" w:rsidR="00187B38" w:rsidRDefault="00E12A47">
            <w:pPr>
              <w:keepNext/>
              <w:spacing w:after="0"/>
              <w:jc w:val="center"/>
            </w:pPr>
            <w:r>
              <w:rPr>
                <w:sz w:val="17"/>
              </w:rPr>
              <w:t>889</w:t>
            </w:r>
          </w:p>
        </w:tc>
        <w:tc>
          <w:tcPr>
            <w:tcW w:w="454" w:type="dxa"/>
            <w:tcBorders>
              <w:bottom w:val="single" w:sz="4" w:space="0" w:color="E5E2E1"/>
            </w:tcBorders>
            <w:tcMar>
              <w:top w:w="20" w:type="dxa"/>
              <w:left w:w="80" w:type="dxa"/>
              <w:bottom w:w="20" w:type="dxa"/>
              <w:right w:w="80" w:type="dxa"/>
            </w:tcMar>
          </w:tcPr>
          <w:p w14:paraId="2EB16F65" w14:textId="77777777" w:rsidR="00187B38" w:rsidRDefault="00E12A47">
            <w:pPr>
              <w:keepNext/>
              <w:spacing w:after="0"/>
              <w:jc w:val="center"/>
            </w:pPr>
            <w:r>
              <w:rPr>
                <w:sz w:val="17"/>
              </w:rPr>
              <w:t>17</w:t>
            </w:r>
          </w:p>
        </w:tc>
        <w:tc>
          <w:tcPr>
            <w:tcW w:w="539" w:type="dxa"/>
            <w:tcBorders>
              <w:bottom w:val="single" w:sz="4" w:space="0" w:color="E5E2E1"/>
            </w:tcBorders>
            <w:tcMar>
              <w:top w:w="20" w:type="dxa"/>
              <w:left w:w="80" w:type="dxa"/>
              <w:bottom w:w="20" w:type="dxa"/>
              <w:right w:w="80" w:type="dxa"/>
            </w:tcMar>
          </w:tcPr>
          <w:p w14:paraId="680B4D81" w14:textId="77777777" w:rsidR="00187B38" w:rsidRDefault="00E12A47">
            <w:pPr>
              <w:keepNext/>
              <w:spacing w:after="0"/>
              <w:jc w:val="center"/>
            </w:pPr>
            <w:r>
              <w:rPr>
                <w:sz w:val="17"/>
              </w:rPr>
              <w:t>16</w:t>
            </w:r>
          </w:p>
        </w:tc>
        <w:tc>
          <w:tcPr>
            <w:tcW w:w="567" w:type="dxa"/>
            <w:tcBorders>
              <w:bottom w:val="single" w:sz="4" w:space="0" w:color="E5E2E1"/>
            </w:tcBorders>
            <w:tcMar>
              <w:top w:w="20" w:type="dxa"/>
              <w:left w:w="80" w:type="dxa"/>
              <w:bottom w:w="20" w:type="dxa"/>
              <w:right w:w="80" w:type="dxa"/>
            </w:tcMar>
          </w:tcPr>
          <w:p w14:paraId="14A94993" w14:textId="77777777" w:rsidR="00187B38" w:rsidRDefault="00E12A47">
            <w:pPr>
              <w:keepNext/>
              <w:spacing w:after="0"/>
              <w:jc w:val="center"/>
            </w:pPr>
            <w:r>
              <w:rPr>
                <w:sz w:val="17"/>
              </w:rPr>
              <w:t>999</w:t>
            </w:r>
          </w:p>
        </w:tc>
        <w:tc>
          <w:tcPr>
            <w:tcW w:w="454" w:type="dxa"/>
            <w:tcBorders>
              <w:bottom w:val="single" w:sz="4" w:space="0" w:color="E5E2E1"/>
            </w:tcBorders>
            <w:tcMar>
              <w:top w:w="20" w:type="dxa"/>
              <w:left w:w="80" w:type="dxa"/>
              <w:bottom w:w="20" w:type="dxa"/>
              <w:right w:w="80" w:type="dxa"/>
            </w:tcMar>
          </w:tcPr>
          <w:p w14:paraId="3D783B9C" w14:textId="77777777" w:rsidR="00187B38" w:rsidRDefault="00E12A47">
            <w:pPr>
              <w:keepNext/>
              <w:spacing w:after="0"/>
              <w:jc w:val="center"/>
            </w:pPr>
            <w:r>
              <w:rPr>
                <w:sz w:val="17"/>
              </w:rPr>
              <w:t>12</w:t>
            </w:r>
          </w:p>
        </w:tc>
        <w:tc>
          <w:tcPr>
            <w:tcW w:w="539" w:type="dxa"/>
            <w:tcBorders>
              <w:bottom w:val="single" w:sz="4" w:space="0" w:color="E5E2E1"/>
            </w:tcBorders>
            <w:tcMar>
              <w:top w:w="20" w:type="dxa"/>
              <w:left w:w="80" w:type="dxa"/>
              <w:bottom w:w="20" w:type="dxa"/>
              <w:right w:w="80" w:type="dxa"/>
            </w:tcMar>
          </w:tcPr>
          <w:p w14:paraId="489393C8" w14:textId="77777777" w:rsidR="00187B38" w:rsidRDefault="00E12A47">
            <w:pPr>
              <w:keepNext/>
              <w:spacing w:after="0"/>
              <w:jc w:val="center"/>
            </w:pPr>
            <w:r>
              <w:rPr>
                <w:sz w:val="17"/>
              </w:rPr>
              <w:t>12</w:t>
            </w:r>
          </w:p>
        </w:tc>
        <w:tc>
          <w:tcPr>
            <w:tcW w:w="567" w:type="dxa"/>
            <w:tcBorders>
              <w:bottom w:val="single" w:sz="4" w:space="0" w:color="E5E2E1"/>
            </w:tcBorders>
            <w:tcMar>
              <w:top w:w="20" w:type="dxa"/>
              <w:left w:w="80" w:type="dxa"/>
              <w:bottom w:w="20" w:type="dxa"/>
              <w:right w:w="80" w:type="dxa"/>
            </w:tcMar>
          </w:tcPr>
          <w:p w14:paraId="60993DC4" w14:textId="77777777" w:rsidR="00187B38" w:rsidRDefault="00E12A47">
            <w:pPr>
              <w:keepNext/>
              <w:spacing w:after="0"/>
              <w:jc w:val="center"/>
            </w:pPr>
            <w:r>
              <w:rPr>
                <w:sz w:val="17"/>
              </w:rPr>
              <w:t>875</w:t>
            </w:r>
          </w:p>
        </w:tc>
        <w:tc>
          <w:tcPr>
            <w:tcW w:w="454" w:type="dxa"/>
            <w:tcBorders>
              <w:bottom w:val="single" w:sz="4" w:space="0" w:color="E5E2E1"/>
            </w:tcBorders>
            <w:tcMar>
              <w:top w:w="20" w:type="dxa"/>
              <w:left w:w="80" w:type="dxa"/>
              <w:bottom w:w="20" w:type="dxa"/>
              <w:right w:w="80" w:type="dxa"/>
            </w:tcMar>
          </w:tcPr>
          <w:p w14:paraId="71E3676F" w14:textId="77777777" w:rsidR="00187B38" w:rsidRDefault="00E12A47">
            <w:pPr>
              <w:keepNext/>
              <w:spacing w:after="0"/>
              <w:jc w:val="center"/>
            </w:pPr>
            <w:r>
              <w:rPr>
                <w:sz w:val="17"/>
              </w:rPr>
              <w:t>19</w:t>
            </w:r>
          </w:p>
        </w:tc>
        <w:tc>
          <w:tcPr>
            <w:tcW w:w="737" w:type="dxa"/>
            <w:tcBorders>
              <w:bottom w:val="single" w:sz="4" w:space="0" w:color="E5E2E1"/>
            </w:tcBorders>
            <w:tcMar>
              <w:top w:w="20" w:type="dxa"/>
              <w:left w:w="80" w:type="dxa"/>
              <w:bottom w:w="20" w:type="dxa"/>
              <w:right w:w="80" w:type="dxa"/>
            </w:tcMar>
          </w:tcPr>
          <w:p w14:paraId="3C04085B" w14:textId="77777777" w:rsidR="00187B38" w:rsidRDefault="00E12A47">
            <w:pPr>
              <w:keepNext/>
              <w:spacing w:after="0"/>
              <w:jc w:val="center"/>
            </w:pPr>
            <w:r>
              <w:rPr>
                <w:sz w:val="17"/>
              </w:rPr>
              <w:t>3744</w:t>
            </w:r>
          </w:p>
        </w:tc>
      </w:tr>
      <w:tr w:rsidR="00187B38" w14:paraId="6515D2F8" w14:textId="77777777">
        <w:trPr>
          <w:cantSplit/>
          <w:jc w:val="center"/>
        </w:trPr>
        <w:tc>
          <w:tcPr>
            <w:tcW w:w="510" w:type="dxa"/>
            <w:tcBorders>
              <w:bottom w:val="single" w:sz="4" w:space="0" w:color="E5E2E1"/>
            </w:tcBorders>
            <w:tcMar>
              <w:top w:w="20" w:type="dxa"/>
              <w:left w:w="80" w:type="dxa"/>
              <w:bottom w:w="20" w:type="dxa"/>
              <w:right w:w="80" w:type="dxa"/>
            </w:tcMar>
          </w:tcPr>
          <w:p w14:paraId="74BE4C69" w14:textId="77777777" w:rsidR="00187B38" w:rsidRDefault="00E12A47">
            <w:pPr>
              <w:keepNext/>
              <w:spacing w:after="0"/>
            </w:pPr>
            <w:r>
              <w:rPr>
                <w:sz w:val="17"/>
              </w:rPr>
              <w:t>17</w:t>
            </w:r>
          </w:p>
        </w:tc>
        <w:tc>
          <w:tcPr>
            <w:tcW w:w="2778" w:type="dxa"/>
            <w:tcBorders>
              <w:bottom w:val="single" w:sz="4" w:space="0" w:color="E5E2E1"/>
            </w:tcBorders>
            <w:tcMar>
              <w:top w:w="20" w:type="dxa"/>
              <w:left w:w="80" w:type="dxa"/>
              <w:bottom w:w="20" w:type="dxa"/>
              <w:right w:w="80" w:type="dxa"/>
            </w:tcMar>
          </w:tcPr>
          <w:p w14:paraId="43865940" w14:textId="77777777" w:rsidR="00187B38" w:rsidRDefault="00E12A47">
            <w:pPr>
              <w:keepNext/>
              <w:spacing w:after="0"/>
              <w:jc w:val="center"/>
            </w:pPr>
            <w:r>
              <w:rPr>
                <w:sz w:val="17"/>
              </w:rPr>
              <w:t xml:space="preserve">Sandra Scheiber / Andrea </w:t>
            </w:r>
            <w:proofErr w:type="spellStart"/>
            <w:r>
              <w:rPr>
                <w:sz w:val="17"/>
              </w:rPr>
              <w:t>Brücker</w:t>
            </w:r>
            <w:proofErr w:type="spellEnd"/>
          </w:p>
        </w:tc>
        <w:tc>
          <w:tcPr>
            <w:tcW w:w="567" w:type="dxa"/>
            <w:tcBorders>
              <w:bottom w:val="single" w:sz="4" w:space="0" w:color="E5E2E1"/>
            </w:tcBorders>
            <w:tcMar>
              <w:top w:w="20" w:type="dxa"/>
              <w:left w:w="80" w:type="dxa"/>
              <w:bottom w:w="20" w:type="dxa"/>
              <w:right w:w="80" w:type="dxa"/>
            </w:tcMar>
          </w:tcPr>
          <w:p w14:paraId="141AB575" w14:textId="77777777" w:rsidR="00187B38" w:rsidRDefault="00E12A47">
            <w:pPr>
              <w:keepNext/>
              <w:spacing w:after="0"/>
              <w:jc w:val="center"/>
            </w:pPr>
            <w:r>
              <w:rPr>
                <w:sz w:val="17"/>
              </w:rPr>
              <w:t>1036</w:t>
            </w:r>
          </w:p>
        </w:tc>
        <w:tc>
          <w:tcPr>
            <w:tcW w:w="454" w:type="dxa"/>
            <w:tcBorders>
              <w:bottom w:val="single" w:sz="4" w:space="0" w:color="E5E2E1"/>
            </w:tcBorders>
            <w:tcMar>
              <w:top w:w="20" w:type="dxa"/>
              <w:left w:w="80" w:type="dxa"/>
              <w:bottom w:w="20" w:type="dxa"/>
              <w:right w:w="80" w:type="dxa"/>
            </w:tcMar>
          </w:tcPr>
          <w:p w14:paraId="5FB00EBC" w14:textId="77777777" w:rsidR="00187B38" w:rsidRDefault="00E12A47">
            <w:pPr>
              <w:keepNext/>
              <w:spacing w:after="0"/>
              <w:jc w:val="center"/>
            </w:pPr>
            <w:r>
              <w:rPr>
                <w:sz w:val="17"/>
              </w:rPr>
              <w:t>4</w:t>
            </w:r>
          </w:p>
        </w:tc>
        <w:tc>
          <w:tcPr>
            <w:tcW w:w="567" w:type="dxa"/>
            <w:tcBorders>
              <w:bottom w:val="single" w:sz="4" w:space="0" w:color="E5E2E1"/>
            </w:tcBorders>
            <w:tcMar>
              <w:top w:w="20" w:type="dxa"/>
              <w:left w:w="80" w:type="dxa"/>
              <w:bottom w:w="20" w:type="dxa"/>
              <w:right w:w="80" w:type="dxa"/>
            </w:tcMar>
          </w:tcPr>
          <w:p w14:paraId="00323C36" w14:textId="77777777" w:rsidR="00187B38" w:rsidRDefault="00E12A47">
            <w:pPr>
              <w:keepNext/>
              <w:spacing w:after="0"/>
              <w:jc w:val="center"/>
            </w:pPr>
            <w:r>
              <w:rPr>
                <w:sz w:val="17"/>
              </w:rPr>
              <w:t>923</w:t>
            </w:r>
          </w:p>
        </w:tc>
        <w:tc>
          <w:tcPr>
            <w:tcW w:w="454" w:type="dxa"/>
            <w:tcBorders>
              <w:bottom w:val="single" w:sz="4" w:space="0" w:color="E5E2E1"/>
            </w:tcBorders>
            <w:tcMar>
              <w:top w:w="20" w:type="dxa"/>
              <w:left w:w="80" w:type="dxa"/>
              <w:bottom w:w="20" w:type="dxa"/>
              <w:right w:w="80" w:type="dxa"/>
            </w:tcMar>
          </w:tcPr>
          <w:p w14:paraId="223C850A" w14:textId="77777777" w:rsidR="00187B38" w:rsidRDefault="00E12A47">
            <w:pPr>
              <w:keepNext/>
              <w:spacing w:after="0"/>
              <w:jc w:val="center"/>
            </w:pPr>
            <w:r>
              <w:rPr>
                <w:sz w:val="17"/>
              </w:rPr>
              <w:t>15</w:t>
            </w:r>
          </w:p>
        </w:tc>
        <w:tc>
          <w:tcPr>
            <w:tcW w:w="539" w:type="dxa"/>
            <w:tcBorders>
              <w:bottom w:val="single" w:sz="4" w:space="0" w:color="E5E2E1"/>
            </w:tcBorders>
            <w:tcMar>
              <w:top w:w="20" w:type="dxa"/>
              <w:left w:w="80" w:type="dxa"/>
              <w:bottom w:w="20" w:type="dxa"/>
              <w:right w:w="80" w:type="dxa"/>
            </w:tcMar>
          </w:tcPr>
          <w:p w14:paraId="06C88490" w14:textId="77777777" w:rsidR="00187B38" w:rsidRDefault="00E12A47">
            <w:pPr>
              <w:keepNext/>
              <w:spacing w:after="0"/>
              <w:jc w:val="center"/>
            </w:pPr>
            <w:r>
              <w:rPr>
                <w:sz w:val="17"/>
              </w:rPr>
              <w:t>9</w:t>
            </w:r>
          </w:p>
        </w:tc>
        <w:tc>
          <w:tcPr>
            <w:tcW w:w="567" w:type="dxa"/>
            <w:tcBorders>
              <w:bottom w:val="single" w:sz="4" w:space="0" w:color="E5E2E1"/>
            </w:tcBorders>
            <w:tcMar>
              <w:top w:w="20" w:type="dxa"/>
              <w:left w:w="80" w:type="dxa"/>
              <w:bottom w:w="20" w:type="dxa"/>
              <w:right w:w="80" w:type="dxa"/>
            </w:tcMar>
          </w:tcPr>
          <w:p w14:paraId="55924574" w14:textId="77777777" w:rsidR="00187B38" w:rsidRDefault="00E12A47">
            <w:pPr>
              <w:keepNext/>
              <w:spacing w:after="0"/>
              <w:jc w:val="center"/>
            </w:pPr>
            <w:r>
              <w:rPr>
                <w:sz w:val="17"/>
              </w:rPr>
              <w:t>801</w:t>
            </w:r>
          </w:p>
        </w:tc>
        <w:tc>
          <w:tcPr>
            <w:tcW w:w="454" w:type="dxa"/>
            <w:tcBorders>
              <w:bottom w:val="single" w:sz="4" w:space="0" w:color="E5E2E1"/>
            </w:tcBorders>
            <w:tcMar>
              <w:top w:w="20" w:type="dxa"/>
              <w:left w:w="80" w:type="dxa"/>
              <w:bottom w:w="20" w:type="dxa"/>
              <w:right w:w="80" w:type="dxa"/>
            </w:tcMar>
          </w:tcPr>
          <w:p w14:paraId="677F555F" w14:textId="77777777" w:rsidR="00187B38" w:rsidRDefault="00E12A47">
            <w:pPr>
              <w:keepNext/>
              <w:spacing w:after="0"/>
              <w:jc w:val="center"/>
            </w:pPr>
            <w:r>
              <w:rPr>
                <w:sz w:val="17"/>
              </w:rPr>
              <w:t>25</w:t>
            </w:r>
          </w:p>
        </w:tc>
        <w:tc>
          <w:tcPr>
            <w:tcW w:w="539" w:type="dxa"/>
            <w:tcBorders>
              <w:bottom w:val="single" w:sz="4" w:space="0" w:color="E5E2E1"/>
            </w:tcBorders>
            <w:tcMar>
              <w:top w:w="20" w:type="dxa"/>
              <w:left w:w="80" w:type="dxa"/>
              <w:bottom w:w="20" w:type="dxa"/>
              <w:right w:w="80" w:type="dxa"/>
            </w:tcMar>
          </w:tcPr>
          <w:p w14:paraId="1AFAFC60" w14:textId="77777777" w:rsidR="00187B38" w:rsidRDefault="00E12A47">
            <w:pPr>
              <w:keepNext/>
              <w:spacing w:after="0"/>
              <w:jc w:val="center"/>
            </w:pPr>
            <w:r>
              <w:rPr>
                <w:sz w:val="17"/>
              </w:rPr>
              <w:t>18</w:t>
            </w:r>
          </w:p>
        </w:tc>
        <w:tc>
          <w:tcPr>
            <w:tcW w:w="567" w:type="dxa"/>
            <w:tcBorders>
              <w:bottom w:val="single" w:sz="4" w:space="0" w:color="E5E2E1"/>
            </w:tcBorders>
            <w:tcMar>
              <w:top w:w="20" w:type="dxa"/>
              <w:left w:w="80" w:type="dxa"/>
              <w:bottom w:w="20" w:type="dxa"/>
              <w:right w:w="80" w:type="dxa"/>
            </w:tcMar>
          </w:tcPr>
          <w:p w14:paraId="29B0A0B4" w14:textId="77777777" w:rsidR="00187B38" w:rsidRDefault="00E12A47">
            <w:pPr>
              <w:keepNext/>
              <w:spacing w:after="0"/>
              <w:jc w:val="center"/>
            </w:pPr>
            <w:r>
              <w:rPr>
                <w:sz w:val="17"/>
              </w:rPr>
              <w:t>950</w:t>
            </w:r>
          </w:p>
        </w:tc>
        <w:tc>
          <w:tcPr>
            <w:tcW w:w="454" w:type="dxa"/>
            <w:tcBorders>
              <w:bottom w:val="single" w:sz="4" w:space="0" w:color="E5E2E1"/>
            </w:tcBorders>
            <w:tcMar>
              <w:top w:w="20" w:type="dxa"/>
              <w:left w:w="80" w:type="dxa"/>
              <w:bottom w:w="20" w:type="dxa"/>
              <w:right w:w="80" w:type="dxa"/>
            </w:tcMar>
          </w:tcPr>
          <w:p w14:paraId="7811EB36" w14:textId="77777777" w:rsidR="00187B38" w:rsidRDefault="00E12A47">
            <w:pPr>
              <w:keepNext/>
              <w:spacing w:after="0"/>
              <w:jc w:val="center"/>
            </w:pPr>
            <w:r>
              <w:rPr>
                <w:sz w:val="17"/>
              </w:rPr>
              <w:t>12</w:t>
            </w:r>
          </w:p>
        </w:tc>
        <w:tc>
          <w:tcPr>
            <w:tcW w:w="737" w:type="dxa"/>
            <w:tcBorders>
              <w:bottom w:val="single" w:sz="4" w:space="0" w:color="E5E2E1"/>
            </w:tcBorders>
            <w:tcMar>
              <w:top w:w="20" w:type="dxa"/>
              <w:left w:w="80" w:type="dxa"/>
              <w:bottom w:w="20" w:type="dxa"/>
              <w:right w:w="80" w:type="dxa"/>
            </w:tcMar>
          </w:tcPr>
          <w:p w14:paraId="62795DF1" w14:textId="77777777" w:rsidR="00187B38" w:rsidRDefault="00E12A47">
            <w:pPr>
              <w:keepNext/>
              <w:spacing w:after="0"/>
              <w:jc w:val="center"/>
            </w:pPr>
            <w:r>
              <w:rPr>
                <w:sz w:val="17"/>
              </w:rPr>
              <w:t>3710</w:t>
            </w:r>
          </w:p>
        </w:tc>
      </w:tr>
      <w:tr w:rsidR="00187B38" w14:paraId="4D27838C" w14:textId="77777777">
        <w:trPr>
          <w:cantSplit/>
          <w:jc w:val="center"/>
        </w:trPr>
        <w:tc>
          <w:tcPr>
            <w:tcW w:w="510" w:type="dxa"/>
            <w:tcBorders>
              <w:bottom w:val="single" w:sz="4" w:space="0" w:color="E5E2E1"/>
            </w:tcBorders>
            <w:tcMar>
              <w:top w:w="20" w:type="dxa"/>
              <w:left w:w="80" w:type="dxa"/>
              <w:bottom w:w="20" w:type="dxa"/>
              <w:right w:w="80" w:type="dxa"/>
            </w:tcMar>
          </w:tcPr>
          <w:p w14:paraId="114B6DEE" w14:textId="77777777" w:rsidR="00187B38" w:rsidRDefault="00E12A47">
            <w:pPr>
              <w:keepNext/>
              <w:spacing w:after="0"/>
            </w:pPr>
            <w:r>
              <w:rPr>
                <w:sz w:val="17"/>
              </w:rPr>
              <w:t>18</w:t>
            </w:r>
          </w:p>
        </w:tc>
        <w:tc>
          <w:tcPr>
            <w:tcW w:w="2778" w:type="dxa"/>
            <w:tcBorders>
              <w:bottom w:val="single" w:sz="4" w:space="0" w:color="E5E2E1"/>
            </w:tcBorders>
            <w:tcMar>
              <w:top w:w="20" w:type="dxa"/>
              <w:left w:w="80" w:type="dxa"/>
              <w:bottom w:w="20" w:type="dxa"/>
              <w:right w:w="80" w:type="dxa"/>
            </w:tcMar>
          </w:tcPr>
          <w:p w14:paraId="15C50447" w14:textId="77777777" w:rsidR="00187B38" w:rsidRDefault="00E12A47">
            <w:pPr>
              <w:keepNext/>
              <w:spacing w:after="0"/>
              <w:jc w:val="center"/>
            </w:pPr>
            <w:r>
              <w:rPr>
                <w:sz w:val="17"/>
              </w:rPr>
              <w:t xml:space="preserve">Pia </w:t>
            </w:r>
            <w:proofErr w:type="spellStart"/>
            <w:r>
              <w:rPr>
                <w:sz w:val="17"/>
              </w:rPr>
              <w:t>Gnos</w:t>
            </w:r>
            <w:proofErr w:type="spellEnd"/>
            <w:r>
              <w:rPr>
                <w:sz w:val="17"/>
              </w:rPr>
              <w:t xml:space="preserve"> / Theres Welti</w:t>
            </w:r>
          </w:p>
        </w:tc>
        <w:tc>
          <w:tcPr>
            <w:tcW w:w="567" w:type="dxa"/>
            <w:tcBorders>
              <w:bottom w:val="single" w:sz="4" w:space="0" w:color="E5E2E1"/>
            </w:tcBorders>
            <w:tcMar>
              <w:top w:w="20" w:type="dxa"/>
              <w:left w:w="80" w:type="dxa"/>
              <w:bottom w:w="20" w:type="dxa"/>
              <w:right w:w="80" w:type="dxa"/>
            </w:tcMar>
          </w:tcPr>
          <w:p w14:paraId="4241CFD7" w14:textId="77777777" w:rsidR="00187B38" w:rsidRDefault="00E12A47">
            <w:pPr>
              <w:keepNext/>
              <w:spacing w:after="0"/>
              <w:jc w:val="center"/>
            </w:pPr>
            <w:r>
              <w:rPr>
                <w:sz w:val="17"/>
              </w:rPr>
              <w:t>851</w:t>
            </w:r>
          </w:p>
        </w:tc>
        <w:tc>
          <w:tcPr>
            <w:tcW w:w="454" w:type="dxa"/>
            <w:tcBorders>
              <w:bottom w:val="single" w:sz="4" w:space="0" w:color="E5E2E1"/>
            </w:tcBorders>
            <w:tcMar>
              <w:top w:w="20" w:type="dxa"/>
              <w:left w:w="80" w:type="dxa"/>
              <w:bottom w:w="20" w:type="dxa"/>
              <w:right w:w="80" w:type="dxa"/>
            </w:tcMar>
          </w:tcPr>
          <w:p w14:paraId="71CF3FD9" w14:textId="77777777" w:rsidR="00187B38" w:rsidRDefault="00E12A47">
            <w:pPr>
              <w:keepNext/>
              <w:spacing w:after="0"/>
              <w:jc w:val="center"/>
            </w:pPr>
            <w:r>
              <w:rPr>
                <w:sz w:val="17"/>
              </w:rPr>
              <w:t>22</w:t>
            </w:r>
          </w:p>
        </w:tc>
        <w:tc>
          <w:tcPr>
            <w:tcW w:w="567" w:type="dxa"/>
            <w:tcBorders>
              <w:bottom w:val="single" w:sz="4" w:space="0" w:color="E5E2E1"/>
            </w:tcBorders>
            <w:tcMar>
              <w:top w:w="20" w:type="dxa"/>
              <w:left w:w="80" w:type="dxa"/>
              <w:bottom w:w="20" w:type="dxa"/>
              <w:right w:w="80" w:type="dxa"/>
            </w:tcMar>
          </w:tcPr>
          <w:p w14:paraId="36D15262" w14:textId="77777777" w:rsidR="00187B38" w:rsidRDefault="00E12A47">
            <w:pPr>
              <w:keepNext/>
              <w:spacing w:after="0"/>
              <w:jc w:val="center"/>
            </w:pPr>
            <w:r>
              <w:rPr>
                <w:sz w:val="17"/>
              </w:rPr>
              <w:t>874</w:t>
            </w:r>
          </w:p>
        </w:tc>
        <w:tc>
          <w:tcPr>
            <w:tcW w:w="454" w:type="dxa"/>
            <w:tcBorders>
              <w:bottom w:val="single" w:sz="4" w:space="0" w:color="E5E2E1"/>
            </w:tcBorders>
            <w:tcMar>
              <w:top w:w="20" w:type="dxa"/>
              <w:left w:w="80" w:type="dxa"/>
              <w:bottom w:w="20" w:type="dxa"/>
              <w:right w:w="80" w:type="dxa"/>
            </w:tcMar>
          </w:tcPr>
          <w:p w14:paraId="17523852" w14:textId="77777777" w:rsidR="00187B38" w:rsidRDefault="00E12A47">
            <w:pPr>
              <w:keepNext/>
              <w:spacing w:after="0"/>
              <w:jc w:val="center"/>
            </w:pPr>
            <w:r>
              <w:rPr>
                <w:sz w:val="17"/>
              </w:rPr>
              <w:t>20</w:t>
            </w:r>
          </w:p>
        </w:tc>
        <w:tc>
          <w:tcPr>
            <w:tcW w:w="539" w:type="dxa"/>
            <w:tcBorders>
              <w:bottom w:val="single" w:sz="4" w:space="0" w:color="E5E2E1"/>
            </w:tcBorders>
            <w:tcMar>
              <w:top w:w="20" w:type="dxa"/>
              <w:left w:w="80" w:type="dxa"/>
              <w:bottom w:w="20" w:type="dxa"/>
              <w:right w:w="80" w:type="dxa"/>
            </w:tcMar>
          </w:tcPr>
          <w:p w14:paraId="4847568A" w14:textId="77777777" w:rsidR="00187B38" w:rsidRDefault="00E12A47">
            <w:pPr>
              <w:keepNext/>
              <w:spacing w:after="0"/>
              <w:jc w:val="center"/>
            </w:pPr>
            <w:r>
              <w:rPr>
                <w:sz w:val="17"/>
              </w:rPr>
              <w:t>22</w:t>
            </w:r>
          </w:p>
        </w:tc>
        <w:tc>
          <w:tcPr>
            <w:tcW w:w="567" w:type="dxa"/>
            <w:tcBorders>
              <w:bottom w:val="single" w:sz="4" w:space="0" w:color="E5E2E1"/>
            </w:tcBorders>
            <w:tcMar>
              <w:top w:w="20" w:type="dxa"/>
              <w:left w:w="80" w:type="dxa"/>
              <w:bottom w:w="20" w:type="dxa"/>
              <w:right w:w="80" w:type="dxa"/>
            </w:tcMar>
          </w:tcPr>
          <w:p w14:paraId="73CFC12C" w14:textId="77777777" w:rsidR="00187B38" w:rsidRDefault="00E12A47">
            <w:pPr>
              <w:keepNext/>
              <w:spacing w:after="0"/>
              <w:jc w:val="center"/>
            </w:pPr>
            <w:r>
              <w:rPr>
                <w:sz w:val="17"/>
              </w:rPr>
              <w:t>1046</w:t>
            </w:r>
          </w:p>
        </w:tc>
        <w:tc>
          <w:tcPr>
            <w:tcW w:w="454" w:type="dxa"/>
            <w:tcBorders>
              <w:bottom w:val="single" w:sz="4" w:space="0" w:color="E5E2E1"/>
            </w:tcBorders>
            <w:tcMar>
              <w:top w:w="20" w:type="dxa"/>
              <w:left w:w="80" w:type="dxa"/>
              <w:bottom w:w="20" w:type="dxa"/>
              <w:right w:w="80" w:type="dxa"/>
            </w:tcMar>
          </w:tcPr>
          <w:p w14:paraId="0432BB69" w14:textId="77777777" w:rsidR="00187B38" w:rsidRDefault="00E12A47">
            <w:pPr>
              <w:keepNext/>
              <w:spacing w:after="0"/>
              <w:jc w:val="center"/>
            </w:pPr>
            <w:r>
              <w:rPr>
                <w:sz w:val="17"/>
              </w:rPr>
              <w:t>5</w:t>
            </w:r>
          </w:p>
        </w:tc>
        <w:tc>
          <w:tcPr>
            <w:tcW w:w="539" w:type="dxa"/>
            <w:tcBorders>
              <w:bottom w:val="single" w:sz="4" w:space="0" w:color="E5E2E1"/>
            </w:tcBorders>
            <w:tcMar>
              <w:top w:w="20" w:type="dxa"/>
              <w:left w:w="80" w:type="dxa"/>
              <w:bottom w:w="20" w:type="dxa"/>
              <w:right w:w="80" w:type="dxa"/>
            </w:tcMar>
          </w:tcPr>
          <w:p w14:paraId="294C5961" w14:textId="77777777" w:rsidR="00187B38" w:rsidRDefault="00E12A47">
            <w:pPr>
              <w:keepNext/>
              <w:spacing w:after="0"/>
              <w:jc w:val="center"/>
            </w:pPr>
            <w:r>
              <w:rPr>
                <w:sz w:val="17"/>
              </w:rPr>
              <w:t>17</w:t>
            </w:r>
          </w:p>
        </w:tc>
        <w:tc>
          <w:tcPr>
            <w:tcW w:w="567" w:type="dxa"/>
            <w:tcBorders>
              <w:bottom w:val="single" w:sz="4" w:space="0" w:color="E5E2E1"/>
            </w:tcBorders>
            <w:tcMar>
              <w:top w:w="20" w:type="dxa"/>
              <w:left w:w="80" w:type="dxa"/>
              <w:bottom w:w="20" w:type="dxa"/>
              <w:right w:w="80" w:type="dxa"/>
            </w:tcMar>
          </w:tcPr>
          <w:p w14:paraId="710D947C" w14:textId="77777777" w:rsidR="00187B38" w:rsidRDefault="00E12A47">
            <w:pPr>
              <w:keepNext/>
              <w:spacing w:after="0"/>
              <w:jc w:val="center"/>
            </w:pPr>
            <w:r>
              <w:rPr>
                <w:sz w:val="17"/>
              </w:rPr>
              <w:t>934</w:t>
            </w:r>
          </w:p>
        </w:tc>
        <w:tc>
          <w:tcPr>
            <w:tcW w:w="454" w:type="dxa"/>
            <w:tcBorders>
              <w:bottom w:val="single" w:sz="4" w:space="0" w:color="E5E2E1"/>
            </w:tcBorders>
            <w:tcMar>
              <w:top w:w="20" w:type="dxa"/>
              <w:left w:w="80" w:type="dxa"/>
              <w:bottom w:w="20" w:type="dxa"/>
              <w:right w:w="80" w:type="dxa"/>
            </w:tcMar>
          </w:tcPr>
          <w:p w14:paraId="3106465E" w14:textId="77777777" w:rsidR="00187B38" w:rsidRDefault="00E12A47">
            <w:pPr>
              <w:keepNext/>
              <w:spacing w:after="0"/>
              <w:jc w:val="center"/>
            </w:pPr>
            <w:r>
              <w:rPr>
                <w:sz w:val="17"/>
              </w:rPr>
              <w:t>13</w:t>
            </w:r>
          </w:p>
        </w:tc>
        <w:tc>
          <w:tcPr>
            <w:tcW w:w="737" w:type="dxa"/>
            <w:tcBorders>
              <w:bottom w:val="single" w:sz="4" w:space="0" w:color="E5E2E1"/>
            </w:tcBorders>
            <w:tcMar>
              <w:top w:w="20" w:type="dxa"/>
              <w:left w:w="80" w:type="dxa"/>
              <w:bottom w:w="20" w:type="dxa"/>
              <w:right w:w="80" w:type="dxa"/>
            </w:tcMar>
          </w:tcPr>
          <w:p w14:paraId="58C65E96" w14:textId="77777777" w:rsidR="00187B38" w:rsidRDefault="00E12A47">
            <w:pPr>
              <w:keepNext/>
              <w:spacing w:after="0"/>
              <w:jc w:val="center"/>
            </w:pPr>
            <w:r>
              <w:rPr>
                <w:sz w:val="17"/>
              </w:rPr>
              <w:t>3705</w:t>
            </w:r>
          </w:p>
        </w:tc>
      </w:tr>
      <w:tr w:rsidR="00187B38" w14:paraId="06D93A59" w14:textId="77777777">
        <w:trPr>
          <w:cantSplit/>
          <w:jc w:val="center"/>
        </w:trPr>
        <w:tc>
          <w:tcPr>
            <w:tcW w:w="510" w:type="dxa"/>
            <w:tcBorders>
              <w:bottom w:val="single" w:sz="4" w:space="0" w:color="E5E2E1"/>
            </w:tcBorders>
            <w:tcMar>
              <w:top w:w="20" w:type="dxa"/>
              <w:left w:w="80" w:type="dxa"/>
              <w:bottom w:w="20" w:type="dxa"/>
              <w:right w:w="80" w:type="dxa"/>
            </w:tcMar>
          </w:tcPr>
          <w:p w14:paraId="7FEE70A4" w14:textId="77777777" w:rsidR="00187B38" w:rsidRDefault="00E12A47">
            <w:pPr>
              <w:keepNext/>
              <w:spacing w:after="0"/>
            </w:pPr>
            <w:r>
              <w:rPr>
                <w:sz w:val="17"/>
              </w:rPr>
              <w:t>19</w:t>
            </w:r>
          </w:p>
        </w:tc>
        <w:tc>
          <w:tcPr>
            <w:tcW w:w="2778" w:type="dxa"/>
            <w:tcBorders>
              <w:bottom w:val="single" w:sz="4" w:space="0" w:color="E5E2E1"/>
            </w:tcBorders>
            <w:tcMar>
              <w:top w:w="20" w:type="dxa"/>
              <w:left w:w="80" w:type="dxa"/>
              <w:bottom w:w="20" w:type="dxa"/>
              <w:right w:w="80" w:type="dxa"/>
            </w:tcMar>
          </w:tcPr>
          <w:p w14:paraId="79643B29" w14:textId="77777777" w:rsidR="00187B38" w:rsidRDefault="00E12A47">
            <w:pPr>
              <w:keepNext/>
              <w:spacing w:after="0"/>
              <w:jc w:val="center"/>
            </w:pPr>
            <w:r>
              <w:rPr>
                <w:sz w:val="17"/>
              </w:rPr>
              <w:t>Josef Bissig / Elisabeth Bissig</w:t>
            </w:r>
          </w:p>
        </w:tc>
        <w:tc>
          <w:tcPr>
            <w:tcW w:w="567" w:type="dxa"/>
            <w:tcBorders>
              <w:bottom w:val="single" w:sz="4" w:space="0" w:color="E5E2E1"/>
            </w:tcBorders>
            <w:tcMar>
              <w:top w:w="20" w:type="dxa"/>
              <w:left w:w="80" w:type="dxa"/>
              <w:bottom w:w="20" w:type="dxa"/>
              <w:right w:w="80" w:type="dxa"/>
            </w:tcMar>
          </w:tcPr>
          <w:p w14:paraId="153E9034" w14:textId="77777777" w:rsidR="00187B38" w:rsidRDefault="00E12A47">
            <w:pPr>
              <w:keepNext/>
              <w:spacing w:after="0"/>
              <w:jc w:val="center"/>
            </w:pPr>
            <w:r>
              <w:rPr>
                <w:sz w:val="17"/>
              </w:rPr>
              <w:t>927</w:t>
            </w:r>
          </w:p>
        </w:tc>
        <w:tc>
          <w:tcPr>
            <w:tcW w:w="454" w:type="dxa"/>
            <w:tcBorders>
              <w:bottom w:val="single" w:sz="4" w:space="0" w:color="E5E2E1"/>
            </w:tcBorders>
            <w:tcMar>
              <w:top w:w="20" w:type="dxa"/>
              <w:left w:w="80" w:type="dxa"/>
              <w:bottom w:w="20" w:type="dxa"/>
              <w:right w:w="80" w:type="dxa"/>
            </w:tcMar>
          </w:tcPr>
          <w:p w14:paraId="1C2EDB8E" w14:textId="77777777" w:rsidR="00187B38" w:rsidRDefault="00E12A47">
            <w:pPr>
              <w:keepNext/>
              <w:spacing w:after="0"/>
              <w:jc w:val="center"/>
            </w:pPr>
            <w:r>
              <w:rPr>
                <w:sz w:val="17"/>
              </w:rPr>
              <w:t>14</w:t>
            </w:r>
          </w:p>
        </w:tc>
        <w:tc>
          <w:tcPr>
            <w:tcW w:w="567" w:type="dxa"/>
            <w:tcBorders>
              <w:bottom w:val="single" w:sz="4" w:space="0" w:color="E5E2E1"/>
            </w:tcBorders>
            <w:tcMar>
              <w:top w:w="20" w:type="dxa"/>
              <w:left w:w="80" w:type="dxa"/>
              <w:bottom w:w="20" w:type="dxa"/>
              <w:right w:w="80" w:type="dxa"/>
            </w:tcMar>
          </w:tcPr>
          <w:p w14:paraId="4CA9A70F" w14:textId="77777777" w:rsidR="00187B38" w:rsidRDefault="00E12A47">
            <w:pPr>
              <w:keepNext/>
              <w:spacing w:after="0"/>
              <w:jc w:val="center"/>
            </w:pPr>
            <w:r>
              <w:rPr>
                <w:sz w:val="17"/>
              </w:rPr>
              <w:t>1092</w:t>
            </w:r>
          </w:p>
        </w:tc>
        <w:tc>
          <w:tcPr>
            <w:tcW w:w="454" w:type="dxa"/>
            <w:tcBorders>
              <w:bottom w:val="single" w:sz="4" w:space="0" w:color="E5E2E1"/>
            </w:tcBorders>
            <w:tcMar>
              <w:top w:w="20" w:type="dxa"/>
              <w:left w:w="80" w:type="dxa"/>
              <w:bottom w:w="20" w:type="dxa"/>
              <w:right w:w="80" w:type="dxa"/>
            </w:tcMar>
          </w:tcPr>
          <w:p w14:paraId="237AC770" w14:textId="77777777" w:rsidR="00187B38" w:rsidRDefault="00E12A47">
            <w:pPr>
              <w:keepNext/>
              <w:spacing w:after="0"/>
              <w:jc w:val="center"/>
            </w:pPr>
            <w:r>
              <w:rPr>
                <w:sz w:val="17"/>
              </w:rPr>
              <w:t>1</w:t>
            </w:r>
          </w:p>
        </w:tc>
        <w:tc>
          <w:tcPr>
            <w:tcW w:w="539" w:type="dxa"/>
            <w:tcBorders>
              <w:bottom w:val="single" w:sz="4" w:space="0" w:color="E5E2E1"/>
            </w:tcBorders>
            <w:tcMar>
              <w:top w:w="20" w:type="dxa"/>
              <w:left w:w="80" w:type="dxa"/>
              <w:bottom w:w="20" w:type="dxa"/>
              <w:right w:w="80" w:type="dxa"/>
            </w:tcMar>
          </w:tcPr>
          <w:p w14:paraId="3841D720" w14:textId="77777777" w:rsidR="00187B38" w:rsidRDefault="00E12A47">
            <w:pPr>
              <w:keepNext/>
              <w:spacing w:after="0"/>
              <w:jc w:val="center"/>
            </w:pPr>
            <w:r>
              <w:rPr>
                <w:sz w:val="17"/>
              </w:rPr>
              <w:t>4</w:t>
            </w:r>
          </w:p>
        </w:tc>
        <w:tc>
          <w:tcPr>
            <w:tcW w:w="567" w:type="dxa"/>
            <w:tcBorders>
              <w:bottom w:val="single" w:sz="4" w:space="0" w:color="E5E2E1"/>
            </w:tcBorders>
            <w:tcMar>
              <w:top w:w="20" w:type="dxa"/>
              <w:left w:w="80" w:type="dxa"/>
              <w:bottom w:w="20" w:type="dxa"/>
              <w:right w:w="80" w:type="dxa"/>
            </w:tcMar>
          </w:tcPr>
          <w:p w14:paraId="50E6AC62" w14:textId="77777777" w:rsidR="00187B38" w:rsidRDefault="00E12A47">
            <w:pPr>
              <w:keepNext/>
              <w:spacing w:after="0"/>
              <w:jc w:val="center"/>
            </w:pPr>
            <w:r>
              <w:rPr>
                <w:sz w:val="17"/>
              </w:rPr>
              <w:t>806</w:t>
            </w:r>
          </w:p>
        </w:tc>
        <w:tc>
          <w:tcPr>
            <w:tcW w:w="454" w:type="dxa"/>
            <w:tcBorders>
              <w:bottom w:val="single" w:sz="4" w:space="0" w:color="E5E2E1"/>
            </w:tcBorders>
            <w:tcMar>
              <w:top w:w="20" w:type="dxa"/>
              <w:left w:w="80" w:type="dxa"/>
              <w:bottom w:w="20" w:type="dxa"/>
              <w:right w:w="80" w:type="dxa"/>
            </w:tcMar>
          </w:tcPr>
          <w:p w14:paraId="3C700990" w14:textId="77777777" w:rsidR="00187B38" w:rsidRDefault="00E12A47">
            <w:pPr>
              <w:keepNext/>
              <w:spacing w:after="0"/>
              <w:jc w:val="center"/>
            </w:pPr>
            <w:r>
              <w:rPr>
                <w:sz w:val="17"/>
              </w:rPr>
              <w:t>24</w:t>
            </w:r>
          </w:p>
        </w:tc>
        <w:tc>
          <w:tcPr>
            <w:tcW w:w="539" w:type="dxa"/>
            <w:tcBorders>
              <w:bottom w:val="single" w:sz="4" w:space="0" w:color="E5E2E1"/>
            </w:tcBorders>
            <w:tcMar>
              <w:top w:w="20" w:type="dxa"/>
              <w:left w:w="80" w:type="dxa"/>
              <w:bottom w:w="20" w:type="dxa"/>
              <w:right w:w="80" w:type="dxa"/>
            </w:tcMar>
          </w:tcPr>
          <w:p w14:paraId="312BAA9C" w14:textId="77777777" w:rsidR="00187B38" w:rsidRDefault="00E12A47">
            <w:pPr>
              <w:keepNext/>
              <w:spacing w:after="0"/>
              <w:jc w:val="center"/>
            </w:pPr>
            <w:r>
              <w:rPr>
                <w:sz w:val="17"/>
              </w:rPr>
              <w:t>13</w:t>
            </w:r>
          </w:p>
        </w:tc>
        <w:tc>
          <w:tcPr>
            <w:tcW w:w="567" w:type="dxa"/>
            <w:tcBorders>
              <w:bottom w:val="single" w:sz="4" w:space="0" w:color="E5E2E1"/>
            </w:tcBorders>
            <w:tcMar>
              <w:top w:w="20" w:type="dxa"/>
              <w:left w:w="80" w:type="dxa"/>
              <w:bottom w:w="20" w:type="dxa"/>
              <w:right w:w="80" w:type="dxa"/>
            </w:tcMar>
          </w:tcPr>
          <w:p w14:paraId="733CFF95" w14:textId="77777777" w:rsidR="00187B38" w:rsidRDefault="00E12A47">
            <w:pPr>
              <w:keepNext/>
              <w:spacing w:after="0"/>
              <w:jc w:val="center"/>
            </w:pPr>
            <w:r>
              <w:rPr>
                <w:sz w:val="17"/>
              </w:rPr>
              <w:t>872</w:t>
            </w:r>
          </w:p>
        </w:tc>
        <w:tc>
          <w:tcPr>
            <w:tcW w:w="454" w:type="dxa"/>
            <w:tcBorders>
              <w:bottom w:val="single" w:sz="4" w:space="0" w:color="E5E2E1"/>
            </w:tcBorders>
            <w:tcMar>
              <w:top w:w="20" w:type="dxa"/>
              <w:left w:w="80" w:type="dxa"/>
              <w:bottom w:w="20" w:type="dxa"/>
              <w:right w:w="80" w:type="dxa"/>
            </w:tcMar>
          </w:tcPr>
          <w:p w14:paraId="0625D9F7" w14:textId="77777777" w:rsidR="00187B38" w:rsidRDefault="00E12A47">
            <w:pPr>
              <w:keepNext/>
              <w:spacing w:after="0"/>
              <w:jc w:val="center"/>
            </w:pPr>
            <w:r>
              <w:rPr>
                <w:sz w:val="17"/>
              </w:rPr>
              <w:t>21</w:t>
            </w:r>
          </w:p>
        </w:tc>
        <w:tc>
          <w:tcPr>
            <w:tcW w:w="737" w:type="dxa"/>
            <w:tcBorders>
              <w:bottom w:val="single" w:sz="4" w:space="0" w:color="E5E2E1"/>
            </w:tcBorders>
            <w:tcMar>
              <w:top w:w="20" w:type="dxa"/>
              <w:left w:w="80" w:type="dxa"/>
              <w:bottom w:w="20" w:type="dxa"/>
              <w:right w:w="80" w:type="dxa"/>
            </w:tcMar>
          </w:tcPr>
          <w:p w14:paraId="75277C52" w14:textId="77777777" w:rsidR="00187B38" w:rsidRDefault="00E12A47">
            <w:pPr>
              <w:keepNext/>
              <w:spacing w:after="0"/>
              <w:jc w:val="center"/>
            </w:pPr>
            <w:r>
              <w:rPr>
                <w:sz w:val="17"/>
              </w:rPr>
              <w:t>3697</w:t>
            </w:r>
          </w:p>
        </w:tc>
      </w:tr>
      <w:tr w:rsidR="00187B38" w14:paraId="7A508E00" w14:textId="77777777">
        <w:trPr>
          <w:cantSplit/>
          <w:jc w:val="center"/>
        </w:trPr>
        <w:tc>
          <w:tcPr>
            <w:tcW w:w="510" w:type="dxa"/>
            <w:tcBorders>
              <w:bottom w:val="single" w:sz="4" w:space="0" w:color="E5E2E1"/>
            </w:tcBorders>
            <w:tcMar>
              <w:top w:w="20" w:type="dxa"/>
              <w:left w:w="80" w:type="dxa"/>
              <w:bottom w:w="20" w:type="dxa"/>
              <w:right w:w="80" w:type="dxa"/>
            </w:tcMar>
          </w:tcPr>
          <w:p w14:paraId="56A012AA" w14:textId="77777777" w:rsidR="00187B38" w:rsidRDefault="00E12A47">
            <w:pPr>
              <w:keepNext/>
              <w:spacing w:after="0"/>
            </w:pPr>
            <w:r>
              <w:rPr>
                <w:sz w:val="17"/>
              </w:rPr>
              <w:t>20</w:t>
            </w:r>
          </w:p>
        </w:tc>
        <w:tc>
          <w:tcPr>
            <w:tcW w:w="2778" w:type="dxa"/>
            <w:tcBorders>
              <w:bottom w:val="single" w:sz="4" w:space="0" w:color="E5E2E1"/>
            </w:tcBorders>
            <w:tcMar>
              <w:top w:w="20" w:type="dxa"/>
              <w:left w:w="80" w:type="dxa"/>
              <w:bottom w:w="20" w:type="dxa"/>
              <w:right w:w="80" w:type="dxa"/>
            </w:tcMar>
          </w:tcPr>
          <w:p w14:paraId="55F8F5A6" w14:textId="77777777" w:rsidR="00187B38" w:rsidRDefault="00E12A47">
            <w:pPr>
              <w:keepNext/>
              <w:spacing w:after="0"/>
              <w:jc w:val="center"/>
            </w:pPr>
            <w:r>
              <w:rPr>
                <w:sz w:val="17"/>
              </w:rPr>
              <w:t xml:space="preserve">Walti Gerber / Mario </w:t>
            </w:r>
            <w:proofErr w:type="spellStart"/>
            <w:r>
              <w:rPr>
                <w:sz w:val="17"/>
              </w:rPr>
              <w:t>Trovatelli</w:t>
            </w:r>
            <w:proofErr w:type="spellEnd"/>
          </w:p>
        </w:tc>
        <w:tc>
          <w:tcPr>
            <w:tcW w:w="567" w:type="dxa"/>
            <w:tcBorders>
              <w:bottom w:val="single" w:sz="4" w:space="0" w:color="E5E2E1"/>
            </w:tcBorders>
            <w:tcMar>
              <w:top w:w="20" w:type="dxa"/>
              <w:left w:w="80" w:type="dxa"/>
              <w:bottom w:w="20" w:type="dxa"/>
              <w:right w:w="80" w:type="dxa"/>
            </w:tcMar>
          </w:tcPr>
          <w:p w14:paraId="4AF4BEBD" w14:textId="77777777" w:rsidR="00187B38" w:rsidRDefault="00E12A47">
            <w:pPr>
              <w:keepNext/>
              <w:spacing w:after="0"/>
              <w:jc w:val="center"/>
            </w:pPr>
            <w:r>
              <w:rPr>
                <w:sz w:val="17"/>
              </w:rPr>
              <w:t>904</w:t>
            </w:r>
          </w:p>
        </w:tc>
        <w:tc>
          <w:tcPr>
            <w:tcW w:w="454" w:type="dxa"/>
            <w:tcBorders>
              <w:bottom w:val="single" w:sz="4" w:space="0" w:color="E5E2E1"/>
            </w:tcBorders>
            <w:tcMar>
              <w:top w:w="20" w:type="dxa"/>
              <w:left w:w="80" w:type="dxa"/>
              <w:bottom w:w="20" w:type="dxa"/>
              <w:right w:w="80" w:type="dxa"/>
            </w:tcMar>
          </w:tcPr>
          <w:p w14:paraId="2A4645E8" w14:textId="77777777" w:rsidR="00187B38" w:rsidRDefault="00E12A47">
            <w:pPr>
              <w:keepNext/>
              <w:spacing w:after="0"/>
              <w:jc w:val="center"/>
            </w:pPr>
            <w:r>
              <w:rPr>
                <w:sz w:val="17"/>
              </w:rPr>
              <w:t>16</w:t>
            </w:r>
          </w:p>
        </w:tc>
        <w:tc>
          <w:tcPr>
            <w:tcW w:w="567" w:type="dxa"/>
            <w:tcBorders>
              <w:bottom w:val="single" w:sz="4" w:space="0" w:color="E5E2E1"/>
            </w:tcBorders>
            <w:tcMar>
              <w:top w:w="20" w:type="dxa"/>
              <w:left w:w="80" w:type="dxa"/>
              <w:bottom w:w="20" w:type="dxa"/>
              <w:right w:w="80" w:type="dxa"/>
            </w:tcMar>
          </w:tcPr>
          <w:p w14:paraId="64F4A8AD" w14:textId="77777777" w:rsidR="00187B38" w:rsidRDefault="00E12A47">
            <w:pPr>
              <w:keepNext/>
              <w:spacing w:after="0"/>
              <w:jc w:val="center"/>
            </w:pPr>
            <w:r>
              <w:rPr>
                <w:sz w:val="17"/>
              </w:rPr>
              <w:t>792</w:t>
            </w:r>
          </w:p>
        </w:tc>
        <w:tc>
          <w:tcPr>
            <w:tcW w:w="454" w:type="dxa"/>
            <w:tcBorders>
              <w:bottom w:val="single" w:sz="4" w:space="0" w:color="E5E2E1"/>
            </w:tcBorders>
            <w:tcMar>
              <w:top w:w="20" w:type="dxa"/>
              <w:left w:w="80" w:type="dxa"/>
              <w:bottom w:w="20" w:type="dxa"/>
              <w:right w:w="80" w:type="dxa"/>
            </w:tcMar>
          </w:tcPr>
          <w:p w14:paraId="18F7D50F" w14:textId="77777777" w:rsidR="00187B38" w:rsidRDefault="00E12A47">
            <w:pPr>
              <w:keepNext/>
              <w:spacing w:after="0"/>
              <w:jc w:val="center"/>
            </w:pPr>
            <w:r>
              <w:rPr>
                <w:sz w:val="17"/>
              </w:rPr>
              <w:t>26</w:t>
            </w:r>
          </w:p>
        </w:tc>
        <w:tc>
          <w:tcPr>
            <w:tcW w:w="539" w:type="dxa"/>
            <w:tcBorders>
              <w:bottom w:val="single" w:sz="4" w:space="0" w:color="E5E2E1"/>
            </w:tcBorders>
            <w:tcMar>
              <w:top w:w="20" w:type="dxa"/>
              <w:left w:w="80" w:type="dxa"/>
              <w:bottom w:w="20" w:type="dxa"/>
              <w:right w:w="80" w:type="dxa"/>
            </w:tcMar>
          </w:tcPr>
          <w:p w14:paraId="76B55C9D" w14:textId="77777777" w:rsidR="00187B38" w:rsidRDefault="00E12A47">
            <w:pPr>
              <w:keepNext/>
              <w:spacing w:after="0"/>
              <w:jc w:val="center"/>
            </w:pPr>
            <w:r>
              <w:rPr>
                <w:sz w:val="17"/>
              </w:rPr>
              <w:t>24</w:t>
            </w:r>
          </w:p>
        </w:tc>
        <w:tc>
          <w:tcPr>
            <w:tcW w:w="567" w:type="dxa"/>
            <w:tcBorders>
              <w:bottom w:val="single" w:sz="4" w:space="0" w:color="E5E2E1"/>
            </w:tcBorders>
            <w:tcMar>
              <w:top w:w="20" w:type="dxa"/>
              <w:left w:w="80" w:type="dxa"/>
              <w:bottom w:w="20" w:type="dxa"/>
              <w:right w:w="80" w:type="dxa"/>
            </w:tcMar>
          </w:tcPr>
          <w:p w14:paraId="26AEEDC5" w14:textId="77777777" w:rsidR="00187B38" w:rsidRDefault="00E12A47">
            <w:pPr>
              <w:keepNext/>
              <w:spacing w:after="0"/>
              <w:jc w:val="center"/>
            </w:pPr>
            <w:r>
              <w:rPr>
                <w:sz w:val="17"/>
              </w:rPr>
              <w:t>860</w:t>
            </w:r>
          </w:p>
        </w:tc>
        <w:tc>
          <w:tcPr>
            <w:tcW w:w="454" w:type="dxa"/>
            <w:tcBorders>
              <w:bottom w:val="single" w:sz="4" w:space="0" w:color="E5E2E1"/>
            </w:tcBorders>
            <w:tcMar>
              <w:top w:w="20" w:type="dxa"/>
              <w:left w:w="80" w:type="dxa"/>
              <w:bottom w:w="20" w:type="dxa"/>
              <w:right w:w="80" w:type="dxa"/>
            </w:tcMar>
          </w:tcPr>
          <w:p w14:paraId="1FE46646" w14:textId="77777777" w:rsidR="00187B38" w:rsidRDefault="00E12A47">
            <w:pPr>
              <w:keepNext/>
              <w:spacing w:after="0"/>
              <w:jc w:val="center"/>
            </w:pPr>
            <w:r>
              <w:rPr>
                <w:sz w:val="17"/>
              </w:rPr>
              <w:t>20</w:t>
            </w:r>
          </w:p>
        </w:tc>
        <w:tc>
          <w:tcPr>
            <w:tcW w:w="539" w:type="dxa"/>
            <w:tcBorders>
              <w:bottom w:val="single" w:sz="4" w:space="0" w:color="E5E2E1"/>
            </w:tcBorders>
            <w:tcMar>
              <w:top w:w="20" w:type="dxa"/>
              <w:left w:w="80" w:type="dxa"/>
              <w:bottom w:w="20" w:type="dxa"/>
              <w:right w:w="80" w:type="dxa"/>
            </w:tcMar>
          </w:tcPr>
          <w:p w14:paraId="18345EC1" w14:textId="77777777" w:rsidR="00187B38" w:rsidRDefault="00E12A47">
            <w:pPr>
              <w:keepNext/>
              <w:spacing w:after="0"/>
              <w:jc w:val="center"/>
            </w:pPr>
            <w:r>
              <w:rPr>
                <w:sz w:val="17"/>
              </w:rPr>
              <w:t>25</w:t>
            </w:r>
          </w:p>
        </w:tc>
        <w:tc>
          <w:tcPr>
            <w:tcW w:w="567" w:type="dxa"/>
            <w:tcBorders>
              <w:bottom w:val="single" w:sz="4" w:space="0" w:color="E5E2E1"/>
            </w:tcBorders>
            <w:tcMar>
              <w:top w:w="20" w:type="dxa"/>
              <w:left w:w="80" w:type="dxa"/>
              <w:bottom w:w="20" w:type="dxa"/>
              <w:right w:w="80" w:type="dxa"/>
            </w:tcMar>
          </w:tcPr>
          <w:p w14:paraId="2C23C4FE" w14:textId="77777777" w:rsidR="00187B38" w:rsidRDefault="00E12A47">
            <w:pPr>
              <w:keepNext/>
              <w:spacing w:after="0"/>
              <w:jc w:val="center"/>
            </w:pPr>
            <w:r>
              <w:rPr>
                <w:sz w:val="17"/>
              </w:rPr>
              <w:t>1132</w:t>
            </w:r>
          </w:p>
        </w:tc>
        <w:tc>
          <w:tcPr>
            <w:tcW w:w="454" w:type="dxa"/>
            <w:tcBorders>
              <w:bottom w:val="single" w:sz="4" w:space="0" w:color="E5E2E1"/>
            </w:tcBorders>
            <w:tcMar>
              <w:top w:w="20" w:type="dxa"/>
              <w:left w:w="80" w:type="dxa"/>
              <w:bottom w:w="20" w:type="dxa"/>
              <w:right w:w="80" w:type="dxa"/>
            </w:tcMar>
          </w:tcPr>
          <w:p w14:paraId="7349048F" w14:textId="77777777" w:rsidR="00187B38" w:rsidRDefault="00E12A47">
            <w:pPr>
              <w:keepNext/>
              <w:spacing w:after="0"/>
              <w:jc w:val="center"/>
            </w:pPr>
            <w:r>
              <w:rPr>
                <w:sz w:val="17"/>
              </w:rPr>
              <w:t>4</w:t>
            </w:r>
          </w:p>
        </w:tc>
        <w:tc>
          <w:tcPr>
            <w:tcW w:w="737" w:type="dxa"/>
            <w:tcBorders>
              <w:bottom w:val="single" w:sz="4" w:space="0" w:color="E5E2E1"/>
            </w:tcBorders>
            <w:tcMar>
              <w:top w:w="20" w:type="dxa"/>
              <w:left w:w="80" w:type="dxa"/>
              <w:bottom w:w="20" w:type="dxa"/>
              <w:right w:w="80" w:type="dxa"/>
            </w:tcMar>
          </w:tcPr>
          <w:p w14:paraId="5340DC4E" w14:textId="77777777" w:rsidR="00187B38" w:rsidRDefault="00E12A47">
            <w:pPr>
              <w:keepNext/>
              <w:spacing w:after="0"/>
              <w:jc w:val="center"/>
            </w:pPr>
            <w:r>
              <w:rPr>
                <w:sz w:val="17"/>
              </w:rPr>
              <w:t>3688</w:t>
            </w:r>
          </w:p>
        </w:tc>
      </w:tr>
      <w:tr w:rsidR="00187B38" w14:paraId="0D51BA24" w14:textId="77777777">
        <w:trPr>
          <w:cantSplit/>
          <w:jc w:val="center"/>
        </w:trPr>
        <w:tc>
          <w:tcPr>
            <w:tcW w:w="510" w:type="dxa"/>
            <w:tcBorders>
              <w:bottom w:val="single" w:sz="4" w:space="0" w:color="E5E2E1"/>
            </w:tcBorders>
            <w:tcMar>
              <w:top w:w="20" w:type="dxa"/>
              <w:left w:w="80" w:type="dxa"/>
              <w:bottom w:w="20" w:type="dxa"/>
              <w:right w:w="80" w:type="dxa"/>
            </w:tcMar>
          </w:tcPr>
          <w:p w14:paraId="7F6484E4" w14:textId="77777777" w:rsidR="00187B38" w:rsidRDefault="00E12A47">
            <w:pPr>
              <w:keepNext/>
              <w:spacing w:after="0"/>
            </w:pPr>
            <w:r>
              <w:rPr>
                <w:sz w:val="17"/>
              </w:rPr>
              <w:t>20</w:t>
            </w:r>
          </w:p>
        </w:tc>
        <w:tc>
          <w:tcPr>
            <w:tcW w:w="2778" w:type="dxa"/>
            <w:tcBorders>
              <w:bottom w:val="single" w:sz="4" w:space="0" w:color="E5E2E1"/>
            </w:tcBorders>
            <w:tcMar>
              <w:top w:w="20" w:type="dxa"/>
              <w:left w:w="80" w:type="dxa"/>
              <w:bottom w:w="20" w:type="dxa"/>
              <w:right w:w="80" w:type="dxa"/>
            </w:tcMar>
          </w:tcPr>
          <w:p w14:paraId="4E4B1870" w14:textId="77777777" w:rsidR="00187B38" w:rsidRDefault="00E12A47">
            <w:pPr>
              <w:keepNext/>
              <w:spacing w:after="0"/>
              <w:jc w:val="center"/>
            </w:pPr>
            <w:r>
              <w:rPr>
                <w:sz w:val="17"/>
              </w:rPr>
              <w:t xml:space="preserve">Beatrice Baumann / Isabelle </w:t>
            </w:r>
            <w:proofErr w:type="spellStart"/>
            <w:r>
              <w:rPr>
                <w:sz w:val="17"/>
              </w:rPr>
              <w:t>Brücker</w:t>
            </w:r>
            <w:proofErr w:type="spellEnd"/>
          </w:p>
        </w:tc>
        <w:tc>
          <w:tcPr>
            <w:tcW w:w="567" w:type="dxa"/>
            <w:tcBorders>
              <w:bottom w:val="single" w:sz="4" w:space="0" w:color="E5E2E1"/>
            </w:tcBorders>
            <w:tcMar>
              <w:top w:w="20" w:type="dxa"/>
              <w:left w:w="80" w:type="dxa"/>
              <w:bottom w:w="20" w:type="dxa"/>
              <w:right w:w="80" w:type="dxa"/>
            </w:tcMar>
          </w:tcPr>
          <w:p w14:paraId="31F55309" w14:textId="77777777" w:rsidR="00187B38" w:rsidRDefault="00E12A47">
            <w:pPr>
              <w:keepNext/>
              <w:spacing w:after="0"/>
              <w:jc w:val="center"/>
            </w:pPr>
            <w:r>
              <w:rPr>
                <w:sz w:val="17"/>
              </w:rPr>
              <w:t>861</w:t>
            </w:r>
          </w:p>
        </w:tc>
        <w:tc>
          <w:tcPr>
            <w:tcW w:w="454" w:type="dxa"/>
            <w:tcBorders>
              <w:bottom w:val="single" w:sz="4" w:space="0" w:color="E5E2E1"/>
            </w:tcBorders>
            <w:tcMar>
              <w:top w:w="20" w:type="dxa"/>
              <w:left w:w="80" w:type="dxa"/>
              <w:bottom w:w="20" w:type="dxa"/>
              <w:right w:w="80" w:type="dxa"/>
            </w:tcMar>
          </w:tcPr>
          <w:p w14:paraId="2B7F4BA6" w14:textId="77777777" w:rsidR="00187B38" w:rsidRDefault="00E12A47">
            <w:pPr>
              <w:keepNext/>
              <w:spacing w:after="0"/>
              <w:jc w:val="center"/>
            </w:pPr>
            <w:r>
              <w:rPr>
                <w:sz w:val="17"/>
              </w:rPr>
              <w:t>21</w:t>
            </w:r>
          </w:p>
        </w:tc>
        <w:tc>
          <w:tcPr>
            <w:tcW w:w="567" w:type="dxa"/>
            <w:tcBorders>
              <w:bottom w:val="single" w:sz="4" w:space="0" w:color="E5E2E1"/>
            </w:tcBorders>
            <w:tcMar>
              <w:top w:w="20" w:type="dxa"/>
              <w:left w:w="80" w:type="dxa"/>
              <w:bottom w:w="20" w:type="dxa"/>
              <w:right w:w="80" w:type="dxa"/>
            </w:tcMar>
          </w:tcPr>
          <w:p w14:paraId="4D85EECE" w14:textId="77777777" w:rsidR="00187B38" w:rsidRDefault="00E12A47">
            <w:pPr>
              <w:keepNext/>
              <w:spacing w:after="0"/>
              <w:jc w:val="center"/>
            </w:pPr>
            <w:r>
              <w:rPr>
                <w:sz w:val="17"/>
              </w:rPr>
              <w:t>1010</w:t>
            </w:r>
          </w:p>
        </w:tc>
        <w:tc>
          <w:tcPr>
            <w:tcW w:w="454" w:type="dxa"/>
            <w:tcBorders>
              <w:bottom w:val="single" w:sz="4" w:space="0" w:color="E5E2E1"/>
            </w:tcBorders>
            <w:tcMar>
              <w:top w:w="20" w:type="dxa"/>
              <w:left w:w="80" w:type="dxa"/>
              <w:bottom w:w="20" w:type="dxa"/>
              <w:right w:w="80" w:type="dxa"/>
            </w:tcMar>
          </w:tcPr>
          <w:p w14:paraId="262723F6" w14:textId="77777777" w:rsidR="00187B38" w:rsidRDefault="00E12A47">
            <w:pPr>
              <w:keepNext/>
              <w:spacing w:after="0"/>
              <w:jc w:val="center"/>
            </w:pPr>
            <w:r>
              <w:rPr>
                <w:sz w:val="17"/>
              </w:rPr>
              <w:t>8</w:t>
            </w:r>
          </w:p>
        </w:tc>
        <w:tc>
          <w:tcPr>
            <w:tcW w:w="539" w:type="dxa"/>
            <w:tcBorders>
              <w:bottom w:val="single" w:sz="4" w:space="0" w:color="E5E2E1"/>
            </w:tcBorders>
            <w:tcMar>
              <w:top w:w="20" w:type="dxa"/>
              <w:left w:w="80" w:type="dxa"/>
              <w:bottom w:w="20" w:type="dxa"/>
              <w:right w:w="80" w:type="dxa"/>
            </w:tcMar>
          </w:tcPr>
          <w:p w14:paraId="469B6703" w14:textId="77777777" w:rsidR="00187B38" w:rsidRDefault="00E12A47">
            <w:pPr>
              <w:keepNext/>
              <w:spacing w:after="0"/>
              <w:jc w:val="center"/>
            </w:pPr>
            <w:r>
              <w:rPr>
                <w:sz w:val="17"/>
              </w:rPr>
              <w:t>15</w:t>
            </w:r>
          </w:p>
        </w:tc>
        <w:tc>
          <w:tcPr>
            <w:tcW w:w="567" w:type="dxa"/>
            <w:tcBorders>
              <w:bottom w:val="single" w:sz="4" w:space="0" w:color="E5E2E1"/>
            </w:tcBorders>
            <w:tcMar>
              <w:top w:w="20" w:type="dxa"/>
              <w:left w:w="80" w:type="dxa"/>
              <w:bottom w:w="20" w:type="dxa"/>
              <w:right w:w="80" w:type="dxa"/>
            </w:tcMar>
          </w:tcPr>
          <w:p w14:paraId="52CBC557" w14:textId="77777777" w:rsidR="00187B38" w:rsidRDefault="00E12A47">
            <w:pPr>
              <w:keepNext/>
              <w:spacing w:after="0"/>
              <w:jc w:val="center"/>
            </w:pPr>
            <w:r>
              <w:rPr>
                <w:sz w:val="17"/>
              </w:rPr>
              <w:t>829</w:t>
            </w:r>
          </w:p>
        </w:tc>
        <w:tc>
          <w:tcPr>
            <w:tcW w:w="454" w:type="dxa"/>
            <w:tcBorders>
              <w:bottom w:val="single" w:sz="4" w:space="0" w:color="E5E2E1"/>
            </w:tcBorders>
            <w:tcMar>
              <w:top w:w="20" w:type="dxa"/>
              <w:left w:w="80" w:type="dxa"/>
              <w:bottom w:w="20" w:type="dxa"/>
              <w:right w:w="80" w:type="dxa"/>
            </w:tcMar>
          </w:tcPr>
          <w:p w14:paraId="6E5E7FFB" w14:textId="77777777" w:rsidR="00187B38" w:rsidRDefault="00E12A47">
            <w:pPr>
              <w:keepNext/>
              <w:spacing w:after="0"/>
              <w:jc w:val="center"/>
            </w:pPr>
            <w:r>
              <w:rPr>
                <w:sz w:val="17"/>
              </w:rPr>
              <w:t>23</w:t>
            </w:r>
          </w:p>
        </w:tc>
        <w:tc>
          <w:tcPr>
            <w:tcW w:w="539" w:type="dxa"/>
            <w:tcBorders>
              <w:bottom w:val="single" w:sz="4" w:space="0" w:color="E5E2E1"/>
            </w:tcBorders>
            <w:tcMar>
              <w:top w:w="20" w:type="dxa"/>
              <w:left w:w="80" w:type="dxa"/>
              <w:bottom w:w="20" w:type="dxa"/>
              <w:right w:w="80" w:type="dxa"/>
            </w:tcMar>
          </w:tcPr>
          <w:p w14:paraId="3A60B72C" w14:textId="77777777" w:rsidR="00187B38" w:rsidRDefault="00E12A47">
            <w:pPr>
              <w:keepNext/>
              <w:spacing w:after="0"/>
              <w:jc w:val="center"/>
            </w:pPr>
            <w:r>
              <w:rPr>
                <w:sz w:val="17"/>
              </w:rPr>
              <w:t>22</w:t>
            </w:r>
          </w:p>
        </w:tc>
        <w:tc>
          <w:tcPr>
            <w:tcW w:w="567" w:type="dxa"/>
            <w:tcBorders>
              <w:bottom w:val="single" w:sz="4" w:space="0" w:color="E5E2E1"/>
            </w:tcBorders>
            <w:tcMar>
              <w:top w:w="20" w:type="dxa"/>
              <w:left w:w="80" w:type="dxa"/>
              <w:bottom w:w="20" w:type="dxa"/>
              <w:right w:w="80" w:type="dxa"/>
            </w:tcMar>
          </w:tcPr>
          <w:p w14:paraId="2B5FD78C" w14:textId="77777777" w:rsidR="00187B38" w:rsidRDefault="00E12A47">
            <w:pPr>
              <w:keepNext/>
              <w:spacing w:after="0"/>
              <w:jc w:val="center"/>
            </w:pPr>
            <w:r>
              <w:rPr>
                <w:sz w:val="17"/>
              </w:rPr>
              <w:t>988</w:t>
            </w:r>
          </w:p>
        </w:tc>
        <w:tc>
          <w:tcPr>
            <w:tcW w:w="454" w:type="dxa"/>
            <w:tcBorders>
              <w:bottom w:val="single" w:sz="4" w:space="0" w:color="E5E2E1"/>
            </w:tcBorders>
            <w:tcMar>
              <w:top w:w="20" w:type="dxa"/>
              <w:left w:w="80" w:type="dxa"/>
              <w:bottom w:w="20" w:type="dxa"/>
              <w:right w:w="80" w:type="dxa"/>
            </w:tcMar>
          </w:tcPr>
          <w:p w14:paraId="16DCD10E" w14:textId="77777777" w:rsidR="00187B38" w:rsidRDefault="00E12A47">
            <w:pPr>
              <w:keepNext/>
              <w:spacing w:after="0"/>
              <w:jc w:val="center"/>
            </w:pPr>
            <w:r>
              <w:rPr>
                <w:sz w:val="17"/>
              </w:rPr>
              <w:t>10</w:t>
            </w:r>
          </w:p>
        </w:tc>
        <w:tc>
          <w:tcPr>
            <w:tcW w:w="737" w:type="dxa"/>
            <w:tcBorders>
              <w:bottom w:val="single" w:sz="4" w:space="0" w:color="E5E2E1"/>
            </w:tcBorders>
            <w:tcMar>
              <w:top w:w="20" w:type="dxa"/>
              <w:left w:w="80" w:type="dxa"/>
              <w:bottom w:w="20" w:type="dxa"/>
              <w:right w:w="80" w:type="dxa"/>
            </w:tcMar>
          </w:tcPr>
          <w:p w14:paraId="304CCC98" w14:textId="77777777" w:rsidR="00187B38" w:rsidRDefault="00E12A47">
            <w:pPr>
              <w:keepNext/>
              <w:spacing w:after="0"/>
              <w:jc w:val="center"/>
            </w:pPr>
            <w:r>
              <w:rPr>
                <w:sz w:val="17"/>
              </w:rPr>
              <w:t>3688</w:t>
            </w:r>
          </w:p>
        </w:tc>
      </w:tr>
      <w:tr w:rsidR="00187B38" w14:paraId="2A55108B" w14:textId="77777777">
        <w:trPr>
          <w:cantSplit/>
          <w:jc w:val="center"/>
        </w:trPr>
        <w:tc>
          <w:tcPr>
            <w:tcW w:w="510" w:type="dxa"/>
            <w:tcBorders>
              <w:bottom w:val="single" w:sz="4" w:space="0" w:color="E5E2E1"/>
            </w:tcBorders>
            <w:tcMar>
              <w:top w:w="20" w:type="dxa"/>
              <w:left w:w="80" w:type="dxa"/>
              <w:bottom w:w="20" w:type="dxa"/>
              <w:right w:w="80" w:type="dxa"/>
            </w:tcMar>
          </w:tcPr>
          <w:p w14:paraId="135E9F2B" w14:textId="77777777" w:rsidR="00187B38" w:rsidRDefault="00E12A47">
            <w:pPr>
              <w:keepNext/>
              <w:spacing w:after="0"/>
            </w:pPr>
            <w:r>
              <w:rPr>
                <w:sz w:val="17"/>
              </w:rPr>
              <w:t>22</w:t>
            </w:r>
          </w:p>
        </w:tc>
        <w:tc>
          <w:tcPr>
            <w:tcW w:w="2778" w:type="dxa"/>
            <w:tcBorders>
              <w:bottom w:val="single" w:sz="4" w:space="0" w:color="E5E2E1"/>
            </w:tcBorders>
            <w:tcMar>
              <w:top w:w="20" w:type="dxa"/>
              <w:left w:w="80" w:type="dxa"/>
              <w:bottom w:w="20" w:type="dxa"/>
              <w:right w:w="80" w:type="dxa"/>
            </w:tcMar>
          </w:tcPr>
          <w:p w14:paraId="300CEEEB" w14:textId="77777777" w:rsidR="00187B38" w:rsidRDefault="00E12A47">
            <w:pPr>
              <w:keepNext/>
              <w:spacing w:after="0"/>
              <w:jc w:val="center"/>
            </w:pPr>
            <w:r>
              <w:rPr>
                <w:sz w:val="17"/>
              </w:rPr>
              <w:t>Peter Gisler / Henry Euler</w:t>
            </w:r>
          </w:p>
        </w:tc>
        <w:tc>
          <w:tcPr>
            <w:tcW w:w="567" w:type="dxa"/>
            <w:tcBorders>
              <w:bottom w:val="single" w:sz="4" w:space="0" w:color="E5E2E1"/>
            </w:tcBorders>
            <w:tcMar>
              <w:top w:w="20" w:type="dxa"/>
              <w:left w:w="80" w:type="dxa"/>
              <w:bottom w:w="20" w:type="dxa"/>
              <w:right w:w="80" w:type="dxa"/>
            </w:tcMar>
          </w:tcPr>
          <w:p w14:paraId="7B366CFB" w14:textId="77777777" w:rsidR="00187B38" w:rsidRDefault="00E12A47">
            <w:pPr>
              <w:keepNext/>
              <w:spacing w:after="0"/>
              <w:jc w:val="center"/>
            </w:pPr>
            <w:r>
              <w:rPr>
                <w:sz w:val="17"/>
              </w:rPr>
              <w:t>992</w:t>
            </w:r>
          </w:p>
        </w:tc>
        <w:tc>
          <w:tcPr>
            <w:tcW w:w="454" w:type="dxa"/>
            <w:tcBorders>
              <w:bottom w:val="single" w:sz="4" w:space="0" w:color="E5E2E1"/>
            </w:tcBorders>
            <w:tcMar>
              <w:top w:w="20" w:type="dxa"/>
              <w:left w:w="80" w:type="dxa"/>
              <w:bottom w:w="20" w:type="dxa"/>
              <w:right w:w="80" w:type="dxa"/>
            </w:tcMar>
          </w:tcPr>
          <w:p w14:paraId="71FFE18D" w14:textId="77777777" w:rsidR="00187B38" w:rsidRDefault="00E12A47">
            <w:pPr>
              <w:keepNext/>
              <w:spacing w:after="0"/>
              <w:jc w:val="center"/>
            </w:pPr>
            <w:r>
              <w:rPr>
                <w:sz w:val="17"/>
              </w:rPr>
              <w:t>7</w:t>
            </w:r>
          </w:p>
        </w:tc>
        <w:tc>
          <w:tcPr>
            <w:tcW w:w="567" w:type="dxa"/>
            <w:tcBorders>
              <w:bottom w:val="single" w:sz="4" w:space="0" w:color="E5E2E1"/>
            </w:tcBorders>
            <w:tcMar>
              <w:top w:w="20" w:type="dxa"/>
              <w:left w:w="80" w:type="dxa"/>
              <w:bottom w:w="20" w:type="dxa"/>
              <w:right w:w="80" w:type="dxa"/>
            </w:tcMar>
          </w:tcPr>
          <w:p w14:paraId="007CCE8B" w14:textId="77777777" w:rsidR="00187B38" w:rsidRDefault="00E12A47">
            <w:pPr>
              <w:keepNext/>
              <w:spacing w:after="0"/>
              <w:jc w:val="center"/>
            </w:pPr>
            <w:r>
              <w:rPr>
                <w:sz w:val="17"/>
              </w:rPr>
              <w:t>877</w:t>
            </w:r>
          </w:p>
        </w:tc>
        <w:tc>
          <w:tcPr>
            <w:tcW w:w="454" w:type="dxa"/>
            <w:tcBorders>
              <w:bottom w:val="single" w:sz="4" w:space="0" w:color="E5E2E1"/>
            </w:tcBorders>
            <w:tcMar>
              <w:top w:w="20" w:type="dxa"/>
              <w:left w:w="80" w:type="dxa"/>
              <w:bottom w:w="20" w:type="dxa"/>
              <w:right w:w="80" w:type="dxa"/>
            </w:tcMar>
          </w:tcPr>
          <w:p w14:paraId="4F0C68C3" w14:textId="77777777" w:rsidR="00187B38" w:rsidRDefault="00E12A47">
            <w:pPr>
              <w:keepNext/>
              <w:spacing w:after="0"/>
              <w:jc w:val="center"/>
            </w:pPr>
            <w:r>
              <w:rPr>
                <w:sz w:val="17"/>
              </w:rPr>
              <w:t>19</w:t>
            </w:r>
          </w:p>
        </w:tc>
        <w:tc>
          <w:tcPr>
            <w:tcW w:w="539" w:type="dxa"/>
            <w:tcBorders>
              <w:bottom w:val="single" w:sz="4" w:space="0" w:color="E5E2E1"/>
            </w:tcBorders>
            <w:tcMar>
              <w:top w:w="20" w:type="dxa"/>
              <w:left w:w="80" w:type="dxa"/>
              <w:bottom w:w="20" w:type="dxa"/>
              <w:right w:w="80" w:type="dxa"/>
            </w:tcMar>
          </w:tcPr>
          <w:p w14:paraId="2A1BD882" w14:textId="77777777" w:rsidR="00187B38" w:rsidRDefault="00E12A47">
            <w:pPr>
              <w:keepNext/>
              <w:spacing w:after="0"/>
              <w:jc w:val="center"/>
            </w:pPr>
            <w:r>
              <w:rPr>
                <w:sz w:val="17"/>
              </w:rPr>
              <w:t>17</w:t>
            </w:r>
          </w:p>
        </w:tc>
        <w:tc>
          <w:tcPr>
            <w:tcW w:w="567" w:type="dxa"/>
            <w:tcBorders>
              <w:bottom w:val="single" w:sz="4" w:space="0" w:color="E5E2E1"/>
            </w:tcBorders>
            <w:tcMar>
              <w:top w:w="20" w:type="dxa"/>
              <w:left w:w="80" w:type="dxa"/>
              <w:bottom w:w="20" w:type="dxa"/>
              <w:right w:w="80" w:type="dxa"/>
            </w:tcMar>
          </w:tcPr>
          <w:p w14:paraId="094DC61A" w14:textId="77777777" w:rsidR="00187B38" w:rsidRDefault="00E12A47">
            <w:pPr>
              <w:keepNext/>
              <w:spacing w:after="0"/>
              <w:jc w:val="center"/>
            </w:pPr>
            <w:r>
              <w:rPr>
                <w:sz w:val="17"/>
              </w:rPr>
              <w:t>885</w:t>
            </w:r>
          </w:p>
        </w:tc>
        <w:tc>
          <w:tcPr>
            <w:tcW w:w="454" w:type="dxa"/>
            <w:tcBorders>
              <w:bottom w:val="single" w:sz="4" w:space="0" w:color="E5E2E1"/>
            </w:tcBorders>
            <w:tcMar>
              <w:top w:w="20" w:type="dxa"/>
              <w:left w:w="80" w:type="dxa"/>
              <w:bottom w:w="20" w:type="dxa"/>
              <w:right w:w="80" w:type="dxa"/>
            </w:tcMar>
          </w:tcPr>
          <w:p w14:paraId="07B582E1" w14:textId="77777777" w:rsidR="00187B38" w:rsidRDefault="00E12A47">
            <w:pPr>
              <w:keepNext/>
              <w:spacing w:after="0"/>
              <w:jc w:val="center"/>
            </w:pPr>
            <w:r>
              <w:rPr>
                <w:sz w:val="17"/>
              </w:rPr>
              <w:t>15</w:t>
            </w:r>
          </w:p>
        </w:tc>
        <w:tc>
          <w:tcPr>
            <w:tcW w:w="539" w:type="dxa"/>
            <w:tcBorders>
              <w:bottom w:val="single" w:sz="4" w:space="0" w:color="E5E2E1"/>
            </w:tcBorders>
            <w:tcMar>
              <w:top w:w="20" w:type="dxa"/>
              <w:left w:w="80" w:type="dxa"/>
              <w:bottom w:w="20" w:type="dxa"/>
              <w:right w:w="80" w:type="dxa"/>
            </w:tcMar>
          </w:tcPr>
          <w:p w14:paraId="596AA463" w14:textId="77777777" w:rsidR="00187B38" w:rsidRDefault="00E12A47">
            <w:pPr>
              <w:keepNext/>
              <w:spacing w:after="0"/>
              <w:jc w:val="center"/>
            </w:pPr>
            <w:r>
              <w:rPr>
                <w:sz w:val="17"/>
              </w:rPr>
              <w:t>19</w:t>
            </w:r>
          </w:p>
        </w:tc>
        <w:tc>
          <w:tcPr>
            <w:tcW w:w="567" w:type="dxa"/>
            <w:tcBorders>
              <w:bottom w:val="single" w:sz="4" w:space="0" w:color="E5E2E1"/>
            </w:tcBorders>
            <w:tcMar>
              <w:top w:w="20" w:type="dxa"/>
              <w:left w:w="80" w:type="dxa"/>
              <w:bottom w:w="20" w:type="dxa"/>
              <w:right w:w="80" w:type="dxa"/>
            </w:tcMar>
          </w:tcPr>
          <w:p w14:paraId="6B316213" w14:textId="77777777" w:rsidR="00187B38" w:rsidRDefault="00E12A47">
            <w:pPr>
              <w:keepNext/>
              <w:spacing w:after="0"/>
              <w:jc w:val="center"/>
            </w:pPr>
            <w:r>
              <w:rPr>
                <w:sz w:val="17"/>
              </w:rPr>
              <w:t>855</w:t>
            </w:r>
          </w:p>
        </w:tc>
        <w:tc>
          <w:tcPr>
            <w:tcW w:w="454" w:type="dxa"/>
            <w:tcBorders>
              <w:bottom w:val="single" w:sz="4" w:space="0" w:color="E5E2E1"/>
            </w:tcBorders>
            <w:tcMar>
              <w:top w:w="20" w:type="dxa"/>
              <w:left w:w="80" w:type="dxa"/>
              <w:bottom w:w="20" w:type="dxa"/>
              <w:right w:w="80" w:type="dxa"/>
            </w:tcMar>
          </w:tcPr>
          <w:p w14:paraId="608C5342" w14:textId="77777777" w:rsidR="00187B38" w:rsidRDefault="00E12A47">
            <w:pPr>
              <w:keepNext/>
              <w:spacing w:after="0"/>
              <w:jc w:val="center"/>
            </w:pPr>
            <w:r>
              <w:rPr>
                <w:sz w:val="17"/>
              </w:rPr>
              <w:t>22</w:t>
            </w:r>
          </w:p>
        </w:tc>
        <w:tc>
          <w:tcPr>
            <w:tcW w:w="737" w:type="dxa"/>
            <w:tcBorders>
              <w:bottom w:val="single" w:sz="4" w:space="0" w:color="E5E2E1"/>
            </w:tcBorders>
            <w:tcMar>
              <w:top w:w="20" w:type="dxa"/>
              <w:left w:w="80" w:type="dxa"/>
              <w:bottom w:w="20" w:type="dxa"/>
              <w:right w:w="80" w:type="dxa"/>
            </w:tcMar>
          </w:tcPr>
          <w:p w14:paraId="0262FB73" w14:textId="77777777" w:rsidR="00187B38" w:rsidRDefault="00E12A47">
            <w:pPr>
              <w:keepNext/>
              <w:spacing w:after="0"/>
              <w:jc w:val="center"/>
            </w:pPr>
            <w:r>
              <w:rPr>
                <w:sz w:val="17"/>
              </w:rPr>
              <w:t>3609</w:t>
            </w:r>
          </w:p>
        </w:tc>
      </w:tr>
      <w:tr w:rsidR="00187B38" w14:paraId="4B79079D" w14:textId="77777777">
        <w:trPr>
          <w:cantSplit/>
          <w:jc w:val="center"/>
        </w:trPr>
        <w:tc>
          <w:tcPr>
            <w:tcW w:w="510" w:type="dxa"/>
            <w:tcBorders>
              <w:bottom w:val="single" w:sz="4" w:space="0" w:color="E5E2E1"/>
            </w:tcBorders>
            <w:tcMar>
              <w:top w:w="20" w:type="dxa"/>
              <w:left w:w="80" w:type="dxa"/>
              <w:bottom w:w="20" w:type="dxa"/>
              <w:right w:w="80" w:type="dxa"/>
            </w:tcMar>
          </w:tcPr>
          <w:p w14:paraId="1C686CF5" w14:textId="77777777" w:rsidR="00187B38" w:rsidRDefault="00E12A47">
            <w:pPr>
              <w:keepNext/>
              <w:spacing w:after="0"/>
            </w:pPr>
            <w:r>
              <w:rPr>
                <w:sz w:val="17"/>
              </w:rPr>
              <w:t>23</w:t>
            </w:r>
          </w:p>
        </w:tc>
        <w:tc>
          <w:tcPr>
            <w:tcW w:w="2778" w:type="dxa"/>
            <w:tcBorders>
              <w:bottom w:val="single" w:sz="4" w:space="0" w:color="E5E2E1"/>
            </w:tcBorders>
            <w:tcMar>
              <w:top w:w="20" w:type="dxa"/>
              <w:left w:w="80" w:type="dxa"/>
              <w:bottom w:w="20" w:type="dxa"/>
              <w:right w:w="80" w:type="dxa"/>
            </w:tcMar>
          </w:tcPr>
          <w:p w14:paraId="6D28AFEB" w14:textId="77777777" w:rsidR="00187B38" w:rsidRDefault="00E12A47">
            <w:pPr>
              <w:keepNext/>
              <w:spacing w:after="0"/>
              <w:jc w:val="center"/>
            </w:pPr>
            <w:r>
              <w:rPr>
                <w:sz w:val="17"/>
              </w:rPr>
              <w:t>Julia Arnold / Colette Müller</w:t>
            </w:r>
          </w:p>
        </w:tc>
        <w:tc>
          <w:tcPr>
            <w:tcW w:w="567" w:type="dxa"/>
            <w:tcBorders>
              <w:bottom w:val="single" w:sz="4" w:space="0" w:color="E5E2E1"/>
            </w:tcBorders>
            <w:tcMar>
              <w:top w:w="20" w:type="dxa"/>
              <w:left w:w="80" w:type="dxa"/>
              <w:bottom w:w="20" w:type="dxa"/>
              <w:right w:w="80" w:type="dxa"/>
            </w:tcMar>
          </w:tcPr>
          <w:p w14:paraId="4CF1BE0F" w14:textId="77777777" w:rsidR="00187B38" w:rsidRDefault="00E12A47">
            <w:pPr>
              <w:keepNext/>
              <w:spacing w:after="0"/>
              <w:jc w:val="center"/>
            </w:pPr>
            <w:r>
              <w:rPr>
                <w:sz w:val="17"/>
              </w:rPr>
              <w:t>957</w:t>
            </w:r>
          </w:p>
        </w:tc>
        <w:tc>
          <w:tcPr>
            <w:tcW w:w="454" w:type="dxa"/>
            <w:tcBorders>
              <w:bottom w:val="single" w:sz="4" w:space="0" w:color="E5E2E1"/>
            </w:tcBorders>
            <w:tcMar>
              <w:top w:w="20" w:type="dxa"/>
              <w:left w:w="80" w:type="dxa"/>
              <w:bottom w:w="20" w:type="dxa"/>
              <w:right w:w="80" w:type="dxa"/>
            </w:tcMar>
          </w:tcPr>
          <w:p w14:paraId="711530AB" w14:textId="77777777" w:rsidR="00187B38" w:rsidRDefault="00E12A47">
            <w:pPr>
              <w:keepNext/>
              <w:spacing w:after="0"/>
              <w:jc w:val="center"/>
            </w:pPr>
            <w:r>
              <w:rPr>
                <w:sz w:val="17"/>
              </w:rPr>
              <w:t>13</w:t>
            </w:r>
          </w:p>
        </w:tc>
        <w:tc>
          <w:tcPr>
            <w:tcW w:w="567" w:type="dxa"/>
            <w:tcBorders>
              <w:bottom w:val="single" w:sz="4" w:space="0" w:color="E5E2E1"/>
            </w:tcBorders>
            <w:tcMar>
              <w:top w:w="20" w:type="dxa"/>
              <w:left w:w="80" w:type="dxa"/>
              <w:bottom w:w="20" w:type="dxa"/>
              <w:right w:w="80" w:type="dxa"/>
            </w:tcMar>
          </w:tcPr>
          <w:p w14:paraId="54F90D8D" w14:textId="77777777" w:rsidR="00187B38" w:rsidRDefault="00E12A47">
            <w:pPr>
              <w:keepNext/>
              <w:spacing w:after="0"/>
              <w:jc w:val="center"/>
            </w:pPr>
            <w:r>
              <w:rPr>
                <w:sz w:val="17"/>
              </w:rPr>
              <w:t>887</w:t>
            </w:r>
          </w:p>
        </w:tc>
        <w:tc>
          <w:tcPr>
            <w:tcW w:w="454" w:type="dxa"/>
            <w:tcBorders>
              <w:bottom w:val="single" w:sz="4" w:space="0" w:color="E5E2E1"/>
            </w:tcBorders>
            <w:tcMar>
              <w:top w:w="20" w:type="dxa"/>
              <w:left w:w="80" w:type="dxa"/>
              <w:bottom w:w="20" w:type="dxa"/>
              <w:right w:w="80" w:type="dxa"/>
            </w:tcMar>
          </w:tcPr>
          <w:p w14:paraId="7189B69B" w14:textId="77777777" w:rsidR="00187B38" w:rsidRDefault="00E12A47">
            <w:pPr>
              <w:keepNext/>
              <w:spacing w:after="0"/>
              <w:jc w:val="center"/>
            </w:pPr>
            <w:r>
              <w:rPr>
                <w:sz w:val="17"/>
              </w:rPr>
              <w:t>18</w:t>
            </w:r>
          </w:p>
        </w:tc>
        <w:tc>
          <w:tcPr>
            <w:tcW w:w="539" w:type="dxa"/>
            <w:tcBorders>
              <w:bottom w:val="single" w:sz="4" w:space="0" w:color="E5E2E1"/>
            </w:tcBorders>
            <w:tcMar>
              <w:top w:w="20" w:type="dxa"/>
              <w:left w:w="80" w:type="dxa"/>
              <w:bottom w:w="20" w:type="dxa"/>
              <w:right w:w="80" w:type="dxa"/>
            </w:tcMar>
          </w:tcPr>
          <w:p w14:paraId="4B2F5716" w14:textId="77777777" w:rsidR="00187B38" w:rsidRDefault="00E12A47">
            <w:pPr>
              <w:keepNext/>
              <w:spacing w:after="0"/>
              <w:jc w:val="center"/>
            </w:pPr>
            <w:r>
              <w:rPr>
                <w:sz w:val="17"/>
              </w:rPr>
              <w:t>18</w:t>
            </w:r>
          </w:p>
        </w:tc>
        <w:tc>
          <w:tcPr>
            <w:tcW w:w="567" w:type="dxa"/>
            <w:tcBorders>
              <w:bottom w:val="single" w:sz="4" w:space="0" w:color="E5E2E1"/>
            </w:tcBorders>
            <w:tcMar>
              <w:top w:w="20" w:type="dxa"/>
              <w:left w:w="80" w:type="dxa"/>
              <w:bottom w:w="20" w:type="dxa"/>
              <w:right w:w="80" w:type="dxa"/>
            </w:tcMar>
          </w:tcPr>
          <w:p w14:paraId="722CCDB7" w14:textId="77777777" w:rsidR="00187B38" w:rsidRDefault="00E12A47">
            <w:pPr>
              <w:keepNext/>
              <w:spacing w:after="0"/>
              <w:jc w:val="center"/>
            </w:pPr>
            <w:r>
              <w:rPr>
                <w:sz w:val="17"/>
              </w:rPr>
              <w:t>868</w:t>
            </w:r>
          </w:p>
        </w:tc>
        <w:tc>
          <w:tcPr>
            <w:tcW w:w="454" w:type="dxa"/>
            <w:tcBorders>
              <w:bottom w:val="single" w:sz="4" w:space="0" w:color="E5E2E1"/>
            </w:tcBorders>
            <w:tcMar>
              <w:top w:w="20" w:type="dxa"/>
              <w:left w:w="80" w:type="dxa"/>
              <w:bottom w:w="20" w:type="dxa"/>
              <w:right w:w="80" w:type="dxa"/>
            </w:tcMar>
          </w:tcPr>
          <w:p w14:paraId="3BDCE6CF" w14:textId="77777777" w:rsidR="00187B38" w:rsidRDefault="00E12A47">
            <w:pPr>
              <w:keepNext/>
              <w:spacing w:after="0"/>
              <w:jc w:val="center"/>
            </w:pPr>
            <w:r>
              <w:rPr>
                <w:sz w:val="17"/>
              </w:rPr>
              <w:t>18</w:t>
            </w:r>
          </w:p>
        </w:tc>
        <w:tc>
          <w:tcPr>
            <w:tcW w:w="539" w:type="dxa"/>
            <w:tcBorders>
              <w:bottom w:val="single" w:sz="4" w:space="0" w:color="E5E2E1"/>
            </w:tcBorders>
            <w:tcMar>
              <w:top w:w="20" w:type="dxa"/>
              <w:left w:w="80" w:type="dxa"/>
              <w:bottom w:w="20" w:type="dxa"/>
              <w:right w:w="80" w:type="dxa"/>
            </w:tcMar>
          </w:tcPr>
          <w:p w14:paraId="248F5A4F" w14:textId="77777777" w:rsidR="00187B38" w:rsidRDefault="00E12A47">
            <w:pPr>
              <w:keepNext/>
              <w:spacing w:after="0"/>
              <w:jc w:val="center"/>
            </w:pPr>
            <w:r>
              <w:rPr>
                <w:sz w:val="17"/>
              </w:rPr>
              <w:t>21</w:t>
            </w:r>
          </w:p>
        </w:tc>
        <w:tc>
          <w:tcPr>
            <w:tcW w:w="567" w:type="dxa"/>
            <w:tcBorders>
              <w:bottom w:val="single" w:sz="4" w:space="0" w:color="E5E2E1"/>
            </w:tcBorders>
            <w:tcMar>
              <w:top w:w="20" w:type="dxa"/>
              <w:left w:w="80" w:type="dxa"/>
              <w:bottom w:w="20" w:type="dxa"/>
              <w:right w:w="80" w:type="dxa"/>
            </w:tcMar>
          </w:tcPr>
          <w:p w14:paraId="2A884AA3" w14:textId="77777777" w:rsidR="00187B38" w:rsidRDefault="00E12A47">
            <w:pPr>
              <w:keepNext/>
              <w:spacing w:after="0"/>
              <w:jc w:val="center"/>
            </w:pPr>
            <w:r>
              <w:rPr>
                <w:sz w:val="17"/>
              </w:rPr>
              <w:t>896</w:t>
            </w:r>
          </w:p>
        </w:tc>
        <w:tc>
          <w:tcPr>
            <w:tcW w:w="454" w:type="dxa"/>
            <w:tcBorders>
              <w:bottom w:val="single" w:sz="4" w:space="0" w:color="E5E2E1"/>
            </w:tcBorders>
            <w:tcMar>
              <w:top w:w="20" w:type="dxa"/>
              <w:left w:w="80" w:type="dxa"/>
              <w:bottom w:w="20" w:type="dxa"/>
              <w:right w:w="80" w:type="dxa"/>
            </w:tcMar>
          </w:tcPr>
          <w:p w14:paraId="49A4230F" w14:textId="77777777" w:rsidR="00187B38" w:rsidRDefault="00E12A47">
            <w:pPr>
              <w:keepNext/>
              <w:spacing w:after="0"/>
              <w:jc w:val="center"/>
            </w:pPr>
            <w:r>
              <w:rPr>
                <w:sz w:val="17"/>
              </w:rPr>
              <w:t>16</w:t>
            </w:r>
          </w:p>
        </w:tc>
        <w:tc>
          <w:tcPr>
            <w:tcW w:w="737" w:type="dxa"/>
            <w:tcBorders>
              <w:bottom w:val="single" w:sz="4" w:space="0" w:color="E5E2E1"/>
            </w:tcBorders>
            <w:tcMar>
              <w:top w:w="20" w:type="dxa"/>
              <w:left w:w="80" w:type="dxa"/>
              <w:bottom w:w="20" w:type="dxa"/>
              <w:right w:w="80" w:type="dxa"/>
            </w:tcMar>
          </w:tcPr>
          <w:p w14:paraId="38E1DA1B" w14:textId="77777777" w:rsidR="00187B38" w:rsidRDefault="00E12A47">
            <w:pPr>
              <w:keepNext/>
              <w:spacing w:after="0"/>
              <w:jc w:val="center"/>
            </w:pPr>
            <w:r>
              <w:rPr>
                <w:sz w:val="17"/>
              </w:rPr>
              <w:t>3608</w:t>
            </w:r>
          </w:p>
        </w:tc>
      </w:tr>
      <w:tr w:rsidR="00187B38" w14:paraId="3193EAB9" w14:textId="77777777">
        <w:trPr>
          <w:cantSplit/>
          <w:jc w:val="center"/>
        </w:trPr>
        <w:tc>
          <w:tcPr>
            <w:tcW w:w="510" w:type="dxa"/>
            <w:tcBorders>
              <w:bottom w:val="single" w:sz="4" w:space="0" w:color="E5E2E1"/>
            </w:tcBorders>
            <w:tcMar>
              <w:top w:w="20" w:type="dxa"/>
              <w:left w:w="80" w:type="dxa"/>
              <w:bottom w:w="20" w:type="dxa"/>
              <w:right w:w="80" w:type="dxa"/>
            </w:tcMar>
          </w:tcPr>
          <w:p w14:paraId="7D25E8A6" w14:textId="77777777" w:rsidR="00187B38" w:rsidRDefault="00E12A47">
            <w:pPr>
              <w:keepNext/>
              <w:spacing w:after="0"/>
            </w:pPr>
            <w:r>
              <w:rPr>
                <w:sz w:val="17"/>
              </w:rPr>
              <w:t>24</w:t>
            </w:r>
          </w:p>
        </w:tc>
        <w:tc>
          <w:tcPr>
            <w:tcW w:w="2778" w:type="dxa"/>
            <w:tcBorders>
              <w:bottom w:val="single" w:sz="4" w:space="0" w:color="E5E2E1"/>
            </w:tcBorders>
            <w:tcMar>
              <w:top w:w="20" w:type="dxa"/>
              <w:left w:w="80" w:type="dxa"/>
              <w:bottom w:w="20" w:type="dxa"/>
              <w:right w:w="80" w:type="dxa"/>
            </w:tcMar>
          </w:tcPr>
          <w:p w14:paraId="325B279C" w14:textId="77777777" w:rsidR="00187B38" w:rsidRDefault="00E12A47">
            <w:pPr>
              <w:keepNext/>
              <w:spacing w:after="0"/>
              <w:jc w:val="center"/>
            </w:pPr>
            <w:r>
              <w:rPr>
                <w:sz w:val="17"/>
              </w:rPr>
              <w:t>Adi Geisser / Louise Zgraggen</w:t>
            </w:r>
          </w:p>
        </w:tc>
        <w:tc>
          <w:tcPr>
            <w:tcW w:w="567" w:type="dxa"/>
            <w:tcBorders>
              <w:bottom w:val="single" w:sz="4" w:space="0" w:color="E5E2E1"/>
            </w:tcBorders>
            <w:tcMar>
              <w:top w:w="20" w:type="dxa"/>
              <w:left w:w="80" w:type="dxa"/>
              <w:bottom w:w="20" w:type="dxa"/>
              <w:right w:w="80" w:type="dxa"/>
            </w:tcMar>
          </w:tcPr>
          <w:p w14:paraId="6E0B5686" w14:textId="77777777" w:rsidR="00187B38" w:rsidRDefault="00E12A47">
            <w:pPr>
              <w:keepNext/>
              <w:spacing w:after="0"/>
              <w:jc w:val="center"/>
            </w:pPr>
            <w:r>
              <w:rPr>
                <w:sz w:val="17"/>
              </w:rPr>
              <w:t>810</w:t>
            </w:r>
          </w:p>
        </w:tc>
        <w:tc>
          <w:tcPr>
            <w:tcW w:w="454" w:type="dxa"/>
            <w:tcBorders>
              <w:bottom w:val="single" w:sz="4" w:space="0" w:color="E5E2E1"/>
            </w:tcBorders>
            <w:tcMar>
              <w:top w:w="20" w:type="dxa"/>
              <w:left w:w="80" w:type="dxa"/>
              <w:bottom w:w="20" w:type="dxa"/>
              <w:right w:w="80" w:type="dxa"/>
            </w:tcMar>
          </w:tcPr>
          <w:p w14:paraId="44033E20" w14:textId="77777777" w:rsidR="00187B38" w:rsidRDefault="00E12A47">
            <w:pPr>
              <w:keepNext/>
              <w:spacing w:after="0"/>
              <w:jc w:val="center"/>
            </w:pPr>
            <w:r>
              <w:rPr>
                <w:sz w:val="17"/>
              </w:rPr>
              <w:t>25</w:t>
            </w:r>
          </w:p>
        </w:tc>
        <w:tc>
          <w:tcPr>
            <w:tcW w:w="567" w:type="dxa"/>
            <w:tcBorders>
              <w:bottom w:val="single" w:sz="4" w:space="0" w:color="E5E2E1"/>
            </w:tcBorders>
            <w:tcMar>
              <w:top w:w="20" w:type="dxa"/>
              <w:left w:w="80" w:type="dxa"/>
              <w:bottom w:w="20" w:type="dxa"/>
              <w:right w:w="80" w:type="dxa"/>
            </w:tcMar>
          </w:tcPr>
          <w:p w14:paraId="4B733D99" w14:textId="77777777" w:rsidR="00187B38" w:rsidRDefault="00E12A47">
            <w:pPr>
              <w:keepNext/>
              <w:spacing w:after="0"/>
              <w:jc w:val="center"/>
            </w:pPr>
            <w:r>
              <w:rPr>
                <w:sz w:val="17"/>
              </w:rPr>
              <w:t>982</w:t>
            </w:r>
          </w:p>
        </w:tc>
        <w:tc>
          <w:tcPr>
            <w:tcW w:w="454" w:type="dxa"/>
            <w:tcBorders>
              <w:bottom w:val="single" w:sz="4" w:space="0" w:color="E5E2E1"/>
            </w:tcBorders>
            <w:tcMar>
              <w:top w:w="20" w:type="dxa"/>
              <w:left w:w="80" w:type="dxa"/>
              <w:bottom w:w="20" w:type="dxa"/>
              <w:right w:w="80" w:type="dxa"/>
            </w:tcMar>
          </w:tcPr>
          <w:p w14:paraId="1F0EE69C" w14:textId="77777777" w:rsidR="00187B38" w:rsidRDefault="00E12A47">
            <w:pPr>
              <w:keepNext/>
              <w:spacing w:after="0"/>
              <w:jc w:val="center"/>
            </w:pPr>
            <w:r>
              <w:rPr>
                <w:sz w:val="17"/>
              </w:rPr>
              <w:t>12</w:t>
            </w:r>
          </w:p>
        </w:tc>
        <w:tc>
          <w:tcPr>
            <w:tcW w:w="539" w:type="dxa"/>
            <w:tcBorders>
              <w:bottom w:val="single" w:sz="4" w:space="0" w:color="E5E2E1"/>
            </w:tcBorders>
            <w:tcMar>
              <w:top w:w="20" w:type="dxa"/>
              <w:left w:w="80" w:type="dxa"/>
              <w:bottom w:w="20" w:type="dxa"/>
              <w:right w:w="80" w:type="dxa"/>
            </w:tcMar>
          </w:tcPr>
          <w:p w14:paraId="19B1A1DA" w14:textId="77777777" w:rsidR="00187B38" w:rsidRDefault="00E12A47">
            <w:pPr>
              <w:keepNext/>
              <w:spacing w:after="0"/>
              <w:jc w:val="center"/>
            </w:pPr>
            <w:r>
              <w:rPr>
                <w:sz w:val="17"/>
              </w:rPr>
              <w:t>19</w:t>
            </w:r>
          </w:p>
        </w:tc>
        <w:tc>
          <w:tcPr>
            <w:tcW w:w="567" w:type="dxa"/>
            <w:tcBorders>
              <w:bottom w:val="single" w:sz="4" w:space="0" w:color="E5E2E1"/>
            </w:tcBorders>
            <w:tcMar>
              <w:top w:w="20" w:type="dxa"/>
              <w:left w:w="80" w:type="dxa"/>
              <w:bottom w:w="20" w:type="dxa"/>
              <w:right w:w="80" w:type="dxa"/>
            </w:tcMar>
          </w:tcPr>
          <w:p w14:paraId="4E9ADDFE" w14:textId="77777777" w:rsidR="00187B38" w:rsidRDefault="00E12A47">
            <w:pPr>
              <w:keepNext/>
              <w:spacing w:after="0"/>
              <w:jc w:val="center"/>
            </w:pPr>
            <w:r>
              <w:rPr>
                <w:sz w:val="17"/>
              </w:rPr>
              <w:t>1022</w:t>
            </w:r>
          </w:p>
        </w:tc>
        <w:tc>
          <w:tcPr>
            <w:tcW w:w="454" w:type="dxa"/>
            <w:tcBorders>
              <w:bottom w:val="single" w:sz="4" w:space="0" w:color="E5E2E1"/>
            </w:tcBorders>
            <w:tcMar>
              <w:top w:w="20" w:type="dxa"/>
              <w:left w:w="80" w:type="dxa"/>
              <w:bottom w:w="20" w:type="dxa"/>
              <w:right w:w="80" w:type="dxa"/>
            </w:tcMar>
          </w:tcPr>
          <w:p w14:paraId="26434326" w14:textId="77777777" w:rsidR="00187B38" w:rsidRDefault="00E12A47">
            <w:pPr>
              <w:keepNext/>
              <w:spacing w:after="0"/>
              <w:jc w:val="center"/>
            </w:pPr>
            <w:r>
              <w:rPr>
                <w:sz w:val="17"/>
              </w:rPr>
              <w:t>8</w:t>
            </w:r>
          </w:p>
        </w:tc>
        <w:tc>
          <w:tcPr>
            <w:tcW w:w="539" w:type="dxa"/>
            <w:tcBorders>
              <w:bottom w:val="single" w:sz="4" w:space="0" w:color="E5E2E1"/>
            </w:tcBorders>
            <w:tcMar>
              <w:top w:w="20" w:type="dxa"/>
              <w:left w:w="80" w:type="dxa"/>
              <w:bottom w:w="20" w:type="dxa"/>
              <w:right w:w="80" w:type="dxa"/>
            </w:tcMar>
          </w:tcPr>
          <w:p w14:paraId="7D73D587" w14:textId="77777777" w:rsidR="00187B38" w:rsidRDefault="00E12A47">
            <w:pPr>
              <w:keepNext/>
              <w:spacing w:after="0"/>
              <w:jc w:val="center"/>
            </w:pPr>
            <w:r>
              <w:rPr>
                <w:sz w:val="17"/>
              </w:rPr>
              <w:t>15</w:t>
            </w:r>
          </w:p>
        </w:tc>
        <w:tc>
          <w:tcPr>
            <w:tcW w:w="567" w:type="dxa"/>
            <w:tcBorders>
              <w:bottom w:val="single" w:sz="4" w:space="0" w:color="E5E2E1"/>
            </w:tcBorders>
            <w:tcMar>
              <w:top w:w="20" w:type="dxa"/>
              <w:left w:w="80" w:type="dxa"/>
              <w:bottom w:w="20" w:type="dxa"/>
              <w:right w:w="80" w:type="dxa"/>
            </w:tcMar>
          </w:tcPr>
          <w:p w14:paraId="5FD39C3E" w14:textId="77777777" w:rsidR="00187B38" w:rsidRDefault="00E12A47">
            <w:pPr>
              <w:keepNext/>
              <w:spacing w:after="0"/>
              <w:jc w:val="center"/>
            </w:pPr>
            <w:r>
              <w:rPr>
                <w:sz w:val="17"/>
              </w:rPr>
              <w:t>618</w:t>
            </w:r>
          </w:p>
        </w:tc>
        <w:tc>
          <w:tcPr>
            <w:tcW w:w="454" w:type="dxa"/>
            <w:tcBorders>
              <w:bottom w:val="single" w:sz="4" w:space="0" w:color="E5E2E1"/>
            </w:tcBorders>
            <w:tcMar>
              <w:top w:w="20" w:type="dxa"/>
              <w:left w:w="80" w:type="dxa"/>
              <w:bottom w:w="20" w:type="dxa"/>
              <w:right w:w="80" w:type="dxa"/>
            </w:tcMar>
          </w:tcPr>
          <w:p w14:paraId="541DEEA2" w14:textId="77777777" w:rsidR="00187B38" w:rsidRDefault="00E12A47">
            <w:pPr>
              <w:keepNext/>
              <w:spacing w:after="0"/>
              <w:jc w:val="center"/>
            </w:pPr>
            <w:r>
              <w:rPr>
                <w:sz w:val="17"/>
              </w:rPr>
              <w:t>26</w:t>
            </w:r>
          </w:p>
        </w:tc>
        <w:tc>
          <w:tcPr>
            <w:tcW w:w="737" w:type="dxa"/>
            <w:tcBorders>
              <w:bottom w:val="single" w:sz="4" w:space="0" w:color="E5E2E1"/>
            </w:tcBorders>
            <w:tcMar>
              <w:top w:w="20" w:type="dxa"/>
              <w:left w:w="80" w:type="dxa"/>
              <w:bottom w:w="20" w:type="dxa"/>
              <w:right w:w="80" w:type="dxa"/>
            </w:tcMar>
          </w:tcPr>
          <w:p w14:paraId="1B589D36" w14:textId="77777777" w:rsidR="00187B38" w:rsidRDefault="00E12A47">
            <w:pPr>
              <w:keepNext/>
              <w:spacing w:after="0"/>
              <w:jc w:val="center"/>
            </w:pPr>
            <w:r>
              <w:rPr>
                <w:sz w:val="17"/>
              </w:rPr>
              <w:t>3432</w:t>
            </w:r>
          </w:p>
        </w:tc>
      </w:tr>
      <w:tr w:rsidR="00187B38" w14:paraId="69B1C4EF" w14:textId="77777777">
        <w:trPr>
          <w:cantSplit/>
          <w:jc w:val="center"/>
        </w:trPr>
        <w:tc>
          <w:tcPr>
            <w:tcW w:w="510" w:type="dxa"/>
            <w:tcBorders>
              <w:bottom w:val="single" w:sz="4" w:space="0" w:color="E5E2E1"/>
            </w:tcBorders>
            <w:tcMar>
              <w:top w:w="20" w:type="dxa"/>
              <w:left w:w="80" w:type="dxa"/>
              <w:bottom w:w="20" w:type="dxa"/>
              <w:right w:w="80" w:type="dxa"/>
            </w:tcMar>
          </w:tcPr>
          <w:p w14:paraId="12A08756" w14:textId="77777777" w:rsidR="00187B38" w:rsidRDefault="00E12A47">
            <w:pPr>
              <w:keepNext/>
              <w:spacing w:after="0"/>
            </w:pPr>
            <w:r>
              <w:rPr>
                <w:sz w:val="17"/>
              </w:rPr>
              <w:t>25</w:t>
            </w:r>
          </w:p>
        </w:tc>
        <w:tc>
          <w:tcPr>
            <w:tcW w:w="2778" w:type="dxa"/>
            <w:tcBorders>
              <w:bottom w:val="single" w:sz="4" w:space="0" w:color="E5E2E1"/>
            </w:tcBorders>
            <w:tcMar>
              <w:top w:w="20" w:type="dxa"/>
              <w:left w:w="80" w:type="dxa"/>
              <w:bottom w:w="20" w:type="dxa"/>
              <w:right w:w="80" w:type="dxa"/>
            </w:tcMar>
          </w:tcPr>
          <w:p w14:paraId="3374B6B3" w14:textId="77777777" w:rsidR="00187B38" w:rsidRDefault="00E12A47">
            <w:pPr>
              <w:keepNext/>
              <w:spacing w:after="0"/>
              <w:jc w:val="center"/>
            </w:pPr>
            <w:r>
              <w:rPr>
                <w:sz w:val="17"/>
              </w:rPr>
              <w:t>Reto Infanger / Patrik Stampfli</w:t>
            </w:r>
          </w:p>
        </w:tc>
        <w:tc>
          <w:tcPr>
            <w:tcW w:w="567" w:type="dxa"/>
            <w:tcBorders>
              <w:bottom w:val="single" w:sz="4" w:space="0" w:color="E5E2E1"/>
            </w:tcBorders>
            <w:tcMar>
              <w:top w:w="20" w:type="dxa"/>
              <w:left w:w="80" w:type="dxa"/>
              <w:bottom w:w="20" w:type="dxa"/>
              <w:right w:w="80" w:type="dxa"/>
            </w:tcMar>
          </w:tcPr>
          <w:p w14:paraId="1F91BD4F" w14:textId="77777777" w:rsidR="00187B38" w:rsidRDefault="00E12A47">
            <w:pPr>
              <w:keepNext/>
              <w:spacing w:after="0"/>
              <w:jc w:val="center"/>
            </w:pPr>
            <w:r>
              <w:rPr>
                <w:sz w:val="17"/>
              </w:rPr>
              <w:t>959</w:t>
            </w:r>
          </w:p>
        </w:tc>
        <w:tc>
          <w:tcPr>
            <w:tcW w:w="454" w:type="dxa"/>
            <w:tcBorders>
              <w:bottom w:val="single" w:sz="4" w:space="0" w:color="E5E2E1"/>
            </w:tcBorders>
            <w:tcMar>
              <w:top w:w="20" w:type="dxa"/>
              <w:left w:w="80" w:type="dxa"/>
              <w:bottom w:w="20" w:type="dxa"/>
              <w:right w:w="80" w:type="dxa"/>
            </w:tcMar>
          </w:tcPr>
          <w:p w14:paraId="35182FBB" w14:textId="77777777" w:rsidR="00187B38" w:rsidRDefault="00E12A47">
            <w:pPr>
              <w:keepNext/>
              <w:spacing w:after="0"/>
              <w:jc w:val="center"/>
            </w:pPr>
            <w:r>
              <w:rPr>
                <w:sz w:val="17"/>
              </w:rPr>
              <w:t>12</w:t>
            </w:r>
          </w:p>
        </w:tc>
        <w:tc>
          <w:tcPr>
            <w:tcW w:w="567" w:type="dxa"/>
            <w:tcBorders>
              <w:bottom w:val="single" w:sz="4" w:space="0" w:color="E5E2E1"/>
            </w:tcBorders>
            <w:tcMar>
              <w:top w:w="20" w:type="dxa"/>
              <w:left w:w="80" w:type="dxa"/>
              <w:bottom w:w="20" w:type="dxa"/>
              <w:right w:w="80" w:type="dxa"/>
            </w:tcMar>
          </w:tcPr>
          <w:p w14:paraId="7BEBDCF7" w14:textId="77777777" w:rsidR="00187B38" w:rsidRDefault="00E12A47">
            <w:pPr>
              <w:keepNext/>
              <w:spacing w:after="0"/>
              <w:jc w:val="center"/>
            </w:pPr>
            <w:r>
              <w:rPr>
                <w:sz w:val="17"/>
              </w:rPr>
              <w:t>803</w:t>
            </w:r>
          </w:p>
        </w:tc>
        <w:tc>
          <w:tcPr>
            <w:tcW w:w="454" w:type="dxa"/>
            <w:tcBorders>
              <w:bottom w:val="single" w:sz="4" w:space="0" w:color="E5E2E1"/>
            </w:tcBorders>
            <w:tcMar>
              <w:top w:w="20" w:type="dxa"/>
              <w:left w:w="80" w:type="dxa"/>
              <w:bottom w:w="20" w:type="dxa"/>
              <w:right w:w="80" w:type="dxa"/>
            </w:tcMar>
          </w:tcPr>
          <w:p w14:paraId="2288ED3D" w14:textId="77777777" w:rsidR="00187B38" w:rsidRDefault="00E12A47">
            <w:pPr>
              <w:keepNext/>
              <w:spacing w:after="0"/>
              <w:jc w:val="center"/>
            </w:pPr>
            <w:r>
              <w:rPr>
                <w:sz w:val="17"/>
              </w:rPr>
              <w:t>25</w:t>
            </w:r>
          </w:p>
        </w:tc>
        <w:tc>
          <w:tcPr>
            <w:tcW w:w="539" w:type="dxa"/>
            <w:tcBorders>
              <w:bottom w:val="single" w:sz="4" w:space="0" w:color="E5E2E1"/>
            </w:tcBorders>
            <w:tcMar>
              <w:top w:w="20" w:type="dxa"/>
              <w:left w:w="80" w:type="dxa"/>
              <w:bottom w:w="20" w:type="dxa"/>
              <w:right w:w="80" w:type="dxa"/>
            </w:tcMar>
          </w:tcPr>
          <w:p w14:paraId="7A01FA39" w14:textId="77777777" w:rsidR="00187B38" w:rsidRDefault="00E12A47">
            <w:pPr>
              <w:keepNext/>
              <w:spacing w:after="0"/>
              <w:jc w:val="center"/>
            </w:pPr>
            <w:r>
              <w:rPr>
                <w:sz w:val="17"/>
              </w:rPr>
              <w:t>20</w:t>
            </w:r>
          </w:p>
        </w:tc>
        <w:tc>
          <w:tcPr>
            <w:tcW w:w="567" w:type="dxa"/>
            <w:tcBorders>
              <w:bottom w:val="single" w:sz="4" w:space="0" w:color="E5E2E1"/>
            </w:tcBorders>
            <w:tcMar>
              <w:top w:w="20" w:type="dxa"/>
              <w:left w:w="80" w:type="dxa"/>
              <w:bottom w:w="20" w:type="dxa"/>
              <w:right w:w="80" w:type="dxa"/>
            </w:tcMar>
          </w:tcPr>
          <w:p w14:paraId="38E95E55" w14:textId="77777777" w:rsidR="00187B38" w:rsidRDefault="00E12A47">
            <w:pPr>
              <w:keepNext/>
              <w:spacing w:after="0"/>
              <w:jc w:val="center"/>
            </w:pPr>
            <w:r>
              <w:rPr>
                <w:sz w:val="17"/>
              </w:rPr>
              <w:t>862</w:t>
            </w:r>
          </w:p>
        </w:tc>
        <w:tc>
          <w:tcPr>
            <w:tcW w:w="454" w:type="dxa"/>
            <w:tcBorders>
              <w:bottom w:val="single" w:sz="4" w:space="0" w:color="E5E2E1"/>
            </w:tcBorders>
            <w:tcMar>
              <w:top w:w="20" w:type="dxa"/>
              <w:left w:w="80" w:type="dxa"/>
              <w:bottom w:w="20" w:type="dxa"/>
              <w:right w:w="80" w:type="dxa"/>
            </w:tcMar>
          </w:tcPr>
          <w:p w14:paraId="6BD4C5DB" w14:textId="77777777" w:rsidR="00187B38" w:rsidRDefault="00E12A47">
            <w:pPr>
              <w:keepNext/>
              <w:spacing w:after="0"/>
              <w:jc w:val="center"/>
            </w:pPr>
            <w:r>
              <w:rPr>
                <w:sz w:val="17"/>
              </w:rPr>
              <w:t>19</w:t>
            </w:r>
          </w:p>
        </w:tc>
        <w:tc>
          <w:tcPr>
            <w:tcW w:w="539" w:type="dxa"/>
            <w:tcBorders>
              <w:bottom w:val="single" w:sz="4" w:space="0" w:color="E5E2E1"/>
            </w:tcBorders>
            <w:tcMar>
              <w:top w:w="20" w:type="dxa"/>
              <w:left w:w="80" w:type="dxa"/>
              <w:bottom w:w="20" w:type="dxa"/>
              <w:right w:w="80" w:type="dxa"/>
            </w:tcMar>
          </w:tcPr>
          <w:p w14:paraId="5CB760BD" w14:textId="77777777" w:rsidR="00187B38" w:rsidRDefault="00E12A47">
            <w:pPr>
              <w:keepNext/>
              <w:spacing w:after="0"/>
              <w:jc w:val="center"/>
            </w:pPr>
            <w:r>
              <w:rPr>
                <w:sz w:val="17"/>
              </w:rPr>
              <w:t>23</w:t>
            </w:r>
          </w:p>
        </w:tc>
        <w:tc>
          <w:tcPr>
            <w:tcW w:w="567" w:type="dxa"/>
            <w:tcBorders>
              <w:bottom w:val="single" w:sz="4" w:space="0" w:color="E5E2E1"/>
            </w:tcBorders>
            <w:tcMar>
              <w:top w:w="20" w:type="dxa"/>
              <w:left w:w="80" w:type="dxa"/>
              <w:bottom w:w="20" w:type="dxa"/>
              <w:right w:w="80" w:type="dxa"/>
            </w:tcMar>
          </w:tcPr>
          <w:p w14:paraId="02070802" w14:textId="77777777" w:rsidR="00187B38" w:rsidRDefault="00E12A47">
            <w:pPr>
              <w:keepNext/>
              <w:spacing w:after="0"/>
              <w:jc w:val="center"/>
            </w:pPr>
            <w:r>
              <w:rPr>
                <w:sz w:val="17"/>
              </w:rPr>
              <w:t>739</w:t>
            </w:r>
          </w:p>
        </w:tc>
        <w:tc>
          <w:tcPr>
            <w:tcW w:w="454" w:type="dxa"/>
            <w:tcBorders>
              <w:bottom w:val="single" w:sz="4" w:space="0" w:color="E5E2E1"/>
            </w:tcBorders>
            <w:tcMar>
              <w:top w:w="20" w:type="dxa"/>
              <w:left w:w="80" w:type="dxa"/>
              <w:bottom w:w="20" w:type="dxa"/>
              <w:right w:w="80" w:type="dxa"/>
            </w:tcMar>
          </w:tcPr>
          <w:p w14:paraId="62CAE3EE" w14:textId="77777777" w:rsidR="00187B38" w:rsidRDefault="00E12A47">
            <w:pPr>
              <w:keepNext/>
              <w:spacing w:after="0"/>
              <w:jc w:val="center"/>
            </w:pPr>
            <w:r>
              <w:rPr>
                <w:sz w:val="17"/>
              </w:rPr>
              <w:t>24</w:t>
            </w:r>
          </w:p>
        </w:tc>
        <w:tc>
          <w:tcPr>
            <w:tcW w:w="737" w:type="dxa"/>
            <w:tcBorders>
              <w:bottom w:val="single" w:sz="4" w:space="0" w:color="E5E2E1"/>
            </w:tcBorders>
            <w:tcMar>
              <w:top w:w="20" w:type="dxa"/>
              <w:left w:w="80" w:type="dxa"/>
              <w:bottom w:w="20" w:type="dxa"/>
              <w:right w:w="80" w:type="dxa"/>
            </w:tcMar>
          </w:tcPr>
          <w:p w14:paraId="1C970BF0" w14:textId="77777777" w:rsidR="00187B38" w:rsidRDefault="00E12A47">
            <w:pPr>
              <w:keepNext/>
              <w:spacing w:after="0"/>
              <w:jc w:val="center"/>
            </w:pPr>
            <w:r>
              <w:rPr>
                <w:sz w:val="17"/>
              </w:rPr>
              <w:t>3363</w:t>
            </w:r>
          </w:p>
        </w:tc>
      </w:tr>
      <w:tr w:rsidR="00187B38" w14:paraId="7DBC8B96" w14:textId="77777777">
        <w:trPr>
          <w:cantSplit/>
          <w:jc w:val="center"/>
        </w:trPr>
        <w:tc>
          <w:tcPr>
            <w:tcW w:w="510" w:type="dxa"/>
            <w:tcBorders>
              <w:bottom w:val="single" w:sz="4" w:space="0" w:color="E5E2E1"/>
            </w:tcBorders>
            <w:tcMar>
              <w:top w:w="20" w:type="dxa"/>
              <w:left w:w="80" w:type="dxa"/>
              <w:bottom w:w="20" w:type="dxa"/>
              <w:right w:w="80" w:type="dxa"/>
            </w:tcMar>
          </w:tcPr>
          <w:p w14:paraId="63DD015A" w14:textId="77777777" w:rsidR="00187B38" w:rsidRDefault="00E12A47">
            <w:pPr>
              <w:spacing w:after="0"/>
            </w:pPr>
            <w:r>
              <w:rPr>
                <w:sz w:val="17"/>
              </w:rPr>
              <w:t>26</w:t>
            </w:r>
          </w:p>
        </w:tc>
        <w:tc>
          <w:tcPr>
            <w:tcW w:w="2778" w:type="dxa"/>
            <w:tcBorders>
              <w:bottom w:val="single" w:sz="4" w:space="0" w:color="E5E2E1"/>
            </w:tcBorders>
            <w:tcMar>
              <w:top w:w="20" w:type="dxa"/>
              <w:left w:w="80" w:type="dxa"/>
              <w:bottom w:w="20" w:type="dxa"/>
              <w:right w:w="80" w:type="dxa"/>
            </w:tcMar>
          </w:tcPr>
          <w:p w14:paraId="3089D58E" w14:textId="77777777" w:rsidR="00187B38" w:rsidRDefault="00E12A47">
            <w:pPr>
              <w:spacing w:after="0"/>
              <w:jc w:val="center"/>
            </w:pPr>
            <w:r>
              <w:rPr>
                <w:sz w:val="17"/>
              </w:rPr>
              <w:t>Manuel Gnos / Meinrad Epp</w:t>
            </w:r>
          </w:p>
        </w:tc>
        <w:tc>
          <w:tcPr>
            <w:tcW w:w="567" w:type="dxa"/>
            <w:tcBorders>
              <w:bottom w:val="single" w:sz="4" w:space="0" w:color="E5E2E1"/>
            </w:tcBorders>
            <w:tcMar>
              <w:top w:w="20" w:type="dxa"/>
              <w:left w:w="80" w:type="dxa"/>
              <w:bottom w:w="20" w:type="dxa"/>
              <w:right w:w="80" w:type="dxa"/>
            </w:tcMar>
          </w:tcPr>
          <w:p w14:paraId="32D265BB" w14:textId="77777777" w:rsidR="00187B38" w:rsidRDefault="00E12A47">
            <w:pPr>
              <w:spacing w:after="0"/>
              <w:jc w:val="center"/>
            </w:pPr>
            <w:r>
              <w:rPr>
                <w:sz w:val="17"/>
              </w:rPr>
              <w:t>828</w:t>
            </w:r>
          </w:p>
        </w:tc>
        <w:tc>
          <w:tcPr>
            <w:tcW w:w="454" w:type="dxa"/>
            <w:tcBorders>
              <w:bottom w:val="single" w:sz="4" w:space="0" w:color="E5E2E1"/>
            </w:tcBorders>
            <w:tcMar>
              <w:top w:w="20" w:type="dxa"/>
              <w:left w:w="80" w:type="dxa"/>
              <w:bottom w:w="20" w:type="dxa"/>
              <w:right w:w="80" w:type="dxa"/>
            </w:tcMar>
          </w:tcPr>
          <w:p w14:paraId="4C9572CD" w14:textId="77777777" w:rsidR="00187B38" w:rsidRDefault="00E12A47">
            <w:pPr>
              <w:spacing w:after="0"/>
              <w:jc w:val="center"/>
            </w:pPr>
            <w:r>
              <w:rPr>
                <w:sz w:val="17"/>
              </w:rPr>
              <w:t>24</w:t>
            </w:r>
          </w:p>
        </w:tc>
        <w:tc>
          <w:tcPr>
            <w:tcW w:w="567" w:type="dxa"/>
            <w:tcBorders>
              <w:bottom w:val="single" w:sz="4" w:space="0" w:color="E5E2E1"/>
            </w:tcBorders>
            <w:tcMar>
              <w:top w:w="20" w:type="dxa"/>
              <w:left w:w="80" w:type="dxa"/>
              <w:bottom w:w="20" w:type="dxa"/>
              <w:right w:w="80" w:type="dxa"/>
            </w:tcMar>
          </w:tcPr>
          <w:p w14:paraId="1C620156" w14:textId="77777777" w:rsidR="00187B38" w:rsidRDefault="00E12A47">
            <w:pPr>
              <w:spacing w:after="0"/>
              <w:jc w:val="center"/>
            </w:pPr>
            <w:r>
              <w:rPr>
                <w:sz w:val="17"/>
              </w:rPr>
              <w:t>834</w:t>
            </w:r>
          </w:p>
        </w:tc>
        <w:tc>
          <w:tcPr>
            <w:tcW w:w="454" w:type="dxa"/>
            <w:tcBorders>
              <w:bottom w:val="single" w:sz="4" w:space="0" w:color="E5E2E1"/>
            </w:tcBorders>
            <w:tcMar>
              <w:top w:w="20" w:type="dxa"/>
              <w:left w:w="80" w:type="dxa"/>
              <w:bottom w:w="20" w:type="dxa"/>
              <w:right w:w="80" w:type="dxa"/>
            </w:tcMar>
          </w:tcPr>
          <w:p w14:paraId="76D9F211" w14:textId="77777777" w:rsidR="00187B38" w:rsidRDefault="00E12A47">
            <w:pPr>
              <w:spacing w:after="0"/>
              <w:jc w:val="center"/>
            </w:pPr>
            <w:r>
              <w:rPr>
                <w:sz w:val="17"/>
              </w:rPr>
              <w:t>22</w:t>
            </w:r>
          </w:p>
        </w:tc>
        <w:tc>
          <w:tcPr>
            <w:tcW w:w="539" w:type="dxa"/>
            <w:tcBorders>
              <w:bottom w:val="single" w:sz="4" w:space="0" w:color="E5E2E1"/>
            </w:tcBorders>
            <w:tcMar>
              <w:top w:w="20" w:type="dxa"/>
              <w:left w:w="80" w:type="dxa"/>
              <w:bottom w:w="20" w:type="dxa"/>
              <w:right w:w="80" w:type="dxa"/>
            </w:tcMar>
          </w:tcPr>
          <w:p w14:paraId="22286E5D" w14:textId="77777777" w:rsidR="00187B38" w:rsidRDefault="00E12A47">
            <w:pPr>
              <w:spacing w:after="0"/>
              <w:jc w:val="center"/>
            </w:pPr>
            <w:r>
              <w:rPr>
                <w:sz w:val="17"/>
              </w:rPr>
              <w:t>26</w:t>
            </w:r>
          </w:p>
        </w:tc>
        <w:tc>
          <w:tcPr>
            <w:tcW w:w="567" w:type="dxa"/>
            <w:tcBorders>
              <w:bottom w:val="single" w:sz="4" w:space="0" w:color="E5E2E1"/>
            </w:tcBorders>
            <w:tcMar>
              <w:top w:w="20" w:type="dxa"/>
              <w:left w:w="80" w:type="dxa"/>
              <w:bottom w:w="20" w:type="dxa"/>
              <w:right w:w="80" w:type="dxa"/>
            </w:tcMar>
          </w:tcPr>
          <w:p w14:paraId="041EA6C1" w14:textId="77777777" w:rsidR="00187B38" w:rsidRDefault="00E12A47">
            <w:pPr>
              <w:spacing w:after="0"/>
              <w:jc w:val="center"/>
            </w:pPr>
            <w:r>
              <w:rPr>
                <w:sz w:val="17"/>
              </w:rPr>
              <w:t>693</w:t>
            </w:r>
          </w:p>
        </w:tc>
        <w:tc>
          <w:tcPr>
            <w:tcW w:w="454" w:type="dxa"/>
            <w:tcBorders>
              <w:bottom w:val="single" w:sz="4" w:space="0" w:color="E5E2E1"/>
            </w:tcBorders>
            <w:tcMar>
              <w:top w:w="20" w:type="dxa"/>
              <w:left w:w="80" w:type="dxa"/>
              <w:bottom w:w="20" w:type="dxa"/>
              <w:right w:w="80" w:type="dxa"/>
            </w:tcMar>
          </w:tcPr>
          <w:p w14:paraId="26EFD9BC" w14:textId="77777777" w:rsidR="00187B38" w:rsidRDefault="00E12A47">
            <w:pPr>
              <w:spacing w:after="0"/>
              <w:jc w:val="center"/>
            </w:pPr>
            <w:r>
              <w:rPr>
                <w:sz w:val="17"/>
              </w:rPr>
              <w:t>26</w:t>
            </w:r>
          </w:p>
        </w:tc>
        <w:tc>
          <w:tcPr>
            <w:tcW w:w="539" w:type="dxa"/>
            <w:tcBorders>
              <w:bottom w:val="single" w:sz="4" w:space="0" w:color="E5E2E1"/>
            </w:tcBorders>
            <w:tcMar>
              <w:top w:w="20" w:type="dxa"/>
              <w:left w:w="80" w:type="dxa"/>
              <w:bottom w:w="20" w:type="dxa"/>
              <w:right w:w="80" w:type="dxa"/>
            </w:tcMar>
          </w:tcPr>
          <w:p w14:paraId="5A80CDCC" w14:textId="77777777" w:rsidR="00187B38" w:rsidRDefault="00E12A47">
            <w:pPr>
              <w:spacing w:after="0"/>
              <w:jc w:val="center"/>
            </w:pPr>
            <w:r>
              <w:rPr>
                <w:sz w:val="17"/>
              </w:rPr>
              <w:t>26</w:t>
            </w:r>
          </w:p>
        </w:tc>
        <w:tc>
          <w:tcPr>
            <w:tcW w:w="567" w:type="dxa"/>
            <w:tcBorders>
              <w:bottom w:val="single" w:sz="4" w:space="0" w:color="E5E2E1"/>
            </w:tcBorders>
            <w:tcMar>
              <w:top w:w="20" w:type="dxa"/>
              <w:left w:w="80" w:type="dxa"/>
              <w:bottom w:w="20" w:type="dxa"/>
              <w:right w:w="80" w:type="dxa"/>
            </w:tcMar>
          </w:tcPr>
          <w:p w14:paraId="1A63F669" w14:textId="77777777" w:rsidR="00187B38" w:rsidRDefault="00E12A47">
            <w:pPr>
              <w:spacing w:after="0"/>
              <w:jc w:val="center"/>
            </w:pPr>
            <w:r>
              <w:rPr>
                <w:sz w:val="17"/>
              </w:rPr>
              <w:t>752</w:t>
            </w:r>
          </w:p>
        </w:tc>
        <w:tc>
          <w:tcPr>
            <w:tcW w:w="454" w:type="dxa"/>
            <w:tcBorders>
              <w:bottom w:val="single" w:sz="4" w:space="0" w:color="E5E2E1"/>
            </w:tcBorders>
            <w:tcMar>
              <w:top w:w="20" w:type="dxa"/>
              <w:left w:w="80" w:type="dxa"/>
              <w:bottom w:w="20" w:type="dxa"/>
              <w:right w:w="80" w:type="dxa"/>
            </w:tcMar>
          </w:tcPr>
          <w:p w14:paraId="07F0D1D2" w14:textId="77777777" w:rsidR="00187B38" w:rsidRDefault="00E12A47">
            <w:pPr>
              <w:spacing w:after="0"/>
              <w:jc w:val="center"/>
            </w:pPr>
            <w:r>
              <w:rPr>
                <w:sz w:val="17"/>
              </w:rPr>
              <w:t>23</w:t>
            </w:r>
          </w:p>
        </w:tc>
        <w:tc>
          <w:tcPr>
            <w:tcW w:w="737" w:type="dxa"/>
            <w:tcBorders>
              <w:bottom w:val="single" w:sz="4" w:space="0" w:color="E5E2E1"/>
            </w:tcBorders>
            <w:tcMar>
              <w:top w:w="20" w:type="dxa"/>
              <w:left w:w="80" w:type="dxa"/>
              <w:bottom w:w="20" w:type="dxa"/>
              <w:right w:w="80" w:type="dxa"/>
            </w:tcMar>
          </w:tcPr>
          <w:p w14:paraId="3CAE1731" w14:textId="77777777" w:rsidR="00187B38" w:rsidRDefault="00E12A47">
            <w:pPr>
              <w:spacing w:after="0"/>
              <w:jc w:val="center"/>
            </w:pPr>
            <w:r>
              <w:rPr>
                <w:sz w:val="17"/>
              </w:rPr>
              <w:t>3107</w:t>
            </w:r>
          </w:p>
        </w:tc>
      </w:tr>
    </w:tbl>
    <w:p w14:paraId="4544030F" w14:textId="77777777" w:rsidR="00187B38" w:rsidRPr="007159AE" w:rsidRDefault="00E12A47" w:rsidP="003910A2">
      <w:pPr>
        <w:spacing w:before="40"/>
        <w:jc w:val="both"/>
        <w:rPr>
          <w:lang w:val="de-CH"/>
        </w:rPr>
      </w:pPr>
      <w:r w:rsidRPr="007159AE">
        <w:rPr>
          <w:color w:val="52575E"/>
          <w:sz w:val="15"/>
          <w:lang w:val="de-CH"/>
        </w:rPr>
        <w:t xml:space="preserve">P1–P4 Punkte pro Passe · </w:t>
      </w:r>
      <w:proofErr w:type="spellStart"/>
      <w:r w:rsidRPr="007159AE">
        <w:rPr>
          <w:color w:val="52575E"/>
          <w:sz w:val="15"/>
          <w:lang w:val="de-CH"/>
        </w:rPr>
        <w:t>Rg</w:t>
      </w:r>
      <w:proofErr w:type="spellEnd"/>
      <w:r w:rsidRPr="007159AE">
        <w:rPr>
          <w:color w:val="52575E"/>
          <w:sz w:val="15"/>
          <w:lang w:val="de-CH"/>
        </w:rPr>
        <w:t xml:space="preserve"> Rang der jeweiligen Passe · ZR Zwischenrang nach der 2. bzw. 3. Passe · Quelle: offizielle Rangliste</w:t>
      </w:r>
    </w:p>
    <w:p w14:paraId="5D36432B" w14:textId="77777777" w:rsidR="00187B38" w:rsidRPr="007159AE" w:rsidRDefault="00E12A47">
      <w:pPr>
        <w:keepNext/>
        <w:pBdr>
          <w:bottom w:val="single" w:sz="20" w:space="3" w:color="E63124"/>
        </w:pBdr>
        <w:spacing w:before="280" w:after="120"/>
        <w:rPr>
          <w:lang w:val="de-CH"/>
        </w:rPr>
      </w:pPr>
      <w:r w:rsidRPr="007159AE">
        <w:rPr>
          <w:b/>
          <w:caps/>
          <w:spacing w:val="10"/>
          <w:sz w:val="29"/>
          <w:lang w:val="de-CH"/>
        </w:rPr>
        <w:t>Events in Bildern</w:t>
      </w:r>
    </w:p>
    <w:p w14:paraId="05BBB7F8" w14:textId="77777777" w:rsidR="00983B29" w:rsidRDefault="00000000">
      <w:pPr>
        <w:spacing w:after="160"/>
      </w:pPr>
      <w:r>
        <w:rPr>
          <w:sz w:val="19"/>
        </w:rPr>
        <w:t>33. Dorf- und 66. Grümpelturnier vom 18. bis 20. Juni 2026 auf dem «Grünen Wald».</w:t>
      </w:r>
    </w:p>
    <w:tbl>
      <w:tblPr>
        <w:tblW w:w="0" w:type="auto"/>
        <w:jc w:val="center"/>
        <w:tblLayout w:type="fixed"/>
        <w:tblLook w:val="04A0" w:firstRow="1" w:lastRow="0" w:firstColumn="1" w:lastColumn="0" w:noHBand="0" w:noVBand="1"/>
      </w:tblPr>
      <w:tblGrid>
        <w:gridCol w:w="4819"/>
        <w:gridCol w:w="4819"/>
      </w:tblGrid>
      <w:tr w:rsidR="00983B29" w14:paraId="2B93821A" w14:textId="77777777">
        <w:trPr>
          <w:cantSplit/>
          <w:jc w:val="center"/>
        </w:trPr>
        <w:tc>
          <w:tcPr>
            <w:tcW w:w="4819" w:type="dxa"/>
            <w:tcMar>
              <w:top w:w="40" w:type="dxa"/>
              <w:left w:w="40" w:type="dxa"/>
              <w:bottom w:w="40" w:type="dxa"/>
              <w:right w:w="40" w:type="dxa"/>
            </w:tcMar>
          </w:tcPr>
          <w:p w14:paraId="0D8D556D" w14:textId="77777777" w:rsidR="00983B29" w:rsidRDefault="00000000">
            <w:pPr>
              <w:spacing w:after="0"/>
              <w:jc w:val="center"/>
            </w:pPr>
            <w:r>
              <w:rPr>
                <w:noProof/>
              </w:rPr>
              <w:drawing>
                <wp:inline distT="0" distB="0" distL="0" distR="0" wp14:anchorId="363EF768" wp14:editId="28A61711">
                  <wp:extent cx="2969998" cy="1671299"/>
                  <wp:effectExtent l="0" t="0" r="0" b="0"/>
                  <wp:docPr id="2035628045" name="Picture 2035628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nail_13_jpg.jpg"/>
                          <pic:cNvPicPr/>
                        </pic:nvPicPr>
                        <pic:blipFill>
                          <a:blip r:embed="rId37"/>
                          <a:stretch>
                            <a:fillRect/>
                          </a:stretch>
                        </pic:blipFill>
                        <pic:spPr>
                          <a:xfrm>
                            <a:off x="0" y="0"/>
                            <a:ext cx="2969998" cy="1671299"/>
                          </a:xfrm>
                          <a:prstGeom prst="rect">
                            <a:avLst/>
                          </a:prstGeom>
                        </pic:spPr>
                      </pic:pic>
                    </a:graphicData>
                  </a:graphic>
                </wp:inline>
              </w:drawing>
            </w:r>
          </w:p>
        </w:tc>
        <w:tc>
          <w:tcPr>
            <w:tcW w:w="4819" w:type="dxa"/>
            <w:tcMar>
              <w:top w:w="40" w:type="dxa"/>
              <w:left w:w="40" w:type="dxa"/>
              <w:bottom w:w="40" w:type="dxa"/>
              <w:right w:w="40" w:type="dxa"/>
            </w:tcMar>
          </w:tcPr>
          <w:p w14:paraId="0212F026" w14:textId="77777777" w:rsidR="00983B29" w:rsidRDefault="00000000">
            <w:pPr>
              <w:spacing w:after="0"/>
              <w:jc w:val="center"/>
            </w:pPr>
            <w:r>
              <w:rPr>
                <w:noProof/>
              </w:rPr>
              <w:drawing>
                <wp:inline distT="0" distB="0" distL="0" distR="0" wp14:anchorId="06CFA931" wp14:editId="679A7140">
                  <wp:extent cx="2969998" cy="1981799"/>
                  <wp:effectExtent l="0" t="0" r="0" b="0"/>
                  <wp:docPr id="2035628046" name="Picture 2035628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ymi_106_jpg.jpg"/>
                          <pic:cNvPicPr/>
                        </pic:nvPicPr>
                        <pic:blipFill>
                          <a:blip r:embed="rId38"/>
                          <a:stretch>
                            <a:fillRect/>
                          </a:stretch>
                        </pic:blipFill>
                        <pic:spPr>
                          <a:xfrm>
                            <a:off x="0" y="0"/>
                            <a:ext cx="2969998" cy="1981799"/>
                          </a:xfrm>
                          <a:prstGeom prst="rect">
                            <a:avLst/>
                          </a:prstGeom>
                        </pic:spPr>
                      </pic:pic>
                    </a:graphicData>
                  </a:graphic>
                </wp:inline>
              </w:drawing>
            </w:r>
          </w:p>
        </w:tc>
      </w:tr>
      <w:tr w:rsidR="00983B29" w14:paraId="1E29AA66" w14:textId="77777777">
        <w:trPr>
          <w:cantSplit/>
          <w:jc w:val="center"/>
        </w:trPr>
        <w:tc>
          <w:tcPr>
            <w:tcW w:w="4819" w:type="dxa"/>
            <w:tcMar>
              <w:top w:w="40" w:type="dxa"/>
              <w:left w:w="40" w:type="dxa"/>
              <w:bottom w:w="40" w:type="dxa"/>
              <w:right w:w="40" w:type="dxa"/>
            </w:tcMar>
          </w:tcPr>
          <w:p w14:paraId="54F2DDF0" w14:textId="77777777" w:rsidR="00983B29" w:rsidRDefault="00000000">
            <w:pPr>
              <w:spacing w:after="0"/>
              <w:jc w:val="center"/>
            </w:pPr>
            <w:r>
              <w:rPr>
                <w:noProof/>
              </w:rPr>
              <w:lastRenderedPageBreak/>
              <w:drawing>
                <wp:inline distT="0" distB="0" distL="0" distR="0" wp14:anchorId="2AF783C9" wp14:editId="74878032">
                  <wp:extent cx="2969998" cy="1981799"/>
                  <wp:effectExtent l="0" t="0" r="0" b="0"/>
                  <wp:docPr id="2035628047" name="Picture 2035628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nail_12_jpg.jpg"/>
                          <pic:cNvPicPr/>
                        </pic:nvPicPr>
                        <pic:blipFill>
                          <a:blip r:embed="rId39"/>
                          <a:stretch>
                            <a:fillRect/>
                          </a:stretch>
                        </pic:blipFill>
                        <pic:spPr>
                          <a:xfrm>
                            <a:off x="0" y="0"/>
                            <a:ext cx="2969998" cy="1981799"/>
                          </a:xfrm>
                          <a:prstGeom prst="rect">
                            <a:avLst/>
                          </a:prstGeom>
                        </pic:spPr>
                      </pic:pic>
                    </a:graphicData>
                  </a:graphic>
                </wp:inline>
              </w:drawing>
            </w:r>
          </w:p>
        </w:tc>
        <w:tc>
          <w:tcPr>
            <w:tcW w:w="4819" w:type="dxa"/>
            <w:tcMar>
              <w:top w:w="40" w:type="dxa"/>
              <w:left w:w="40" w:type="dxa"/>
              <w:bottom w:w="40" w:type="dxa"/>
              <w:right w:w="40" w:type="dxa"/>
            </w:tcMar>
          </w:tcPr>
          <w:p w14:paraId="04391D67" w14:textId="77777777" w:rsidR="00983B29" w:rsidRDefault="00000000">
            <w:pPr>
              <w:spacing w:after="0"/>
              <w:jc w:val="center"/>
            </w:pPr>
            <w:r>
              <w:rPr>
                <w:noProof/>
              </w:rPr>
              <w:drawing>
                <wp:inline distT="0" distB="0" distL="0" distR="0" wp14:anchorId="0D4DF7A0" wp14:editId="0321798A">
                  <wp:extent cx="2969998" cy="1981799"/>
                  <wp:effectExtent l="0" t="0" r="0" b="0"/>
                  <wp:docPr id="2035628048" name="Picture 2035628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nail_5_jpg.jpg"/>
                          <pic:cNvPicPr/>
                        </pic:nvPicPr>
                        <pic:blipFill>
                          <a:blip r:embed="rId40"/>
                          <a:stretch>
                            <a:fillRect/>
                          </a:stretch>
                        </pic:blipFill>
                        <pic:spPr>
                          <a:xfrm>
                            <a:off x="0" y="0"/>
                            <a:ext cx="2969998" cy="1981799"/>
                          </a:xfrm>
                          <a:prstGeom prst="rect">
                            <a:avLst/>
                          </a:prstGeom>
                        </pic:spPr>
                      </pic:pic>
                    </a:graphicData>
                  </a:graphic>
                </wp:inline>
              </w:drawing>
            </w:r>
          </w:p>
        </w:tc>
      </w:tr>
      <w:tr w:rsidR="00983B29" w14:paraId="23113B05" w14:textId="77777777">
        <w:trPr>
          <w:cantSplit/>
          <w:jc w:val="center"/>
        </w:trPr>
        <w:tc>
          <w:tcPr>
            <w:tcW w:w="4819" w:type="dxa"/>
            <w:tcMar>
              <w:top w:w="40" w:type="dxa"/>
              <w:left w:w="40" w:type="dxa"/>
              <w:bottom w:w="40" w:type="dxa"/>
              <w:right w:w="40" w:type="dxa"/>
            </w:tcMar>
          </w:tcPr>
          <w:p w14:paraId="3F7AC473" w14:textId="77777777" w:rsidR="00983B29" w:rsidRDefault="00000000">
            <w:pPr>
              <w:spacing w:after="0"/>
              <w:jc w:val="center"/>
            </w:pPr>
            <w:r>
              <w:rPr>
                <w:noProof/>
              </w:rPr>
              <w:drawing>
                <wp:inline distT="0" distB="0" distL="0" distR="0" wp14:anchorId="36405064" wp14:editId="5C58DB14">
                  <wp:extent cx="2969998" cy="1981799"/>
                  <wp:effectExtent l="0" t="0" r="0" b="0"/>
                  <wp:docPr id="2035628049" name="Picture 2035628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nail_2_jpg.jpg"/>
                          <pic:cNvPicPr/>
                        </pic:nvPicPr>
                        <pic:blipFill>
                          <a:blip r:embed="rId41"/>
                          <a:stretch>
                            <a:fillRect/>
                          </a:stretch>
                        </pic:blipFill>
                        <pic:spPr>
                          <a:xfrm>
                            <a:off x="0" y="0"/>
                            <a:ext cx="2969998" cy="1981799"/>
                          </a:xfrm>
                          <a:prstGeom prst="rect">
                            <a:avLst/>
                          </a:prstGeom>
                        </pic:spPr>
                      </pic:pic>
                    </a:graphicData>
                  </a:graphic>
                </wp:inline>
              </w:drawing>
            </w:r>
          </w:p>
        </w:tc>
        <w:tc>
          <w:tcPr>
            <w:tcW w:w="4819" w:type="dxa"/>
            <w:tcMar>
              <w:top w:w="40" w:type="dxa"/>
              <w:left w:w="40" w:type="dxa"/>
              <w:bottom w:w="40" w:type="dxa"/>
              <w:right w:w="40" w:type="dxa"/>
            </w:tcMar>
          </w:tcPr>
          <w:p w14:paraId="63CF4EDC" w14:textId="77777777" w:rsidR="00983B29" w:rsidRDefault="00000000">
            <w:pPr>
              <w:spacing w:after="0"/>
              <w:jc w:val="center"/>
            </w:pPr>
            <w:r>
              <w:rPr>
                <w:noProof/>
              </w:rPr>
              <w:drawing>
                <wp:inline distT="0" distB="0" distL="0" distR="0" wp14:anchorId="57D97B6F" wp14:editId="4D61441D">
                  <wp:extent cx="2969998" cy="1981799"/>
                  <wp:effectExtent l="0" t="0" r="0" b="0"/>
                  <wp:docPr id="2035628050" name="Picture 2035628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nail_8_jpg.jpg"/>
                          <pic:cNvPicPr/>
                        </pic:nvPicPr>
                        <pic:blipFill>
                          <a:blip r:embed="rId42"/>
                          <a:stretch>
                            <a:fillRect/>
                          </a:stretch>
                        </pic:blipFill>
                        <pic:spPr>
                          <a:xfrm>
                            <a:off x="0" y="0"/>
                            <a:ext cx="2969998" cy="1981799"/>
                          </a:xfrm>
                          <a:prstGeom prst="rect">
                            <a:avLst/>
                          </a:prstGeom>
                        </pic:spPr>
                      </pic:pic>
                    </a:graphicData>
                  </a:graphic>
                </wp:inline>
              </w:drawing>
            </w:r>
          </w:p>
        </w:tc>
      </w:tr>
      <w:tr w:rsidR="00983B29" w14:paraId="25E8DE86" w14:textId="77777777">
        <w:trPr>
          <w:cantSplit/>
          <w:jc w:val="center"/>
        </w:trPr>
        <w:tc>
          <w:tcPr>
            <w:tcW w:w="4819" w:type="dxa"/>
            <w:tcMar>
              <w:top w:w="40" w:type="dxa"/>
              <w:left w:w="40" w:type="dxa"/>
              <w:bottom w:w="40" w:type="dxa"/>
              <w:right w:w="40" w:type="dxa"/>
            </w:tcMar>
          </w:tcPr>
          <w:p w14:paraId="6711F446" w14:textId="77777777" w:rsidR="00983B29" w:rsidRDefault="00000000">
            <w:pPr>
              <w:spacing w:after="0"/>
              <w:jc w:val="center"/>
            </w:pPr>
            <w:r>
              <w:rPr>
                <w:noProof/>
              </w:rPr>
              <w:drawing>
                <wp:inline distT="0" distB="0" distL="0" distR="0" wp14:anchorId="277EF0DE" wp14:editId="4BEB3071">
                  <wp:extent cx="2969998" cy="2227498"/>
                  <wp:effectExtent l="0" t="0" r="0" b="0"/>
                  <wp:docPr id="2035628051" name="Picture 2035628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026_06_25_21_40_55_jpg.jpg"/>
                          <pic:cNvPicPr/>
                        </pic:nvPicPr>
                        <pic:blipFill>
                          <a:blip r:embed="rId43"/>
                          <a:stretch>
                            <a:fillRect/>
                          </a:stretch>
                        </pic:blipFill>
                        <pic:spPr>
                          <a:xfrm>
                            <a:off x="0" y="0"/>
                            <a:ext cx="2969998" cy="2227498"/>
                          </a:xfrm>
                          <a:prstGeom prst="rect">
                            <a:avLst/>
                          </a:prstGeom>
                        </pic:spPr>
                      </pic:pic>
                    </a:graphicData>
                  </a:graphic>
                </wp:inline>
              </w:drawing>
            </w:r>
          </w:p>
        </w:tc>
        <w:tc>
          <w:tcPr>
            <w:tcW w:w="4819" w:type="dxa"/>
            <w:tcMar>
              <w:top w:w="40" w:type="dxa"/>
              <w:left w:w="40" w:type="dxa"/>
              <w:bottom w:w="40" w:type="dxa"/>
              <w:right w:w="40" w:type="dxa"/>
            </w:tcMar>
          </w:tcPr>
          <w:p w14:paraId="36D509E1" w14:textId="77777777" w:rsidR="00983B29" w:rsidRDefault="00000000">
            <w:pPr>
              <w:spacing w:after="0"/>
              <w:jc w:val="center"/>
            </w:pPr>
            <w:r>
              <w:rPr>
                <w:noProof/>
              </w:rPr>
              <w:drawing>
                <wp:inline distT="0" distB="0" distL="0" distR="0" wp14:anchorId="18AE36F2" wp14:editId="6E7E97DC">
                  <wp:extent cx="2969998" cy="1981799"/>
                  <wp:effectExtent l="0" t="0" r="0" b="0"/>
                  <wp:docPr id="2035628052" name="Picture 2035628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nail_jpg.jpg"/>
                          <pic:cNvPicPr/>
                        </pic:nvPicPr>
                        <pic:blipFill>
                          <a:blip r:embed="rId44"/>
                          <a:stretch>
                            <a:fillRect/>
                          </a:stretch>
                        </pic:blipFill>
                        <pic:spPr>
                          <a:xfrm>
                            <a:off x="0" y="0"/>
                            <a:ext cx="2969998" cy="1981799"/>
                          </a:xfrm>
                          <a:prstGeom prst="rect">
                            <a:avLst/>
                          </a:prstGeom>
                        </pic:spPr>
                      </pic:pic>
                    </a:graphicData>
                  </a:graphic>
                </wp:inline>
              </w:drawing>
            </w:r>
          </w:p>
        </w:tc>
      </w:tr>
    </w:tbl>
    <w:p w14:paraId="71AD6FBA" w14:textId="77777777" w:rsidR="00983B29" w:rsidRDefault="00983B29"/>
    <w:tbl>
      <w:tblPr>
        <w:tblW w:w="0" w:type="auto"/>
        <w:jc w:val="center"/>
        <w:tblLayout w:type="fixed"/>
        <w:tblLook w:val="04A0" w:firstRow="1" w:lastRow="0" w:firstColumn="1" w:lastColumn="0" w:noHBand="0" w:noVBand="1"/>
      </w:tblPr>
      <w:tblGrid>
        <w:gridCol w:w="3137"/>
        <w:gridCol w:w="3137"/>
        <w:gridCol w:w="3137"/>
      </w:tblGrid>
      <w:tr w:rsidR="00983B29" w14:paraId="48B569FE" w14:textId="77777777">
        <w:trPr>
          <w:cantSplit/>
          <w:jc w:val="center"/>
        </w:trPr>
        <w:tc>
          <w:tcPr>
            <w:tcW w:w="3137" w:type="dxa"/>
            <w:tcMar>
              <w:top w:w="40" w:type="dxa"/>
              <w:left w:w="40" w:type="dxa"/>
              <w:bottom w:w="40" w:type="dxa"/>
              <w:right w:w="40" w:type="dxa"/>
            </w:tcMar>
          </w:tcPr>
          <w:p w14:paraId="25A4237D" w14:textId="77777777" w:rsidR="00983B29" w:rsidRDefault="00000000">
            <w:pPr>
              <w:spacing w:after="0"/>
              <w:jc w:val="center"/>
            </w:pPr>
            <w:r>
              <w:rPr>
                <w:noProof/>
              </w:rPr>
              <w:lastRenderedPageBreak/>
              <w:drawing>
                <wp:inline distT="0" distB="0" distL="0" distR="0" wp14:anchorId="0994CABC" wp14:editId="2C3252DC">
                  <wp:extent cx="1890000" cy="2520000"/>
                  <wp:effectExtent l="0" t="0" r="0" b="0"/>
                  <wp:docPr id="2035628053" name="Picture 2035628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026_06_25_10_58_40_jpg.jpg"/>
                          <pic:cNvPicPr/>
                        </pic:nvPicPr>
                        <pic:blipFill>
                          <a:blip r:embed="rId45"/>
                          <a:stretch>
                            <a:fillRect/>
                          </a:stretch>
                        </pic:blipFill>
                        <pic:spPr>
                          <a:xfrm>
                            <a:off x="0" y="0"/>
                            <a:ext cx="1890000" cy="2520000"/>
                          </a:xfrm>
                          <a:prstGeom prst="rect">
                            <a:avLst/>
                          </a:prstGeom>
                        </pic:spPr>
                      </pic:pic>
                    </a:graphicData>
                  </a:graphic>
                </wp:inline>
              </w:drawing>
            </w:r>
          </w:p>
        </w:tc>
        <w:tc>
          <w:tcPr>
            <w:tcW w:w="3137" w:type="dxa"/>
            <w:tcMar>
              <w:top w:w="40" w:type="dxa"/>
              <w:left w:w="40" w:type="dxa"/>
              <w:bottom w:w="40" w:type="dxa"/>
              <w:right w:w="40" w:type="dxa"/>
            </w:tcMar>
          </w:tcPr>
          <w:p w14:paraId="24F24210" w14:textId="77777777" w:rsidR="00983B29" w:rsidRDefault="00000000">
            <w:pPr>
              <w:spacing w:after="0"/>
              <w:jc w:val="center"/>
            </w:pPr>
            <w:r>
              <w:rPr>
                <w:noProof/>
              </w:rPr>
              <w:drawing>
                <wp:inline distT="0" distB="0" distL="0" distR="0" wp14:anchorId="21A17D1E" wp14:editId="4B49AE68">
                  <wp:extent cx="1890000" cy="2520000"/>
                  <wp:effectExtent l="0" t="0" r="0" b="0"/>
                  <wp:docPr id="2035628054" name="Picture 2035628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026_06_25_21_36_48_jpg.jpg"/>
                          <pic:cNvPicPr/>
                        </pic:nvPicPr>
                        <pic:blipFill>
                          <a:blip r:embed="rId46"/>
                          <a:stretch>
                            <a:fillRect/>
                          </a:stretch>
                        </pic:blipFill>
                        <pic:spPr>
                          <a:xfrm>
                            <a:off x="0" y="0"/>
                            <a:ext cx="1890000" cy="2520000"/>
                          </a:xfrm>
                          <a:prstGeom prst="rect">
                            <a:avLst/>
                          </a:prstGeom>
                        </pic:spPr>
                      </pic:pic>
                    </a:graphicData>
                  </a:graphic>
                </wp:inline>
              </w:drawing>
            </w:r>
          </w:p>
        </w:tc>
        <w:tc>
          <w:tcPr>
            <w:tcW w:w="3137" w:type="dxa"/>
            <w:tcMar>
              <w:top w:w="40" w:type="dxa"/>
              <w:left w:w="40" w:type="dxa"/>
              <w:bottom w:w="40" w:type="dxa"/>
              <w:right w:w="40" w:type="dxa"/>
            </w:tcMar>
          </w:tcPr>
          <w:p w14:paraId="7CDD1682" w14:textId="77777777" w:rsidR="00983B29" w:rsidRDefault="00000000">
            <w:pPr>
              <w:spacing w:after="0"/>
              <w:jc w:val="center"/>
            </w:pPr>
            <w:r>
              <w:rPr>
                <w:noProof/>
              </w:rPr>
              <w:drawing>
                <wp:inline distT="0" distB="0" distL="0" distR="0" wp14:anchorId="64B4A2B2" wp14:editId="00D27B7B">
                  <wp:extent cx="1890000" cy="2520000"/>
                  <wp:effectExtent l="0" t="0" r="0" b="0"/>
                  <wp:docPr id="2035628055" name="Picture 2035628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026_06_25_21_23_19_jpg.jpg"/>
                          <pic:cNvPicPr/>
                        </pic:nvPicPr>
                        <pic:blipFill>
                          <a:blip r:embed="rId47"/>
                          <a:stretch>
                            <a:fillRect/>
                          </a:stretch>
                        </pic:blipFill>
                        <pic:spPr>
                          <a:xfrm>
                            <a:off x="0" y="0"/>
                            <a:ext cx="1890000" cy="2520000"/>
                          </a:xfrm>
                          <a:prstGeom prst="rect">
                            <a:avLst/>
                          </a:prstGeom>
                        </pic:spPr>
                      </pic:pic>
                    </a:graphicData>
                  </a:graphic>
                </wp:inline>
              </w:drawing>
            </w:r>
          </w:p>
        </w:tc>
      </w:tr>
    </w:tbl>
    <w:p w14:paraId="72B01D59" w14:textId="77777777" w:rsidR="00983B29" w:rsidRDefault="00983B29"/>
    <w:p w14:paraId="6962C4A2" w14:textId="77777777" w:rsidR="00187B38" w:rsidRDefault="00E12A47">
      <w:pPr>
        <w:keepNext/>
        <w:pBdr>
          <w:bottom w:val="single" w:sz="20" w:space="3" w:color="E63124"/>
        </w:pBdr>
        <w:spacing w:before="280" w:after="120"/>
      </w:pPr>
      <w:r>
        <w:rPr>
          <w:b/>
          <w:caps/>
          <w:spacing w:val="10"/>
          <w:sz w:val="29"/>
        </w:rPr>
        <w:t>Bevorstehende Veranstaltungen</w:t>
      </w:r>
    </w:p>
    <w:p w14:paraId="0D1E6ADF" w14:textId="77777777" w:rsidR="00187B38" w:rsidRPr="007159AE" w:rsidRDefault="00E12A47" w:rsidP="003910A2">
      <w:pPr>
        <w:pBdr>
          <w:bottom w:val="single" w:sz="4" w:space="3" w:color="E5E2E1"/>
        </w:pBdr>
        <w:tabs>
          <w:tab w:val="left" w:pos="2041"/>
        </w:tabs>
        <w:spacing w:before="80" w:after="0"/>
        <w:jc w:val="both"/>
        <w:rPr>
          <w:lang w:val="de-CH"/>
        </w:rPr>
      </w:pPr>
      <w:r w:rsidRPr="007159AE">
        <w:rPr>
          <w:b/>
          <w:color w:val="D9261C"/>
          <w:lang w:val="de-CH"/>
        </w:rPr>
        <w:t>21.08.</w:t>
      </w:r>
      <w:r w:rsidR="005E18D9" w:rsidRPr="007159AE">
        <w:rPr>
          <w:b/>
          <w:color w:val="D9261C"/>
          <w:lang w:val="de-CH"/>
        </w:rPr>
        <w:t>2026</w:t>
      </w:r>
      <w:r w:rsidR="005E18D9">
        <w:rPr>
          <w:b/>
          <w:color w:val="D9261C"/>
          <w:lang w:val="de-CH"/>
        </w:rPr>
        <w:tab/>
      </w:r>
      <w:r w:rsidRPr="007159AE">
        <w:rPr>
          <w:b/>
          <w:lang w:val="de-CH"/>
        </w:rPr>
        <w:t>93. Generalversammlung, 19.00 Uhr</w:t>
      </w:r>
      <w:r w:rsidRPr="007159AE">
        <w:rPr>
          <w:color w:val="52575E"/>
          <w:sz w:val="19"/>
          <w:lang w:val="de-CH"/>
        </w:rPr>
        <w:t xml:space="preserve">  ·  Grüner Wald / Clubhaus FC Schattdorf</w:t>
      </w:r>
    </w:p>
    <w:p w14:paraId="62F6B5B1" w14:textId="77777777" w:rsidR="00187B38" w:rsidRPr="007159AE" w:rsidRDefault="00E12A47">
      <w:pPr>
        <w:pBdr>
          <w:bottom w:val="single" w:sz="4" w:space="3" w:color="E5E2E1"/>
        </w:pBdr>
        <w:tabs>
          <w:tab w:val="left" w:pos="2041"/>
        </w:tabs>
        <w:spacing w:before="80" w:after="0"/>
        <w:rPr>
          <w:lang w:val="de-CH"/>
        </w:rPr>
      </w:pPr>
      <w:r w:rsidRPr="007159AE">
        <w:rPr>
          <w:b/>
          <w:color w:val="D9261C"/>
          <w:lang w:val="de-CH"/>
        </w:rPr>
        <w:t>Dez. 2026</w:t>
      </w:r>
      <w:r w:rsidR="00816E6A" w:rsidRPr="007159AE">
        <w:rPr>
          <w:b/>
          <w:color w:val="D9261C"/>
          <w:lang w:val="de-CH"/>
        </w:rPr>
        <w:tab/>
      </w:r>
      <w:proofErr w:type="spellStart"/>
      <w:r w:rsidRPr="007159AE">
        <w:rPr>
          <w:b/>
          <w:lang w:val="de-CH"/>
        </w:rPr>
        <w:t>Klausfeier</w:t>
      </w:r>
      <w:proofErr w:type="spellEnd"/>
      <w:r w:rsidRPr="007159AE">
        <w:rPr>
          <w:color w:val="52575E"/>
          <w:sz w:val="19"/>
          <w:lang w:val="de-CH"/>
        </w:rPr>
        <w:t xml:space="preserve">  ·  </w:t>
      </w:r>
      <w:proofErr w:type="spellStart"/>
      <w:r w:rsidRPr="007159AE">
        <w:rPr>
          <w:color w:val="52575E"/>
          <w:sz w:val="19"/>
          <w:lang w:val="de-CH"/>
        </w:rPr>
        <w:t>Uristier</w:t>
      </w:r>
      <w:proofErr w:type="spellEnd"/>
      <w:r w:rsidRPr="007159AE">
        <w:rPr>
          <w:color w:val="52575E"/>
          <w:sz w:val="19"/>
          <w:lang w:val="de-CH"/>
        </w:rPr>
        <w:t>-Saal, Altdorf</w:t>
      </w:r>
    </w:p>
    <w:p w14:paraId="2DA5287C" w14:textId="77777777" w:rsidR="00187B38" w:rsidRPr="007159AE" w:rsidRDefault="00E12A47">
      <w:pPr>
        <w:pBdr>
          <w:bottom w:val="single" w:sz="4" w:space="3" w:color="E5E2E1"/>
        </w:pBdr>
        <w:tabs>
          <w:tab w:val="left" w:pos="2041"/>
        </w:tabs>
        <w:spacing w:before="80" w:after="0"/>
        <w:rPr>
          <w:lang w:val="de-CH"/>
        </w:rPr>
      </w:pPr>
      <w:r w:rsidRPr="007159AE">
        <w:rPr>
          <w:b/>
          <w:color w:val="D9261C"/>
          <w:lang w:val="de-CH"/>
        </w:rPr>
        <w:t xml:space="preserve">Jan. </w:t>
      </w:r>
      <w:r w:rsidR="005E18D9" w:rsidRPr="007159AE">
        <w:rPr>
          <w:b/>
          <w:color w:val="D9261C"/>
          <w:lang w:val="de-CH"/>
        </w:rPr>
        <w:t>2027</w:t>
      </w:r>
      <w:r w:rsidR="005E18D9">
        <w:rPr>
          <w:b/>
          <w:color w:val="D9261C"/>
          <w:lang w:val="de-CH"/>
        </w:rPr>
        <w:tab/>
      </w:r>
      <w:r w:rsidRPr="007159AE">
        <w:rPr>
          <w:b/>
          <w:lang w:val="de-CH"/>
        </w:rPr>
        <w:t xml:space="preserve">20. </w:t>
      </w:r>
      <w:proofErr w:type="spellStart"/>
      <w:r w:rsidRPr="007159AE">
        <w:rPr>
          <w:b/>
          <w:lang w:val="de-CH"/>
        </w:rPr>
        <w:t>Jassabend</w:t>
      </w:r>
      <w:proofErr w:type="spellEnd"/>
      <w:r w:rsidRPr="007159AE">
        <w:rPr>
          <w:b/>
          <w:lang w:val="de-CH"/>
        </w:rPr>
        <w:t xml:space="preserve"> (voraussichtlich)</w:t>
      </w:r>
      <w:r w:rsidRPr="007159AE">
        <w:rPr>
          <w:color w:val="52575E"/>
          <w:sz w:val="19"/>
          <w:lang w:val="de-CH"/>
        </w:rPr>
        <w:t xml:space="preserve">  ·  Clubhaus</w:t>
      </w:r>
    </w:p>
    <w:p w14:paraId="340EE714" w14:textId="77777777" w:rsidR="00187B38" w:rsidRPr="007159AE" w:rsidRDefault="00187B38">
      <w:pPr>
        <w:rPr>
          <w:lang w:val="de-CH"/>
        </w:rPr>
      </w:pPr>
    </w:p>
    <w:p w14:paraId="3AC3AF6D" w14:textId="77777777" w:rsidR="00187B38" w:rsidRPr="007159AE" w:rsidRDefault="00E12A47">
      <w:pPr>
        <w:rPr>
          <w:lang w:val="de-CH"/>
        </w:rPr>
      </w:pPr>
      <w:r w:rsidRPr="007159AE">
        <w:rPr>
          <w:lang w:val="de-CH"/>
        </w:rPr>
        <w:br w:type="page"/>
      </w:r>
    </w:p>
    <w:p w14:paraId="002DB52E" w14:textId="77777777" w:rsidR="00187B38" w:rsidRPr="007159AE" w:rsidRDefault="00E12A47">
      <w:pPr>
        <w:pStyle w:val="berschrift1"/>
        <w:shd w:val="clear" w:color="E63124" w:fill="E63124"/>
        <w:spacing w:before="120" w:after="120"/>
        <w:rPr>
          <w:lang w:val="de-CH"/>
        </w:rPr>
      </w:pPr>
      <w:r w:rsidRPr="007159AE">
        <w:rPr>
          <w:rFonts w:ascii="Inter" w:eastAsia="Inter" w:hAnsi="Inter" w:cs="Inter"/>
          <w:caps/>
          <w:color w:val="FFFFFF"/>
          <w:spacing w:val="20"/>
          <w:sz w:val="42"/>
          <w:lang w:val="de-CH"/>
        </w:rPr>
        <w:lastRenderedPageBreak/>
        <w:t xml:space="preserve"> </w:t>
      </w:r>
      <w:bookmarkStart w:id="52" w:name="_Toc235833782"/>
      <w:r w:rsidRPr="007159AE">
        <w:rPr>
          <w:rFonts w:ascii="Inter" w:eastAsia="Inter" w:hAnsi="Inter" w:cs="Inter"/>
          <w:caps/>
          <w:color w:val="FFFFFF"/>
          <w:spacing w:val="20"/>
          <w:sz w:val="42"/>
          <w:lang w:val="de-CH"/>
        </w:rPr>
        <w:t>Sportchef</w:t>
      </w:r>
      <w:bookmarkEnd w:id="52"/>
    </w:p>
    <w:p w14:paraId="748C4B3F" w14:textId="77777777" w:rsidR="00187B38" w:rsidRPr="007159AE" w:rsidRDefault="00E12A47">
      <w:pPr>
        <w:shd w:val="clear" w:color="181818" w:fill="181818"/>
        <w:spacing w:after="280"/>
        <w:rPr>
          <w:lang w:val="de-CH"/>
        </w:rPr>
      </w:pPr>
      <w:r w:rsidRPr="007159AE">
        <w:rPr>
          <w:b/>
          <w:caps/>
          <w:color w:val="FFFFFF"/>
          <w:spacing w:val="25"/>
          <w:sz w:val="18"/>
          <w:lang w:val="de-CH"/>
        </w:rPr>
        <w:t xml:space="preserve"> René Gnos</w:t>
      </w:r>
    </w:p>
    <w:p w14:paraId="452FB02A" w14:textId="77777777" w:rsidR="00187B38" w:rsidRPr="007159AE" w:rsidRDefault="00E12A47">
      <w:pPr>
        <w:spacing w:before="200" w:after="40"/>
        <w:rPr>
          <w:lang w:val="de-CH"/>
        </w:rPr>
      </w:pPr>
      <w:r w:rsidRPr="007159AE">
        <w:rPr>
          <w:b/>
          <w:caps/>
          <w:color w:val="FFFFFF"/>
          <w:spacing w:val="30"/>
          <w:sz w:val="16"/>
          <w:shd w:val="clear" w:color="D9261C" w:fill="D9261C"/>
          <w:lang w:val="de-CH"/>
        </w:rPr>
        <w:t xml:space="preserve">  2. Liga regional · 1. Mannschaft  </w:t>
      </w:r>
    </w:p>
    <w:p w14:paraId="51862249" w14:textId="77777777" w:rsidR="00187B38" w:rsidRPr="007159AE" w:rsidRDefault="00E12A47">
      <w:pPr>
        <w:pStyle w:val="berschrift2"/>
        <w:pBdr>
          <w:bottom w:val="single" w:sz="20" w:space="3" w:color="E63124"/>
        </w:pBdr>
        <w:spacing w:before="40" w:after="120"/>
        <w:rPr>
          <w:lang w:val="de-CH"/>
        </w:rPr>
      </w:pPr>
      <w:bookmarkStart w:id="53" w:name="_Toc235833783"/>
      <w:r w:rsidRPr="007159AE">
        <w:rPr>
          <w:rFonts w:ascii="Inter" w:eastAsia="Inter" w:hAnsi="Inter" w:cs="Inter"/>
          <w:caps/>
          <w:color w:val="181818"/>
          <w:spacing w:val="10"/>
          <w:sz w:val="29"/>
          <w:lang w:val="de-CH"/>
        </w:rPr>
        <w:t>Herausfordernd, lehrreich und immer im Sinne des FC Schattdorf</w:t>
      </w:r>
      <w:bookmarkEnd w:id="53"/>
    </w:p>
    <w:p w14:paraId="21DE1AFF" w14:textId="77777777" w:rsidR="00187B38" w:rsidRPr="007159AE" w:rsidRDefault="00E12A47" w:rsidP="003910A2">
      <w:pPr>
        <w:spacing w:after="120"/>
        <w:jc w:val="both"/>
        <w:rPr>
          <w:lang w:val="de-CH"/>
        </w:rPr>
      </w:pPr>
      <w:r w:rsidRPr="007159AE">
        <w:rPr>
          <w:lang w:val="de-CH"/>
        </w:rPr>
        <w:t>Nach der punktemässig sehr erfolgreichen Vorrunde mit 9 Siegen aus 13 Spielen und insgesamt 28 Punkten und dazu der Serie von sechs Siegen zum Schluss ging man mit viel Selbstvertrauen in die Rückrunde.</w:t>
      </w:r>
    </w:p>
    <w:p w14:paraId="60BE5F42" w14:textId="77777777" w:rsidR="00187B38" w:rsidRPr="007159AE" w:rsidRDefault="00E12A47" w:rsidP="003910A2">
      <w:pPr>
        <w:spacing w:after="120"/>
        <w:jc w:val="both"/>
        <w:rPr>
          <w:lang w:val="de-CH"/>
        </w:rPr>
      </w:pPr>
      <w:r w:rsidRPr="007159AE">
        <w:rPr>
          <w:lang w:val="de-CH"/>
        </w:rPr>
        <w:t>Es war wiederum das Ziel, an die erfolgreiche Vorrunde anzuknüpfen, um möglichst lange an der Tabellenspitze dabei sein zu können. Nach einer erfolgreichen Vorbereitungsphase, unter anderem mit Trainingsspielen gegen spielstarke Teams aus der 2. Liga interregional, startete man nicht wie erhofft in die Rückrunde. Sämtliche 4 Startspiele verlor unser Fanionteam, und auch die beiden darauffolgenden Spiele gegen Perlen und Sarnen vermochte man nicht zu gewinnen und erreichte jeweils nur ein Remis. Als man schliesslich auch im 7. Spiel in Folge gegen Brunnen keinen Sieg einholte und wiederum als Verlierer vom Platz gehen musste, entschieden wir uns, zusammen mit Trainer Emanuele de Masi, dass es in dieser Art und Weise nicht weitergehen kann und wir auf dem Trainerposten eine neue Lösung suchen müssen.</w:t>
      </w:r>
      <w:r w:rsidR="00816E6A" w:rsidRPr="007159AE">
        <w:rPr>
          <w:lang w:val="de-CH"/>
        </w:rPr>
        <w:t xml:space="preserve"> </w:t>
      </w:r>
      <w:r w:rsidRPr="007159AE">
        <w:rPr>
          <w:lang w:val="de-CH"/>
        </w:rPr>
        <w:t xml:space="preserve">Ad </w:t>
      </w:r>
      <w:proofErr w:type="spellStart"/>
      <w:r w:rsidRPr="007159AE">
        <w:rPr>
          <w:lang w:val="de-CH"/>
        </w:rPr>
        <w:t>interim</w:t>
      </w:r>
      <w:proofErr w:type="spellEnd"/>
      <w:r w:rsidRPr="007159AE">
        <w:rPr>
          <w:lang w:val="de-CH"/>
        </w:rPr>
        <w:t xml:space="preserve"> übernahm Thomas Zberg kurzerhand wiederum das Amt des Trainers zusammen mit Coach Reto Infanger, und der Erfolg kehrte bald zurück zum FC Schattdorf. Leider verlor man noch das erste Spiel unglücklich in der Nachspielzeit auswärts bei den Kickers. Doch danach konnte man in allen Spielen bis zum Saisonende punkten und gewann sogar alle 4 letzten Spiele.</w:t>
      </w:r>
    </w:p>
    <w:p w14:paraId="025950C8" w14:textId="77777777" w:rsidR="00187B38" w:rsidRPr="007159AE" w:rsidRDefault="00E12A47" w:rsidP="003910A2">
      <w:pPr>
        <w:spacing w:after="120"/>
        <w:jc w:val="both"/>
        <w:rPr>
          <w:lang w:val="de-CH"/>
        </w:rPr>
      </w:pPr>
      <w:r w:rsidRPr="007159AE">
        <w:rPr>
          <w:lang w:val="de-CH"/>
        </w:rPr>
        <w:t xml:space="preserve">Trotz all den Schwierigkeiten darf man wiederum von einer guten Saison sprechen. Aus 26 Spielen erzielte man 43 Punkte und beendete die Saison auf dem 5. </w:t>
      </w:r>
      <w:proofErr w:type="spellStart"/>
      <w:r>
        <w:t>Tabellenrang</w:t>
      </w:r>
      <w:proofErr w:type="spellEnd"/>
      <w:r>
        <w:t xml:space="preserve">. </w:t>
      </w:r>
      <w:r w:rsidRPr="007159AE">
        <w:rPr>
          <w:lang w:val="de-CH"/>
        </w:rPr>
        <w:t xml:space="preserve">An dieser Stelle gehört sicherlich ein Kompliment an das Team. Die Reaktion, welche das Team nach dem nicht einfachen Rückrundenstart gezeigt hat, verdient Respekt und zeugt von einem </w:t>
      </w:r>
      <w:proofErr w:type="gramStart"/>
      <w:r w:rsidRPr="007159AE">
        <w:rPr>
          <w:lang w:val="de-CH"/>
        </w:rPr>
        <w:t>tollen</w:t>
      </w:r>
      <w:proofErr w:type="gramEnd"/>
      <w:r w:rsidRPr="007159AE">
        <w:rPr>
          <w:lang w:val="de-CH"/>
        </w:rPr>
        <w:t xml:space="preserve"> Mannschaftsgefüge.</w:t>
      </w:r>
    </w:p>
    <w:p w14:paraId="377CA80D" w14:textId="77777777" w:rsidR="00187B38" w:rsidRPr="007159AE" w:rsidRDefault="00E12A47" w:rsidP="003910A2">
      <w:pPr>
        <w:spacing w:after="120"/>
        <w:jc w:val="both"/>
        <w:rPr>
          <w:lang w:val="de-CH"/>
        </w:rPr>
      </w:pPr>
      <w:r w:rsidRPr="007159AE">
        <w:rPr>
          <w:lang w:val="de-CH"/>
        </w:rPr>
        <w:t xml:space="preserve">Aus Vereinssicht war die Saison sicherlich auch sehr anspruchsvoll. Es ist nie gewünscht oder gesucht, während der Saison eine neue Lösung auf Trainerebene finden zu müssen. Doch das Wohl und die DNA des Vereins stehen immer im Vordergrund, und dieses Ziel wurde und muss immer oberste Priorität haben. Der FC Schattdorf steht dafür ein, seinen Spielern ein Ambiente zu bieten, um Spass zu haben und gleichermassen erfolgreich zu sein. Er steht </w:t>
      </w:r>
      <w:proofErr w:type="gramStart"/>
      <w:r w:rsidRPr="007159AE">
        <w:rPr>
          <w:lang w:val="de-CH"/>
        </w:rPr>
        <w:t>natürlich auch</w:t>
      </w:r>
      <w:proofErr w:type="gramEnd"/>
      <w:r w:rsidRPr="007159AE">
        <w:rPr>
          <w:lang w:val="de-CH"/>
        </w:rPr>
        <w:t xml:space="preserve"> dafür ein, junge Spieler zu fördern und zu fordern und ihnen die Möglichkeit zu geben, sich in der 1. Mannschaft zu integrieren. Und ganz wichtig: Wir stehen dafür ein, unser intaktes Vereinsleben stets aufrechtzuerhalten. Die Zuschauer und all die vielen Helfer sollen sich mit der 1. Mannschaft identifizieren können. Nur das ist der richtige Weg und führt uns auch in Zukunft in erfolgreiche Zeiten.</w:t>
      </w:r>
    </w:p>
    <w:p w14:paraId="4447D8AF" w14:textId="77777777" w:rsidR="00187B38" w:rsidRPr="007159AE" w:rsidRDefault="00E12A47">
      <w:pPr>
        <w:spacing w:after="120"/>
        <w:rPr>
          <w:lang w:val="de-CH"/>
        </w:rPr>
      </w:pPr>
      <w:r w:rsidRPr="007159AE">
        <w:rPr>
          <w:lang w:val="de-CH"/>
        </w:rPr>
        <w:t>An dieser Stelle möchte ich mich noch kurz bedanken bei:</w:t>
      </w:r>
    </w:p>
    <w:p w14:paraId="135099E1" w14:textId="77777777" w:rsidR="00187B38" w:rsidRPr="007159AE" w:rsidRDefault="00E12A47" w:rsidP="003910A2">
      <w:pPr>
        <w:spacing w:after="120"/>
        <w:rPr>
          <w:lang w:val="de-CH"/>
        </w:rPr>
      </w:pPr>
      <w:r w:rsidRPr="007159AE">
        <w:rPr>
          <w:lang w:val="de-CH"/>
        </w:rPr>
        <w:t>•  Thomas Zberg für die sofortige Zusage als Trainer während der nicht einfachen Situation;</w:t>
      </w:r>
      <w:r w:rsidRPr="007159AE">
        <w:rPr>
          <w:lang w:val="de-CH"/>
        </w:rPr>
        <w:br/>
        <w:t>•  Reto Infanger für die tolle Zusammenarbeit und Unterstützung während der letzten 5 Saisons;</w:t>
      </w:r>
      <w:r w:rsidRPr="007159AE">
        <w:rPr>
          <w:lang w:val="de-CH"/>
        </w:rPr>
        <w:br/>
        <w:t>•  Sandro, Boeri, Skander, Gian und Livio für die Vereinstreue über die letzten Jahre;</w:t>
      </w:r>
      <w:r w:rsidRPr="007159AE">
        <w:rPr>
          <w:lang w:val="de-CH"/>
        </w:rPr>
        <w:br/>
        <w:t>•  Mathias Lussmann für seinen grossen Einsatz in den letzten 3 Saisons als Trainer der 2. Mannschaft;</w:t>
      </w:r>
      <w:r w:rsidRPr="007159AE">
        <w:rPr>
          <w:lang w:val="de-CH"/>
        </w:rPr>
        <w:br/>
        <w:t>•  der Sportkommission für die Unterstützung;</w:t>
      </w:r>
      <w:r w:rsidRPr="007159AE">
        <w:rPr>
          <w:lang w:val="de-CH"/>
        </w:rPr>
        <w:br/>
        <w:t>•  … und ganz wichtig: allen Zuschauern, welche unsere Teams immer wunderbar unterstützen, sei es im Stadion Grüner Wald oder auch auswärts – die Teams schätzen das sehr!</w:t>
      </w:r>
    </w:p>
    <w:p w14:paraId="162BFA39" w14:textId="77777777" w:rsidR="00187B38" w:rsidRPr="007159AE" w:rsidRDefault="00E12A47" w:rsidP="003910A2">
      <w:pPr>
        <w:spacing w:after="120"/>
        <w:jc w:val="both"/>
        <w:rPr>
          <w:lang w:val="de-CH"/>
        </w:rPr>
      </w:pPr>
      <w:r w:rsidRPr="007159AE">
        <w:rPr>
          <w:lang w:val="de-CH"/>
        </w:rPr>
        <w:t>Ab der Saison 26/27 übernimmt Saverio La Bella die Funktion als Cheftrainer der 1. Mannschaft, zusammen mit Thomas Zberg, welcher dann die Funktion des Assistenztrainers übernehmen wird.</w:t>
      </w:r>
    </w:p>
    <w:p w14:paraId="302B1A00" w14:textId="77777777" w:rsidR="00187B38" w:rsidRPr="007159AE" w:rsidRDefault="00E12A47">
      <w:pPr>
        <w:rPr>
          <w:lang w:val="de-CH"/>
        </w:rPr>
      </w:pPr>
      <w:r w:rsidRPr="007159AE">
        <w:rPr>
          <w:b/>
          <w:lang w:val="de-CH"/>
        </w:rPr>
        <w:t>Sportliche Grüsse — René Gnos, Sportchef FC Schattdorf</w:t>
      </w:r>
    </w:p>
    <w:tbl>
      <w:tblPr>
        <w:tblW w:w="0" w:type="auto"/>
        <w:jc w:val="center"/>
        <w:tblLayout w:type="fixed"/>
        <w:tblLook w:val="04A0" w:firstRow="1" w:lastRow="0" w:firstColumn="1" w:lastColumn="0" w:noHBand="0" w:noVBand="1"/>
      </w:tblPr>
      <w:tblGrid>
        <w:gridCol w:w="4819"/>
        <w:gridCol w:w="4819"/>
      </w:tblGrid>
      <w:tr w:rsidR="00187B38" w14:paraId="26734F15" w14:textId="77777777">
        <w:trPr>
          <w:cantSplit/>
          <w:jc w:val="center"/>
        </w:trPr>
        <w:tc>
          <w:tcPr>
            <w:tcW w:w="4819" w:type="dxa"/>
            <w:tcMar>
              <w:top w:w="40" w:type="dxa"/>
              <w:left w:w="40" w:type="dxa"/>
              <w:bottom w:w="40" w:type="dxa"/>
              <w:right w:w="40" w:type="dxa"/>
            </w:tcMar>
          </w:tcPr>
          <w:p w14:paraId="00913BCF" w14:textId="77777777" w:rsidR="00187B38" w:rsidRDefault="00E12A47">
            <w:pPr>
              <w:spacing w:after="0"/>
              <w:jc w:val="center"/>
            </w:pPr>
            <w:r>
              <w:rPr>
                <w:noProof/>
              </w:rPr>
              <w:lastRenderedPageBreak/>
              <w:drawing>
                <wp:inline distT="0" distB="0" distL="0" distR="0" wp14:anchorId="79B2FDA2" wp14:editId="62B9215E">
                  <wp:extent cx="2295000" cy="3060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S1_JPG.jpg"/>
                          <pic:cNvPicPr/>
                        </pic:nvPicPr>
                        <pic:blipFill>
                          <a:blip r:embed="rId48"/>
                          <a:stretch>
                            <a:fillRect/>
                          </a:stretch>
                        </pic:blipFill>
                        <pic:spPr>
                          <a:xfrm>
                            <a:off x="0" y="0"/>
                            <a:ext cx="2295000" cy="3060000"/>
                          </a:xfrm>
                          <a:prstGeom prst="rect">
                            <a:avLst/>
                          </a:prstGeom>
                        </pic:spPr>
                      </pic:pic>
                    </a:graphicData>
                  </a:graphic>
                </wp:inline>
              </w:drawing>
            </w:r>
          </w:p>
        </w:tc>
        <w:tc>
          <w:tcPr>
            <w:tcW w:w="4819" w:type="dxa"/>
            <w:tcMar>
              <w:top w:w="40" w:type="dxa"/>
              <w:left w:w="40" w:type="dxa"/>
              <w:bottom w:w="40" w:type="dxa"/>
              <w:right w:w="40" w:type="dxa"/>
            </w:tcMar>
          </w:tcPr>
          <w:p w14:paraId="5EB02474" w14:textId="77777777" w:rsidR="00187B38" w:rsidRDefault="00E12A47">
            <w:pPr>
              <w:spacing w:after="0"/>
              <w:jc w:val="center"/>
            </w:pPr>
            <w:r>
              <w:rPr>
                <w:noProof/>
              </w:rPr>
              <w:drawing>
                <wp:inline distT="0" distB="0" distL="0" distR="0" wp14:anchorId="7341F42E" wp14:editId="7EC152F2">
                  <wp:extent cx="2969998" cy="222749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S1_Abschied_JPG.jpg"/>
                          <pic:cNvPicPr/>
                        </pic:nvPicPr>
                        <pic:blipFill>
                          <a:blip r:embed="rId49" cstate="hqprint">
                            <a:extLst>
                              <a:ext uri="{28A0092B-C50C-407E-A947-70E740481C1C}">
                                <a14:useLocalDpi xmlns:a14="http://schemas.microsoft.com/office/drawing/2010/main"/>
                              </a:ext>
                            </a:extLst>
                          </a:blip>
                          <a:stretch>
                            <a:fillRect/>
                          </a:stretch>
                        </pic:blipFill>
                        <pic:spPr>
                          <a:xfrm>
                            <a:off x="0" y="0"/>
                            <a:ext cx="2969998" cy="2227498"/>
                          </a:xfrm>
                          <a:prstGeom prst="rect">
                            <a:avLst/>
                          </a:prstGeom>
                        </pic:spPr>
                      </pic:pic>
                    </a:graphicData>
                  </a:graphic>
                </wp:inline>
              </w:drawing>
            </w:r>
          </w:p>
        </w:tc>
      </w:tr>
    </w:tbl>
    <w:p w14:paraId="30ADAEDF" w14:textId="77777777" w:rsidR="00187B38" w:rsidRDefault="00187B38"/>
    <w:p w14:paraId="121A7D7A" w14:textId="77777777" w:rsidR="00187B38" w:rsidRDefault="00E12A47">
      <w:pPr>
        <w:keepNext/>
        <w:spacing w:before="200" w:after="60"/>
      </w:pPr>
      <w:proofErr w:type="spellStart"/>
      <w:r>
        <w:rPr>
          <w:b/>
          <w:color w:val="D9261C"/>
          <w:sz w:val="22"/>
        </w:rPr>
        <w:t>Schlusstabelle</w:t>
      </w:r>
      <w:proofErr w:type="spellEnd"/>
      <w:r>
        <w:rPr>
          <w:b/>
          <w:color w:val="D9261C"/>
          <w:sz w:val="22"/>
        </w:rPr>
        <w:t xml:space="preserve"> 2. Liga - Gruppe 1</w:t>
      </w:r>
    </w:p>
    <w:tbl>
      <w:tblPr>
        <w:tblW w:w="0" w:type="auto"/>
        <w:jc w:val="center"/>
        <w:tblLayout w:type="fixed"/>
        <w:tblLook w:val="04A0" w:firstRow="1" w:lastRow="0" w:firstColumn="1" w:lastColumn="0" w:noHBand="0" w:noVBand="1"/>
      </w:tblPr>
      <w:tblGrid>
        <w:gridCol w:w="624"/>
        <w:gridCol w:w="3685"/>
        <w:gridCol w:w="624"/>
        <w:gridCol w:w="624"/>
        <w:gridCol w:w="624"/>
        <w:gridCol w:w="624"/>
        <w:gridCol w:w="737"/>
        <w:gridCol w:w="1361"/>
        <w:gridCol w:w="964"/>
      </w:tblGrid>
      <w:tr w:rsidR="00187B38" w14:paraId="0F91C778" w14:textId="77777777">
        <w:trPr>
          <w:cantSplit/>
          <w:tblHeader/>
          <w:jc w:val="center"/>
        </w:trPr>
        <w:tc>
          <w:tcPr>
            <w:tcW w:w="624" w:type="dxa"/>
            <w:shd w:val="clear" w:color="E63124" w:fill="E63124"/>
            <w:tcMar>
              <w:top w:w="40" w:type="dxa"/>
              <w:left w:w="80" w:type="dxa"/>
              <w:bottom w:w="40" w:type="dxa"/>
              <w:right w:w="80" w:type="dxa"/>
            </w:tcMar>
          </w:tcPr>
          <w:p w14:paraId="1D4C6A58" w14:textId="77777777" w:rsidR="00187B38" w:rsidRDefault="00E12A47">
            <w:pPr>
              <w:keepNext/>
              <w:spacing w:after="0"/>
            </w:pPr>
            <w:r>
              <w:rPr>
                <w:b/>
                <w:caps/>
                <w:color w:val="FFFFFF"/>
                <w:sz w:val="17"/>
              </w:rPr>
              <w:t>Rg</w:t>
            </w:r>
          </w:p>
        </w:tc>
        <w:tc>
          <w:tcPr>
            <w:tcW w:w="3685" w:type="dxa"/>
            <w:shd w:val="clear" w:color="E63124" w:fill="E63124"/>
            <w:tcMar>
              <w:top w:w="40" w:type="dxa"/>
              <w:left w:w="80" w:type="dxa"/>
              <w:bottom w:w="40" w:type="dxa"/>
              <w:right w:w="80" w:type="dxa"/>
            </w:tcMar>
          </w:tcPr>
          <w:p w14:paraId="17986E37" w14:textId="77777777" w:rsidR="00187B38" w:rsidRDefault="00E12A47">
            <w:pPr>
              <w:keepNext/>
              <w:spacing w:after="0"/>
            </w:pPr>
            <w:r>
              <w:rPr>
                <w:b/>
                <w:caps/>
                <w:color w:val="FFFFFF"/>
                <w:sz w:val="17"/>
              </w:rPr>
              <w:t>Verein</w:t>
            </w:r>
          </w:p>
        </w:tc>
        <w:tc>
          <w:tcPr>
            <w:tcW w:w="624" w:type="dxa"/>
            <w:shd w:val="clear" w:color="E63124" w:fill="E63124"/>
            <w:tcMar>
              <w:top w:w="40" w:type="dxa"/>
              <w:left w:w="80" w:type="dxa"/>
              <w:bottom w:w="40" w:type="dxa"/>
              <w:right w:w="80" w:type="dxa"/>
            </w:tcMar>
          </w:tcPr>
          <w:p w14:paraId="4DC8E8F4" w14:textId="77777777" w:rsidR="00187B38" w:rsidRDefault="00E12A47">
            <w:pPr>
              <w:keepNext/>
              <w:spacing w:after="0"/>
              <w:jc w:val="center"/>
            </w:pPr>
            <w:r>
              <w:rPr>
                <w:b/>
                <w:caps/>
                <w:color w:val="FFFFFF"/>
                <w:sz w:val="17"/>
              </w:rPr>
              <w:t>Sp</w:t>
            </w:r>
          </w:p>
        </w:tc>
        <w:tc>
          <w:tcPr>
            <w:tcW w:w="624" w:type="dxa"/>
            <w:shd w:val="clear" w:color="E63124" w:fill="E63124"/>
            <w:tcMar>
              <w:top w:w="40" w:type="dxa"/>
              <w:left w:w="80" w:type="dxa"/>
              <w:bottom w:w="40" w:type="dxa"/>
              <w:right w:w="80" w:type="dxa"/>
            </w:tcMar>
          </w:tcPr>
          <w:p w14:paraId="2F9DC297" w14:textId="77777777" w:rsidR="00187B38" w:rsidRDefault="00E12A47">
            <w:pPr>
              <w:keepNext/>
              <w:spacing w:after="0"/>
              <w:jc w:val="center"/>
            </w:pPr>
            <w:r>
              <w:rPr>
                <w:b/>
                <w:caps/>
                <w:color w:val="FFFFFF"/>
                <w:sz w:val="17"/>
              </w:rPr>
              <w:t>S</w:t>
            </w:r>
          </w:p>
        </w:tc>
        <w:tc>
          <w:tcPr>
            <w:tcW w:w="624" w:type="dxa"/>
            <w:shd w:val="clear" w:color="E63124" w:fill="E63124"/>
            <w:tcMar>
              <w:top w:w="40" w:type="dxa"/>
              <w:left w:w="80" w:type="dxa"/>
              <w:bottom w:w="40" w:type="dxa"/>
              <w:right w:w="80" w:type="dxa"/>
            </w:tcMar>
          </w:tcPr>
          <w:p w14:paraId="523EEE8D" w14:textId="77777777" w:rsidR="00187B38" w:rsidRDefault="00E12A47">
            <w:pPr>
              <w:keepNext/>
              <w:spacing w:after="0"/>
              <w:jc w:val="center"/>
            </w:pPr>
            <w:r>
              <w:rPr>
                <w:b/>
                <w:caps/>
                <w:color w:val="FFFFFF"/>
                <w:sz w:val="17"/>
              </w:rPr>
              <w:t>U</w:t>
            </w:r>
          </w:p>
        </w:tc>
        <w:tc>
          <w:tcPr>
            <w:tcW w:w="624" w:type="dxa"/>
            <w:shd w:val="clear" w:color="E63124" w:fill="E63124"/>
            <w:tcMar>
              <w:top w:w="40" w:type="dxa"/>
              <w:left w:w="80" w:type="dxa"/>
              <w:bottom w:w="40" w:type="dxa"/>
              <w:right w:w="80" w:type="dxa"/>
            </w:tcMar>
          </w:tcPr>
          <w:p w14:paraId="53526CF1" w14:textId="77777777" w:rsidR="00187B38" w:rsidRDefault="00E12A47">
            <w:pPr>
              <w:keepNext/>
              <w:spacing w:after="0"/>
              <w:jc w:val="center"/>
            </w:pPr>
            <w:r>
              <w:rPr>
                <w:b/>
                <w:caps/>
                <w:color w:val="FFFFFF"/>
                <w:sz w:val="17"/>
              </w:rPr>
              <w:t>N</w:t>
            </w:r>
          </w:p>
        </w:tc>
        <w:tc>
          <w:tcPr>
            <w:tcW w:w="737" w:type="dxa"/>
            <w:shd w:val="clear" w:color="E63124" w:fill="E63124"/>
            <w:tcMar>
              <w:top w:w="40" w:type="dxa"/>
              <w:left w:w="80" w:type="dxa"/>
              <w:bottom w:w="40" w:type="dxa"/>
              <w:right w:w="80" w:type="dxa"/>
            </w:tcMar>
          </w:tcPr>
          <w:p w14:paraId="1C2A2B9A" w14:textId="77777777" w:rsidR="00187B38" w:rsidRDefault="00E12A47">
            <w:pPr>
              <w:keepNext/>
              <w:spacing w:after="0"/>
              <w:jc w:val="center"/>
            </w:pPr>
            <w:r>
              <w:rPr>
                <w:b/>
                <w:caps/>
                <w:color w:val="FFFFFF"/>
                <w:sz w:val="17"/>
              </w:rPr>
              <w:t>Str</w:t>
            </w:r>
          </w:p>
        </w:tc>
        <w:tc>
          <w:tcPr>
            <w:tcW w:w="1361" w:type="dxa"/>
            <w:shd w:val="clear" w:color="E63124" w:fill="E63124"/>
            <w:tcMar>
              <w:top w:w="40" w:type="dxa"/>
              <w:left w:w="80" w:type="dxa"/>
              <w:bottom w:w="40" w:type="dxa"/>
              <w:right w:w="80" w:type="dxa"/>
            </w:tcMar>
          </w:tcPr>
          <w:p w14:paraId="18D76274" w14:textId="77777777" w:rsidR="00187B38" w:rsidRDefault="00E12A47">
            <w:pPr>
              <w:keepNext/>
              <w:spacing w:after="0"/>
              <w:jc w:val="center"/>
            </w:pPr>
            <w:r>
              <w:rPr>
                <w:b/>
                <w:caps/>
                <w:color w:val="FFFFFF"/>
                <w:sz w:val="17"/>
              </w:rPr>
              <w:t>Tore</w:t>
            </w:r>
          </w:p>
        </w:tc>
        <w:tc>
          <w:tcPr>
            <w:tcW w:w="964" w:type="dxa"/>
            <w:shd w:val="clear" w:color="E63124" w:fill="E63124"/>
            <w:tcMar>
              <w:top w:w="40" w:type="dxa"/>
              <w:left w:w="80" w:type="dxa"/>
              <w:bottom w:w="40" w:type="dxa"/>
              <w:right w:w="80" w:type="dxa"/>
            </w:tcMar>
          </w:tcPr>
          <w:p w14:paraId="19E8B5C3" w14:textId="77777777" w:rsidR="00187B38" w:rsidRDefault="00E12A47">
            <w:pPr>
              <w:keepNext/>
              <w:spacing w:after="0"/>
              <w:jc w:val="center"/>
            </w:pPr>
            <w:r>
              <w:rPr>
                <w:b/>
                <w:caps/>
                <w:color w:val="FFFFFF"/>
                <w:sz w:val="17"/>
              </w:rPr>
              <w:t>Pkt</w:t>
            </w:r>
          </w:p>
        </w:tc>
      </w:tr>
      <w:tr w:rsidR="00187B38" w14:paraId="35460518" w14:textId="77777777">
        <w:trPr>
          <w:cantSplit/>
          <w:jc w:val="center"/>
        </w:trPr>
        <w:tc>
          <w:tcPr>
            <w:tcW w:w="624" w:type="dxa"/>
            <w:tcBorders>
              <w:bottom w:val="single" w:sz="4" w:space="0" w:color="E5E2E1"/>
            </w:tcBorders>
            <w:tcMar>
              <w:top w:w="40" w:type="dxa"/>
              <w:left w:w="80" w:type="dxa"/>
              <w:bottom w:w="40" w:type="dxa"/>
              <w:right w:w="80" w:type="dxa"/>
            </w:tcMar>
          </w:tcPr>
          <w:p w14:paraId="669E00F6" w14:textId="77777777" w:rsidR="00187B38" w:rsidRDefault="00E12A47">
            <w:pPr>
              <w:keepNext/>
              <w:spacing w:after="0"/>
              <w:jc w:val="center"/>
            </w:pPr>
            <w:r>
              <w:rPr>
                <w:sz w:val="18"/>
              </w:rPr>
              <w:t>1</w:t>
            </w:r>
          </w:p>
        </w:tc>
        <w:tc>
          <w:tcPr>
            <w:tcW w:w="3685" w:type="dxa"/>
            <w:tcBorders>
              <w:bottom w:val="single" w:sz="4" w:space="0" w:color="E5E2E1"/>
            </w:tcBorders>
            <w:tcMar>
              <w:top w:w="40" w:type="dxa"/>
              <w:left w:w="80" w:type="dxa"/>
              <w:bottom w:w="40" w:type="dxa"/>
              <w:right w:w="80" w:type="dxa"/>
            </w:tcMar>
          </w:tcPr>
          <w:p w14:paraId="5697CA50" w14:textId="77777777" w:rsidR="00187B38" w:rsidRDefault="00E12A47">
            <w:pPr>
              <w:keepNext/>
              <w:spacing w:after="0"/>
            </w:pPr>
            <w:r>
              <w:rPr>
                <w:sz w:val="18"/>
              </w:rPr>
              <w:t xml:space="preserve">SC </w:t>
            </w:r>
            <w:proofErr w:type="spellStart"/>
            <w:r>
              <w:rPr>
                <w:sz w:val="18"/>
              </w:rPr>
              <w:t>Goldau</w:t>
            </w:r>
            <w:proofErr w:type="spellEnd"/>
          </w:p>
        </w:tc>
        <w:tc>
          <w:tcPr>
            <w:tcW w:w="624" w:type="dxa"/>
            <w:tcBorders>
              <w:bottom w:val="single" w:sz="4" w:space="0" w:color="E5E2E1"/>
            </w:tcBorders>
            <w:tcMar>
              <w:top w:w="40" w:type="dxa"/>
              <w:left w:w="80" w:type="dxa"/>
              <w:bottom w:w="40" w:type="dxa"/>
              <w:right w:w="80" w:type="dxa"/>
            </w:tcMar>
          </w:tcPr>
          <w:p w14:paraId="18393CF3" w14:textId="77777777" w:rsidR="00187B38" w:rsidRDefault="00E12A47">
            <w:pPr>
              <w:keepNext/>
              <w:spacing w:after="0"/>
              <w:jc w:val="center"/>
            </w:pPr>
            <w:r>
              <w:rPr>
                <w:sz w:val="18"/>
              </w:rPr>
              <w:t>26</w:t>
            </w:r>
          </w:p>
        </w:tc>
        <w:tc>
          <w:tcPr>
            <w:tcW w:w="624" w:type="dxa"/>
            <w:tcBorders>
              <w:bottom w:val="single" w:sz="4" w:space="0" w:color="E5E2E1"/>
            </w:tcBorders>
            <w:tcMar>
              <w:top w:w="40" w:type="dxa"/>
              <w:left w:w="80" w:type="dxa"/>
              <w:bottom w:w="40" w:type="dxa"/>
              <w:right w:w="80" w:type="dxa"/>
            </w:tcMar>
          </w:tcPr>
          <w:p w14:paraId="66E4009B" w14:textId="77777777" w:rsidR="00187B38" w:rsidRDefault="00E12A47">
            <w:pPr>
              <w:keepNext/>
              <w:spacing w:after="0"/>
              <w:jc w:val="center"/>
            </w:pPr>
            <w:r>
              <w:rPr>
                <w:sz w:val="18"/>
              </w:rPr>
              <w:t>16</w:t>
            </w:r>
          </w:p>
        </w:tc>
        <w:tc>
          <w:tcPr>
            <w:tcW w:w="624" w:type="dxa"/>
            <w:tcBorders>
              <w:bottom w:val="single" w:sz="4" w:space="0" w:color="E5E2E1"/>
            </w:tcBorders>
            <w:tcMar>
              <w:top w:w="40" w:type="dxa"/>
              <w:left w:w="80" w:type="dxa"/>
              <w:bottom w:w="40" w:type="dxa"/>
              <w:right w:w="80" w:type="dxa"/>
            </w:tcMar>
          </w:tcPr>
          <w:p w14:paraId="53F81B57" w14:textId="77777777" w:rsidR="00187B38" w:rsidRDefault="00E12A47">
            <w:pPr>
              <w:keepNext/>
              <w:spacing w:after="0"/>
              <w:jc w:val="center"/>
            </w:pPr>
            <w:r>
              <w:rPr>
                <w:sz w:val="18"/>
              </w:rPr>
              <w:t>8</w:t>
            </w:r>
          </w:p>
        </w:tc>
        <w:tc>
          <w:tcPr>
            <w:tcW w:w="624" w:type="dxa"/>
            <w:tcBorders>
              <w:bottom w:val="single" w:sz="4" w:space="0" w:color="E5E2E1"/>
            </w:tcBorders>
            <w:tcMar>
              <w:top w:w="40" w:type="dxa"/>
              <w:left w:w="80" w:type="dxa"/>
              <w:bottom w:w="40" w:type="dxa"/>
              <w:right w:w="80" w:type="dxa"/>
            </w:tcMar>
          </w:tcPr>
          <w:p w14:paraId="703DBB0F" w14:textId="77777777" w:rsidR="00187B38" w:rsidRDefault="00E12A47">
            <w:pPr>
              <w:keepNext/>
              <w:spacing w:after="0"/>
              <w:jc w:val="center"/>
            </w:pPr>
            <w:r>
              <w:rPr>
                <w:sz w:val="18"/>
              </w:rPr>
              <w:t>2</w:t>
            </w:r>
          </w:p>
        </w:tc>
        <w:tc>
          <w:tcPr>
            <w:tcW w:w="737" w:type="dxa"/>
            <w:tcBorders>
              <w:bottom w:val="single" w:sz="4" w:space="0" w:color="E5E2E1"/>
            </w:tcBorders>
            <w:tcMar>
              <w:top w:w="40" w:type="dxa"/>
              <w:left w:w="80" w:type="dxa"/>
              <w:bottom w:w="40" w:type="dxa"/>
              <w:right w:w="80" w:type="dxa"/>
            </w:tcMar>
          </w:tcPr>
          <w:p w14:paraId="0B3E2238" w14:textId="77777777" w:rsidR="00187B38" w:rsidRDefault="00E12A47">
            <w:pPr>
              <w:keepNext/>
              <w:spacing w:after="0"/>
              <w:jc w:val="center"/>
            </w:pPr>
            <w:r>
              <w:rPr>
                <w:sz w:val="18"/>
              </w:rPr>
              <w:t>58</w:t>
            </w:r>
          </w:p>
        </w:tc>
        <w:tc>
          <w:tcPr>
            <w:tcW w:w="1361" w:type="dxa"/>
            <w:tcBorders>
              <w:bottom w:val="single" w:sz="4" w:space="0" w:color="E5E2E1"/>
            </w:tcBorders>
            <w:tcMar>
              <w:top w:w="40" w:type="dxa"/>
              <w:left w:w="80" w:type="dxa"/>
              <w:bottom w:w="40" w:type="dxa"/>
              <w:right w:w="80" w:type="dxa"/>
            </w:tcMar>
          </w:tcPr>
          <w:p w14:paraId="69B363E1" w14:textId="77777777" w:rsidR="00187B38" w:rsidRDefault="00E12A47">
            <w:pPr>
              <w:keepNext/>
              <w:spacing w:after="0"/>
              <w:jc w:val="center"/>
            </w:pPr>
            <w:proofErr w:type="gramStart"/>
            <w:r>
              <w:rPr>
                <w:sz w:val="18"/>
              </w:rPr>
              <w:t>56 :</w:t>
            </w:r>
            <w:proofErr w:type="gramEnd"/>
            <w:r>
              <w:rPr>
                <w:sz w:val="18"/>
              </w:rPr>
              <w:t xml:space="preserve"> 21</w:t>
            </w:r>
          </w:p>
        </w:tc>
        <w:tc>
          <w:tcPr>
            <w:tcW w:w="964" w:type="dxa"/>
            <w:tcBorders>
              <w:bottom w:val="single" w:sz="4" w:space="0" w:color="E5E2E1"/>
            </w:tcBorders>
            <w:tcMar>
              <w:top w:w="40" w:type="dxa"/>
              <w:left w:w="80" w:type="dxa"/>
              <w:bottom w:w="40" w:type="dxa"/>
              <w:right w:w="80" w:type="dxa"/>
            </w:tcMar>
          </w:tcPr>
          <w:p w14:paraId="220BAF05" w14:textId="77777777" w:rsidR="00187B38" w:rsidRDefault="00E12A47">
            <w:pPr>
              <w:keepNext/>
              <w:spacing w:after="0"/>
              <w:jc w:val="center"/>
            </w:pPr>
            <w:r>
              <w:rPr>
                <w:sz w:val="18"/>
              </w:rPr>
              <w:t>56</w:t>
            </w:r>
          </w:p>
        </w:tc>
      </w:tr>
      <w:tr w:rsidR="00187B38" w14:paraId="14A78081" w14:textId="77777777">
        <w:trPr>
          <w:cantSplit/>
          <w:jc w:val="center"/>
        </w:trPr>
        <w:tc>
          <w:tcPr>
            <w:tcW w:w="624" w:type="dxa"/>
            <w:tcBorders>
              <w:bottom w:val="single" w:sz="4" w:space="0" w:color="E5E2E1"/>
            </w:tcBorders>
            <w:tcMar>
              <w:top w:w="40" w:type="dxa"/>
              <w:left w:w="80" w:type="dxa"/>
              <w:bottom w:w="40" w:type="dxa"/>
              <w:right w:w="80" w:type="dxa"/>
            </w:tcMar>
          </w:tcPr>
          <w:p w14:paraId="5A3E3EFC" w14:textId="77777777" w:rsidR="00187B38" w:rsidRDefault="00E12A47">
            <w:pPr>
              <w:keepNext/>
              <w:spacing w:after="0"/>
              <w:jc w:val="center"/>
            </w:pPr>
            <w:r>
              <w:rPr>
                <w:sz w:val="18"/>
              </w:rPr>
              <w:t>2</w:t>
            </w:r>
          </w:p>
        </w:tc>
        <w:tc>
          <w:tcPr>
            <w:tcW w:w="3685" w:type="dxa"/>
            <w:tcBorders>
              <w:bottom w:val="single" w:sz="4" w:space="0" w:color="E5E2E1"/>
            </w:tcBorders>
            <w:tcMar>
              <w:top w:w="40" w:type="dxa"/>
              <w:left w:w="80" w:type="dxa"/>
              <w:bottom w:w="40" w:type="dxa"/>
              <w:right w:w="80" w:type="dxa"/>
            </w:tcMar>
          </w:tcPr>
          <w:p w14:paraId="21033E83" w14:textId="77777777" w:rsidR="00187B38" w:rsidRDefault="00E12A47">
            <w:pPr>
              <w:keepNext/>
              <w:spacing w:after="0"/>
            </w:pPr>
            <w:r>
              <w:rPr>
                <w:sz w:val="18"/>
              </w:rPr>
              <w:t xml:space="preserve">FC </w:t>
            </w:r>
            <w:proofErr w:type="spellStart"/>
            <w:r>
              <w:rPr>
                <w:sz w:val="18"/>
              </w:rPr>
              <w:t>Brunnen</w:t>
            </w:r>
            <w:proofErr w:type="spellEnd"/>
          </w:p>
        </w:tc>
        <w:tc>
          <w:tcPr>
            <w:tcW w:w="624" w:type="dxa"/>
            <w:tcBorders>
              <w:bottom w:val="single" w:sz="4" w:space="0" w:color="E5E2E1"/>
            </w:tcBorders>
            <w:tcMar>
              <w:top w:w="40" w:type="dxa"/>
              <w:left w:w="80" w:type="dxa"/>
              <w:bottom w:w="40" w:type="dxa"/>
              <w:right w:w="80" w:type="dxa"/>
            </w:tcMar>
          </w:tcPr>
          <w:p w14:paraId="1481EFD3" w14:textId="77777777" w:rsidR="00187B38" w:rsidRDefault="00E12A47">
            <w:pPr>
              <w:keepNext/>
              <w:spacing w:after="0"/>
              <w:jc w:val="center"/>
            </w:pPr>
            <w:r>
              <w:rPr>
                <w:sz w:val="18"/>
              </w:rPr>
              <w:t>26</w:t>
            </w:r>
          </w:p>
        </w:tc>
        <w:tc>
          <w:tcPr>
            <w:tcW w:w="624" w:type="dxa"/>
            <w:tcBorders>
              <w:bottom w:val="single" w:sz="4" w:space="0" w:color="E5E2E1"/>
            </w:tcBorders>
            <w:tcMar>
              <w:top w:w="40" w:type="dxa"/>
              <w:left w:w="80" w:type="dxa"/>
              <w:bottom w:w="40" w:type="dxa"/>
              <w:right w:w="80" w:type="dxa"/>
            </w:tcMar>
          </w:tcPr>
          <w:p w14:paraId="57DA2906" w14:textId="77777777" w:rsidR="00187B38" w:rsidRDefault="00E12A47">
            <w:pPr>
              <w:keepNext/>
              <w:spacing w:after="0"/>
              <w:jc w:val="center"/>
            </w:pPr>
            <w:r>
              <w:rPr>
                <w:sz w:val="18"/>
              </w:rPr>
              <w:t>17</w:t>
            </w:r>
          </w:p>
        </w:tc>
        <w:tc>
          <w:tcPr>
            <w:tcW w:w="624" w:type="dxa"/>
            <w:tcBorders>
              <w:bottom w:val="single" w:sz="4" w:space="0" w:color="E5E2E1"/>
            </w:tcBorders>
            <w:tcMar>
              <w:top w:w="40" w:type="dxa"/>
              <w:left w:w="80" w:type="dxa"/>
              <w:bottom w:w="40" w:type="dxa"/>
              <w:right w:w="80" w:type="dxa"/>
            </w:tcMar>
          </w:tcPr>
          <w:p w14:paraId="6764ADEF" w14:textId="77777777" w:rsidR="00187B38" w:rsidRDefault="00E12A47">
            <w:pPr>
              <w:keepNext/>
              <w:spacing w:after="0"/>
              <w:jc w:val="center"/>
            </w:pPr>
            <w:r>
              <w:rPr>
                <w:sz w:val="18"/>
              </w:rPr>
              <w:t>5</w:t>
            </w:r>
          </w:p>
        </w:tc>
        <w:tc>
          <w:tcPr>
            <w:tcW w:w="624" w:type="dxa"/>
            <w:tcBorders>
              <w:bottom w:val="single" w:sz="4" w:space="0" w:color="E5E2E1"/>
            </w:tcBorders>
            <w:tcMar>
              <w:top w:w="40" w:type="dxa"/>
              <w:left w:w="80" w:type="dxa"/>
              <w:bottom w:w="40" w:type="dxa"/>
              <w:right w:w="80" w:type="dxa"/>
            </w:tcMar>
          </w:tcPr>
          <w:p w14:paraId="1C71931A" w14:textId="77777777" w:rsidR="00187B38" w:rsidRDefault="00E12A47">
            <w:pPr>
              <w:keepNext/>
              <w:spacing w:after="0"/>
              <w:jc w:val="center"/>
            </w:pPr>
            <w:r>
              <w:rPr>
                <w:sz w:val="18"/>
              </w:rPr>
              <w:t>4</w:t>
            </w:r>
          </w:p>
        </w:tc>
        <w:tc>
          <w:tcPr>
            <w:tcW w:w="737" w:type="dxa"/>
            <w:tcBorders>
              <w:bottom w:val="single" w:sz="4" w:space="0" w:color="E5E2E1"/>
            </w:tcBorders>
            <w:tcMar>
              <w:top w:w="40" w:type="dxa"/>
              <w:left w:w="80" w:type="dxa"/>
              <w:bottom w:w="40" w:type="dxa"/>
              <w:right w:w="80" w:type="dxa"/>
            </w:tcMar>
          </w:tcPr>
          <w:p w14:paraId="4C2507CA" w14:textId="77777777" w:rsidR="00187B38" w:rsidRDefault="00E12A47">
            <w:pPr>
              <w:keepNext/>
              <w:spacing w:after="0"/>
              <w:jc w:val="center"/>
            </w:pPr>
            <w:r>
              <w:rPr>
                <w:sz w:val="18"/>
              </w:rPr>
              <w:t>64</w:t>
            </w:r>
          </w:p>
        </w:tc>
        <w:tc>
          <w:tcPr>
            <w:tcW w:w="1361" w:type="dxa"/>
            <w:tcBorders>
              <w:bottom w:val="single" w:sz="4" w:space="0" w:color="E5E2E1"/>
            </w:tcBorders>
            <w:tcMar>
              <w:top w:w="40" w:type="dxa"/>
              <w:left w:w="80" w:type="dxa"/>
              <w:bottom w:w="40" w:type="dxa"/>
              <w:right w:w="80" w:type="dxa"/>
            </w:tcMar>
          </w:tcPr>
          <w:p w14:paraId="43A8A4D4" w14:textId="77777777" w:rsidR="00187B38" w:rsidRDefault="00E12A47">
            <w:pPr>
              <w:keepNext/>
              <w:spacing w:after="0"/>
              <w:jc w:val="center"/>
            </w:pPr>
            <w:proofErr w:type="gramStart"/>
            <w:r>
              <w:rPr>
                <w:sz w:val="18"/>
              </w:rPr>
              <w:t>74 :</w:t>
            </w:r>
            <w:proofErr w:type="gramEnd"/>
            <w:r>
              <w:rPr>
                <w:sz w:val="18"/>
              </w:rPr>
              <w:t xml:space="preserve"> 32</w:t>
            </w:r>
          </w:p>
        </w:tc>
        <w:tc>
          <w:tcPr>
            <w:tcW w:w="964" w:type="dxa"/>
            <w:tcBorders>
              <w:bottom w:val="single" w:sz="4" w:space="0" w:color="E5E2E1"/>
            </w:tcBorders>
            <w:tcMar>
              <w:top w:w="40" w:type="dxa"/>
              <w:left w:w="80" w:type="dxa"/>
              <w:bottom w:w="40" w:type="dxa"/>
              <w:right w:w="80" w:type="dxa"/>
            </w:tcMar>
          </w:tcPr>
          <w:p w14:paraId="37C827B1" w14:textId="77777777" w:rsidR="00187B38" w:rsidRDefault="00E12A47">
            <w:pPr>
              <w:keepNext/>
              <w:spacing w:after="0"/>
              <w:jc w:val="center"/>
            </w:pPr>
            <w:r>
              <w:rPr>
                <w:sz w:val="18"/>
              </w:rPr>
              <w:t>56</w:t>
            </w:r>
          </w:p>
        </w:tc>
      </w:tr>
      <w:tr w:rsidR="00187B38" w14:paraId="750CD1C4" w14:textId="77777777">
        <w:trPr>
          <w:cantSplit/>
          <w:jc w:val="center"/>
        </w:trPr>
        <w:tc>
          <w:tcPr>
            <w:tcW w:w="624" w:type="dxa"/>
            <w:tcBorders>
              <w:bottom w:val="single" w:sz="4" w:space="0" w:color="E5E2E1"/>
            </w:tcBorders>
            <w:tcMar>
              <w:top w:w="40" w:type="dxa"/>
              <w:left w:w="80" w:type="dxa"/>
              <w:bottom w:w="40" w:type="dxa"/>
              <w:right w:w="80" w:type="dxa"/>
            </w:tcMar>
          </w:tcPr>
          <w:p w14:paraId="78F9881C" w14:textId="77777777" w:rsidR="00187B38" w:rsidRDefault="00E12A47">
            <w:pPr>
              <w:keepNext/>
              <w:spacing w:after="0"/>
              <w:jc w:val="center"/>
            </w:pPr>
            <w:r>
              <w:rPr>
                <w:sz w:val="18"/>
              </w:rPr>
              <w:t>3</w:t>
            </w:r>
          </w:p>
        </w:tc>
        <w:tc>
          <w:tcPr>
            <w:tcW w:w="3685" w:type="dxa"/>
            <w:tcBorders>
              <w:bottom w:val="single" w:sz="4" w:space="0" w:color="E5E2E1"/>
            </w:tcBorders>
            <w:tcMar>
              <w:top w:w="40" w:type="dxa"/>
              <w:left w:w="80" w:type="dxa"/>
              <w:bottom w:w="40" w:type="dxa"/>
              <w:right w:w="80" w:type="dxa"/>
            </w:tcMar>
          </w:tcPr>
          <w:p w14:paraId="17E7A3AB" w14:textId="77777777" w:rsidR="00187B38" w:rsidRDefault="00E12A47">
            <w:pPr>
              <w:keepNext/>
              <w:spacing w:after="0"/>
            </w:pPr>
            <w:r>
              <w:rPr>
                <w:sz w:val="18"/>
              </w:rPr>
              <w:t xml:space="preserve">FC </w:t>
            </w:r>
            <w:proofErr w:type="spellStart"/>
            <w:r>
              <w:rPr>
                <w:sz w:val="18"/>
              </w:rPr>
              <w:t>Perlen-Buchrain</w:t>
            </w:r>
            <w:proofErr w:type="spellEnd"/>
            <w:r>
              <w:rPr>
                <w:sz w:val="18"/>
              </w:rPr>
              <w:t xml:space="preserve"> I</w:t>
            </w:r>
          </w:p>
        </w:tc>
        <w:tc>
          <w:tcPr>
            <w:tcW w:w="624" w:type="dxa"/>
            <w:tcBorders>
              <w:bottom w:val="single" w:sz="4" w:space="0" w:color="E5E2E1"/>
            </w:tcBorders>
            <w:tcMar>
              <w:top w:w="40" w:type="dxa"/>
              <w:left w:w="80" w:type="dxa"/>
              <w:bottom w:w="40" w:type="dxa"/>
              <w:right w:w="80" w:type="dxa"/>
            </w:tcMar>
          </w:tcPr>
          <w:p w14:paraId="2C7E9696" w14:textId="77777777" w:rsidR="00187B38" w:rsidRDefault="00E12A47">
            <w:pPr>
              <w:keepNext/>
              <w:spacing w:after="0"/>
              <w:jc w:val="center"/>
            </w:pPr>
            <w:r>
              <w:rPr>
                <w:sz w:val="18"/>
              </w:rPr>
              <w:t>26</w:t>
            </w:r>
          </w:p>
        </w:tc>
        <w:tc>
          <w:tcPr>
            <w:tcW w:w="624" w:type="dxa"/>
            <w:tcBorders>
              <w:bottom w:val="single" w:sz="4" w:space="0" w:color="E5E2E1"/>
            </w:tcBorders>
            <w:tcMar>
              <w:top w:w="40" w:type="dxa"/>
              <w:left w:w="80" w:type="dxa"/>
              <w:bottom w:w="40" w:type="dxa"/>
              <w:right w:w="80" w:type="dxa"/>
            </w:tcMar>
          </w:tcPr>
          <w:p w14:paraId="0F63CC91" w14:textId="77777777" w:rsidR="00187B38" w:rsidRDefault="00E12A47">
            <w:pPr>
              <w:keepNext/>
              <w:spacing w:after="0"/>
              <w:jc w:val="center"/>
            </w:pPr>
            <w:r>
              <w:rPr>
                <w:sz w:val="18"/>
              </w:rPr>
              <w:t>13</w:t>
            </w:r>
          </w:p>
        </w:tc>
        <w:tc>
          <w:tcPr>
            <w:tcW w:w="624" w:type="dxa"/>
            <w:tcBorders>
              <w:bottom w:val="single" w:sz="4" w:space="0" w:color="E5E2E1"/>
            </w:tcBorders>
            <w:tcMar>
              <w:top w:w="40" w:type="dxa"/>
              <w:left w:w="80" w:type="dxa"/>
              <w:bottom w:w="40" w:type="dxa"/>
              <w:right w:w="80" w:type="dxa"/>
            </w:tcMar>
          </w:tcPr>
          <w:p w14:paraId="02AB8283" w14:textId="77777777" w:rsidR="00187B38" w:rsidRDefault="00E12A47">
            <w:pPr>
              <w:keepNext/>
              <w:spacing w:after="0"/>
              <w:jc w:val="center"/>
            </w:pPr>
            <w:r>
              <w:rPr>
                <w:sz w:val="18"/>
              </w:rPr>
              <w:t>7</w:t>
            </w:r>
          </w:p>
        </w:tc>
        <w:tc>
          <w:tcPr>
            <w:tcW w:w="624" w:type="dxa"/>
            <w:tcBorders>
              <w:bottom w:val="single" w:sz="4" w:space="0" w:color="E5E2E1"/>
            </w:tcBorders>
            <w:tcMar>
              <w:top w:w="40" w:type="dxa"/>
              <w:left w:w="80" w:type="dxa"/>
              <w:bottom w:w="40" w:type="dxa"/>
              <w:right w:w="80" w:type="dxa"/>
            </w:tcMar>
          </w:tcPr>
          <w:p w14:paraId="08BA9909" w14:textId="77777777" w:rsidR="00187B38" w:rsidRDefault="00E12A47">
            <w:pPr>
              <w:keepNext/>
              <w:spacing w:after="0"/>
              <w:jc w:val="center"/>
            </w:pPr>
            <w:r>
              <w:rPr>
                <w:sz w:val="18"/>
              </w:rPr>
              <w:t>6</w:t>
            </w:r>
          </w:p>
        </w:tc>
        <w:tc>
          <w:tcPr>
            <w:tcW w:w="737" w:type="dxa"/>
            <w:tcBorders>
              <w:bottom w:val="single" w:sz="4" w:space="0" w:color="E5E2E1"/>
            </w:tcBorders>
            <w:tcMar>
              <w:top w:w="40" w:type="dxa"/>
              <w:left w:w="80" w:type="dxa"/>
              <w:bottom w:w="40" w:type="dxa"/>
              <w:right w:w="80" w:type="dxa"/>
            </w:tcMar>
          </w:tcPr>
          <w:p w14:paraId="798D9FA5" w14:textId="77777777" w:rsidR="00187B38" w:rsidRDefault="00E12A47">
            <w:pPr>
              <w:keepNext/>
              <w:spacing w:after="0"/>
              <w:jc w:val="center"/>
            </w:pPr>
            <w:r>
              <w:rPr>
                <w:sz w:val="18"/>
              </w:rPr>
              <w:t>65</w:t>
            </w:r>
          </w:p>
        </w:tc>
        <w:tc>
          <w:tcPr>
            <w:tcW w:w="1361" w:type="dxa"/>
            <w:tcBorders>
              <w:bottom w:val="single" w:sz="4" w:space="0" w:color="E5E2E1"/>
            </w:tcBorders>
            <w:tcMar>
              <w:top w:w="40" w:type="dxa"/>
              <w:left w:w="80" w:type="dxa"/>
              <w:bottom w:w="40" w:type="dxa"/>
              <w:right w:w="80" w:type="dxa"/>
            </w:tcMar>
          </w:tcPr>
          <w:p w14:paraId="493288AC" w14:textId="77777777" w:rsidR="00187B38" w:rsidRDefault="00E12A47">
            <w:pPr>
              <w:keepNext/>
              <w:spacing w:after="0"/>
              <w:jc w:val="center"/>
            </w:pPr>
            <w:proofErr w:type="gramStart"/>
            <w:r>
              <w:rPr>
                <w:sz w:val="18"/>
              </w:rPr>
              <w:t>53 :</w:t>
            </w:r>
            <w:proofErr w:type="gramEnd"/>
            <w:r>
              <w:rPr>
                <w:sz w:val="18"/>
              </w:rPr>
              <w:t xml:space="preserve"> 36</w:t>
            </w:r>
          </w:p>
        </w:tc>
        <w:tc>
          <w:tcPr>
            <w:tcW w:w="964" w:type="dxa"/>
            <w:tcBorders>
              <w:bottom w:val="single" w:sz="4" w:space="0" w:color="E5E2E1"/>
            </w:tcBorders>
            <w:tcMar>
              <w:top w:w="40" w:type="dxa"/>
              <w:left w:w="80" w:type="dxa"/>
              <w:bottom w:w="40" w:type="dxa"/>
              <w:right w:w="80" w:type="dxa"/>
            </w:tcMar>
          </w:tcPr>
          <w:p w14:paraId="32B21643" w14:textId="77777777" w:rsidR="00187B38" w:rsidRDefault="00E12A47">
            <w:pPr>
              <w:keepNext/>
              <w:spacing w:after="0"/>
              <w:jc w:val="center"/>
            </w:pPr>
            <w:r>
              <w:rPr>
                <w:sz w:val="18"/>
              </w:rPr>
              <w:t>46</w:t>
            </w:r>
          </w:p>
        </w:tc>
      </w:tr>
      <w:tr w:rsidR="00187B38" w14:paraId="0D0A27F5" w14:textId="77777777">
        <w:trPr>
          <w:cantSplit/>
          <w:jc w:val="center"/>
        </w:trPr>
        <w:tc>
          <w:tcPr>
            <w:tcW w:w="624" w:type="dxa"/>
            <w:tcBorders>
              <w:bottom w:val="single" w:sz="4" w:space="0" w:color="E5E2E1"/>
            </w:tcBorders>
            <w:tcMar>
              <w:top w:w="40" w:type="dxa"/>
              <w:left w:w="80" w:type="dxa"/>
              <w:bottom w:w="40" w:type="dxa"/>
              <w:right w:w="80" w:type="dxa"/>
            </w:tcMar>
          </w:tcPr>
          <w:p w14:paraId="07D84CB5" w14:textId="77777777" w:rsidR="00187B38" w:rsidRDefault="00E12A47">
            <w:pPr>
              <w:keepNext/>
              <w:spacing w:after="0"/>
              <w:jc w:val="center"/>
            </w:pPr>
            <w:r>
              <w:rPr>
                <w:sz w:val="18"/>
              </w:rPr>
              <w:t>4</w:t>
            </w:r>
          </w:p>
        </w:tc>
        <w:tc>
          <w:tcPr>
            <w:tcW w:w="3685" w:type="dxa"/>
            <w:tcBorders>
              <w:bottom w:val="single" w:sz="4" w:space="0" w:color="E5E2E1"/>
            </w:tcBorders>
            <w:tcMar>
              <w:top w:w="40" w:type="dxa"/>
              <w:left w:w="80" w:type="dxa"/>
              <w:bottom w:w="40" w:type="dxa"/>
              <w:right w:w="80" w:type="dxa"/>
            </w:tcMar>
          </w:tcPr>
          <w:p w14:paraId="10038304" w14:textId="77777777" w:rsidR="00187B38" w:rsidRDefault="00E12A47">
            <w:pPr>
              <w:keepNext/>
              <w:spacing w:after="0"/>
            </w:pPr>
            <w:r>
              <w:rPr>
                <w:sz w:val="18"/>
              </w:rPr>
              <w:t xml:space="preserve">FC </w:t>
            </w:r>
            <w:proofErr w:type="spellStart"/>
            <w:r>
              <w:rPr>
                <w:sz w:val="18"/>
              </w:rPr>
              <w:t>Willisau</w:t>
            </w:r>
            <w:proofErr w:type="spellEnd"/>
          </w:p>
        </w:tc>
        <w:tc>
          <w:tcPr>
            <w:tcW w:w="624" w:type="dxa"/>
            <w:tcBorders>
              <w:bottom w:val="single" w:sz="4" w:space="0" w:color="E5E2E1"/>
            </w:tcBorders>
            <w:tcMar>
              <w:top w:w="40" w:type="dxa"/>
              <w:left w:w="80" w:type="dxa"/>
              <w:bottom w:w="40" w:type="dxa"/>
              <w:right w:w="80" w:type="dxa"/>
            </w:tcMar>
          </w:tcPr>
          <w:p w14:paraId="71C5D9F6" w14:textId="77777777" w:rsidR="00187B38" w:rsidRDefault="00E12A47">
            <w:pPr>
              <w:keepNext/>
              <w:spacing w:after="0"/>
              <w:jc w:val="center"/>
            </w:pPr>
            <w:r>
              <w:rPr>
                <w:sz w:val="18"/>
              </w:rPr>
              <w:t>26</w:t>
            </w:r>
          </w:p>
        </w:tc>
        <w:tc>
          <w:tcPr>
            <w:tcW w:w="624" w:type="dxa"/>
            <w:tcBorders>
              <w:bottom w:val="single" w:sz="4" w:space="0" w:color="E5E2E1"/>
            </w:tcBorders>
            <w:tcMar>
              <w:top w:w="40" w:type="dxa"/>
              <w:left w:w="80" w:type="dxa"/>
              <w:bottom w:w="40" w:type="dxa"/>
              <w:right w:w="80" w:type="dxa"/>
            </w:tcMar>
          </w:tcPr>
          <w:p w14:paraId="4E47A455" w14:textId="77777777" w:rsidR="00187B38" w:rsidRDefault="00E12A47">
            <w:pPr>
              <w:keepNext/>
              <w:spacing w:after="0"/>
              <w:jc w:val="center"/>
            </w:pPr>
            <w:r>
              <w:rPr>
                <w:sz w:val="18"/>
              </w:rPr>
              <w:t>13</w:t>
            </w:r>
          </w:p>
        </w:tc>
        <w:tc>
          <w:tcPr>
            <w:tcW w:w="624" w:type="dxa"/>
            <w:tcBorders>
              <w:bottom w:val="single" w:sz="4" w:space="0" w:color="E5E2E1"/>
            </w:tcBorders>
            <w:tcMar>
              <w:top w:w="40" w:type="dxa"/>
              <w:left w:w="80" w:type="dxa"/>
              <w:bottom w:w="40" w:type="dxa"/>
              <w:right w:w="80" w:type="dxa"/>
            </w:tcMar>
          </w:tcPr>
          <w:p w14:paraId="2D78355C" w14:textId="77777777" w:rsidR="00187B38" w:rsidRDefault="00E12A47">
            <w:pPr>
              <w:keepNext/>
              <w:spacing w:after="0"/>
              <w:jc w:val="center"/>
            </w:pPr>
            <w:r>
              <w:rPr>
                <w:sz w:val="18"/>
              </w:rPr>
              <w:t>4</w:t>
            </w:r>
          </w:p>
        </w:tc>
        <w:tc>
          <w:tcPr>
            <w:tcW w:w="624" w:type="dxa"/>
            <w:tcBorders>
              <w:bottom w:val="single" w:sz="4" w:space="0" w:color="E5E2E1"/>
            </w:tcBorders>
            <w:tcMar>
              <w:top w:w="40" w:type="dxa"/>
              <w:left w:w="80" w:type="dxa"/>
              <w:bottom w:w="40" w:type="dxa"/>
              <w:right w:w="80" w:type="dxa"/>
            </w:tcMar>
          </w:tcPr>
          <w:p w14:paraId="77A3D426" w14:textId="77777777" w:rsidR="00187B38" w:rsidRDefault="00E12A47">
            <w:pPr>
              <w:keepNext/>
              <w:spacing w:after="0"/>
              <w:jc w:val="center"/>
            </w:pPr>
            <w:r>
              <w:rPr>
                <w:sz w:val="18"/>
              </w:rPr>
              <w:t>9</w:t>
            </w:r>
          </w:p>
        </w:tc>
        <w:tc>
          <w:tcPr>
            <w:tcW w:w="737" w:type="dxa"/>
            <w:tcBorders>
              <w:bottom w:val="single" w:sz="4" w:space="0" w:color="E5E2E1"/>
            </w:tcBorders>
            <w:tcMar>
              <w:top w:w="40" w:type="dxa"/>
              <w:left w:w="80" w:type="dxa"/>
              <w:bottom w:w="40" w:type="dxa"/>
              <w:right w:w="80" w:type="dxa"/>
            </w:tcMar>
          </w:tcPr>
          <w:p w14:paraId="630EABD1" w14:textId="77777777" w:rsidR="00187B38" w:rsidRDefault="00E12A47">
            <w:pPr>
              <w:keepNext/>
              <w:spacing w:after="0"/>
              <w:jc w:val="center"/>
            </w:pPr>
            <w:r>
              <w:rPr>
                <w:sz w:val="18"/>
              </w:rPr>
              <w:t>62</w:t>
            </w:r>
          </w:p>
        </w:tc>
        <w:tc>
          <w:tcPr>
            <w:tcW w:w="1361" w:type="dxa"/>
            <w:tcBorders>
              <w:bottom w:val="single" w:sz="4" w:space="0" w:color="E5E2E1"/>
            </w:tcBorders>
            <w:tcMar>
              <w:top w:w="40" w:type="dxa"/>
              <w:left w:w="80" w:type="dxa"/>
              <w:bottom w:w="40" w:type="dxa"/>
              <w:right w:w="80" w:type="dxa"/>
            </w:tcMar>
          </w:tcPr>
          <w:p w14:paraId="44E24E10" w14:textId="77777777" w:rsidR="00187B38" w:rsidRDefault="00E12A47">
            <w:pPr>
              <w:keepNext/>
              <w:spacing w:after="0"/>
              <w:jc w:val="center"/>
            </w:pPr>
            <w:proofErr w:type="gramStart"/>
            <w:r>
              <w:rPr>
                <w:sz w:val="18"/>
              </w:rPr>
              <w:t>48 :</w:t>
            </w:r>
            <w:proofErr w:type="gramEnd"/>
            <w:r>
              <w:rPr>
                <w:sz w:val="18"/>
              </w:rPr>
              <w:t xml:space="preserve"> 34</w:t>
            </w:r>
          </w:p>
        </w:tc>
        <w:tc>
          <w:tcPr>
            <w:tcW w:w="964" w:type="dxa"/>
            <w:tcBorders>
              <w:bottom w:val="single" w:sz="4" w:space="0" w:color="E5E2E1"/>
            </w:tcBorders>
            <w:tcMar>
              <w:top w:w="40" w:type="dxa"/>
              <w:left w:w="80" w:type="dxa"/>
              <w:bottom w:w="40" w:type="dxa"/>
              <w:right w:w="80" w:type="dxa"/>
            </w:tcMar>
          </w:tcPr>
          <w:p w14:paraId="38D98D2F" w14:textId="77777777" w:rsidR="00187B38" w:rsidRDefault="00E12A47">
            <w:pPr>
              <w:keepNext/>
              <w:spacing w:after="0"/>
              <w:jc w:val="center"/>
            </w:pPr>
            <w:r>
              <w:rPr>
                <w:sz w:val="18"/>
              </w:rPr>
              <w:t>43</w:t>
            </w:r>
          </w:p>
        </w:tc>
      </w:tr>
      <w:tr w:rsidR="00187B38" w14:paraId="1C704112" w14:textId="77777777">
        <w:trPr>
          <w:cantSplit/>
          <w:jc w:val="center"/>
        </w:trPr>
        <w:tc>
          <w:tcPr>
            <w:tcW w:w="624" w:type="dxa"/>
            <w:tcBorders>
              <w:bottom w:val="single" w:sz="4" w:space="0" w:color="E5E2E1"/>
            </w:tcBorders>
            <w:shd w:val="clear" w:color="F6F2F1" w:fill="F6F2F1"/>
            <w:tcMar>
              <w:top w:w="40" w:type="dxa"/>
              <w:left w:w="80" w:type="dxa"/>
              <w:bottom w:w="40" w:type="dxa"/>
              <w:right w:w="80" w:type="dxa"/>
            </w:tcMar>
          </w:tcPr>
          <w:p w14:paraId="59AB9A59" w14:textId="77777777" w:rsidR="00187B38" w:rsidRDefault="00E12A47">
            <w:pPr>
              <w:keepNext/>
              <w:spacing w:after="0"/>
              <w:jc w:val="center"/>
            </w:pPr>
            <w:r>
              <w:rPr>
                <w:b/>
                <w:sz w:val="18"/>
              </w:rPr>
              <w:t>5</w:t>
            </w:r>
          </w:p>
        </w:tc>
        <w:tc>
          <w:tcPr>
            <w:tcW w:w="3685" w:type="dxa"/>
            <w:tcBorders>
              <w:bottom w:val="single" w:sz="4" w:space="0" w:color="E5E2E1"/>
            </w:tcBorders>
            <w:shd w:val="clear" w:color="F6F2F1" w:fill="F6F2F1"/>
            <w:tcMar>
              <w:top w:w="40" w:type="dxa"/>
              <w:left w:w="80" w:type="dxa"/>
              <w:bottom w:w="40" w:type="dxa"/>
              <w:right w:w="80" w:type="dxa"/>
            </w:tcMar>
          </w:tcPr>
          <w:p w14:paraId="274D38F3" w14:textId="77777777" w:rsidR="00187B38" w:rsidRDefault="00E12A47">
            <w:pPr>
              <w:keepNext/>
              <w:spacing w:after="0"/>
            </w:pPr>
            <w:r>
              <w:rPr>
                <w:b/>
                <w:sz w:val="18"/>
              </w:rPr>
              <w:t>FC Schattdorf</w:t>
            </w:r>
          </w:p>
        </w:tc>
        <w:tc>
          <w:tcPr>
            <w:tcW w:w="624" w:type="dxa"/>
            <w:tcBorders>
              <w:bottom w:val="single" w:sz="4" w:space="0" w:color="E5E2E1"/>
            </w:tcBorders>
            <w:shd w:val="clear" w:color="F6F2F1" w:fill="F6F2F1"/>
            <w:tcMar>
              <w:top w:w="40" w:type="dxa"/>
              <w:left w:w="80" w:type="dxa"/>
              <w:bottom w:w="40" w:type="dxa"/>
              <w:right w:w="80" w:type="dxa"/>
            </w:tcMar>
          </w:tcPr>
          <w:p w14:paraId="588E9C57" w14:textId="77777777" w:rsidR="00187B38" w:rsidRDefault="00E12A47">
            <w:pPr>
              <w:keepNext/>
              <w:spacing w:after="0"/>
              <w:jc w:val="center"/>
            </w:pPr>
            <w:r>
              <w:rPr>
                <w:b/>
                <w:sz w:val="18"/>
              </w:rPr>
              <w:t>26</w:t>
            </w:r>
          </w:p>
        </w:tc>
        <w:tc>
          <w:tcPr>
            <w:tcW w:w="624" w:type="dxa"/>
            <w:tcBorders>
              <w:bottom w:val="single" w:sz="4" w:space="0" w:color="E5E2E1"/>
            </w:tcBorders>
            <w:shd w:val="clear" w:color="F6F2F1" w:fill="F6F2F1"/>
            <w:tcMar>
              <w:top w:w="40" w:type="dxa"/>
              <w:left w:w="80" w:type="dxa"/>
              <w:bottom w:w="40" w:type="dxa"/>
              <w:right w:w="80" w:type="dxa"/>
            </w:tcMar>
          </w:tcPr>
          <w:p w14:paraId="72109C2E" w14:textId="77777777" w:rsidR="00187B38" w:rsidRDefault="00E12A47">
            <w:pPr>
              <w:keepNext/>
              <w:spacing w:after="0"/>
              <w:jc w:val="center"/>
            </w:pPr>
            <w:r>
              <w:rPr>
                <w:b/>
                <w:sz w:val="18"/>
              </w:rPr>
              <w:t>13</w:t>
            </w:r>
          </w:p>
        </w:tc>
        <w:tc>
          <w:tcPr>
            <w:tcW w:w="624" w:type="dxa"/>
            <w:tcBorders>
              <w:bottom w:val="single" w:sz="4" w:space="0" w:color="E5E2E1"/>
            </w:tcBorders>
            <w:shd w:val="clear" w:color="F6F2F1" w:fill="F6F2F1"/>
            <w:tcMar>
              <w:top w:w="40" w:type="dxa"/>
              <w:left w:w="80" w:type="dxa"/>
              <w:bottom w:w="40" w:type="dxa"/>
              <w:right w:w="80" w:type="dxa"/>
            </w:tcMar>
          </w:tcPr>
          <w:p w14:paraId="0244841B" w14:textId="77777777" w:rsidR="00187B38" w:rsidRDefault="00E12A47">
            <w:pPr>
              <w:keepNext/>
              <w:spacing w:after="0"/>
              <w:jc w:val="center"/>
            </w:pPr>
            <w:r>
              <w:rPr>
                <w:b/>
                <w:sz w:val="18"/>
              </w:rPr>
              <w:t>4</w:t>
            </w:r>
          </w:p>
        </w:tc>
        <w:tc>
          <w:tcPr>
            <w:tcW w:w="624" w:type="dxa"/>
            <w:tcBorders>
              <w:bottom w:val="single" w:sz="4" w:space="0" w:color="E5E2E1"/>
            </w:tcBorders>
            <w:shd w:val="clear" w:color="F6F2F1" w:fill="F6F2F1"/>
            <w:tcMar>
              <w:top w:w="40" w:type="dxa"/>
              <w:left w:w="80" w:type="dxa"/>
              <w:bottom w:w="40" w:type="dxa"/>
              <w:right w:w="80" w:type="dxa"/>
            </w:tcMar>
          </w:tcPr>
          <w:p w14:paraId="198CA8CC" w14:textId="77777777" w:rsidR="00187B38" w:rsidRDefault="00E12A47">
            <w:pPr>
              <w:keepNext/>
              <w:spacing w:after="0"/>
              <w:jc w:val="center"/>
            </w:pPr>
            <w:r>
              <w:rPr>
                <w:b/>
                <w:sz w:val="18"/>
              </w:rPr>
              <w:t>9</w:t>
            </w:r>
          </w:p>
        </w:tc>
        <w:tc>
          <w:tcPr>
            <w:tcW w:w="737" w:type="dxa"/>
            <w:tcBorders>
              <w:bottom w:val="single" w:sz="4" w:space="0" w:color="E5E2E1"/>
            </w:tcBorders>
            <w:shd w:val="clear" w:color="F6F2F1" w:fill="F6F2F1"/>
            <w:tcMar>
              <w:top w:w="40" w:type="dxa"/>
              <w:left w:w="80" w:type="dxa"/>
              <w:bottom w:w="40" w:type="dxa"/>
              <w:right w:w="80" w:type="dxa"/>
            </w:tcMar>
          </w:tcPr>
          <w:p w14:paraId="44345B4D" w14:textId="77777777" w:rsidR="00187B38" w:rsidRDefault="00E12A47">
            <w:pPr>
              <w:keepNext/>
              <w:spacing w:after="0"/>
              <w:jc w:val="center"/>
            </w:pPr>
            <w:r>
              <w:rPr>
                <w:b/>
                <w:sz w:val="18"/>
              </w:rPr>
              <w:t>99</w:t>
            </w:r>
          </w:p>
        </w:tc>
        <w:tc>
          <w:tcPr>
            <w:tcW w:w="1361" w:type="dxa"/>
            <w:tcBorders>
              <w:bottom w:val="single" w:sz="4" w:space="0" w:color="E5E2E1"/>
            </w:tcBorders>
            <w:shd w:val="clear" w:color="F6F2F1" w:fill="F6F2F1"/>
            <w:tcMar>
              <w:top w:w="40" w:type="dxa"/>
              <w:left w:w="80" w:type="dxa"/>
              <w:bottom w:w="40" w:type="dxa"/>
              <w:right w:w="80" w:type="dxa"/>
            </w:tcMar>
          </w:tcPr>
          <w:p w14:paraId="279F6481" w14:textId="77777777" w:rsidR="00187B38" w:rsidRDefault="00E12A47">
            <w:pPr>
              <w:keepNext/>
              <w:spacing w:after="0"/>
              <w:jc w:val="center"/>
            </w:pPr>
            <w:proofErr w:type="gramStart"/>
            <w:r>
              <w:rPr>
                <w:b/>
                <w:sz w:val="18"/>
              </w:rPr>
              <w:t>51 :</w:t>
            </w:r>
            <w:proofErr w:type="gramEnd"/>
            <w:r>
              <w:rPr>
                <w:b/>
                <w:sz w:val="18"/>
              </w:rPr>
              <w:t xml:space="preserve"> 42</w:t>
            </w:r>
          </w:p>
        </w:tc>
        <w:tc>
          <w:tcPr>
            <w:tcW w:w="964" w:type="dxa"/>
            <w:tcBorders>
              <w:bottom w:val="single" w:sz="4" w:space="0" w:color="E5E2E1"/>
            </w:tcBorders>
            <w:shd w:val="clear" w:color="F6F2F1" w:fill="F6F2F1"/>
            <w:tcMar>
              <w:top w:w="40" w:type="dxa"/>
              <w:left w:w="80" w:type="dxa"/>
              <w:bottom w:w="40" w:type="dxa"/>
              <w:right w:w="80" w:type="dxa"/>
            </w:tcMar>
          </w:tcPr>
          <w:p w14:paraId="28DF5FF0" w14:textId="77777777" w:rsidR="00187B38" w:rsidRDefault="00E12A47">
            <w:pPr>
              <w:keepNext/>
              <w:spacing w:after="0"/>
              <w:jc w:val="center"/>
            </w:pPr>
            <w:r>
              <w:rPr>
                <w:b/>
                <w:sz w:val="18"/>
              </w:rPr>
              <w:t>43</w:t>
            </w:r>
          </w:p>
        </w:tc>
      </w:tr>
      <w:tr w:rsidR="00187B38" w14:paraId="115C7338" w14:textId="77777777">
        <w:trPr>
          <w:cantSplit/>
          <w:jc w:val="center"/>
        </w:trPr>
        <w:tc>
          <w:tcPr>
            <w:tcW w:w="624" w:type="dxa"/>
            <w:tcBorders>
              <w:bottom w:val="single" w:sz="4" w:space="0" w:color="E5E2E1"/>
            </w:tcBorders>
            <w:tcMar>
              <w:top w:w="40" w:type="dxa"/>
              <w:left w:w="80" w:type="dxa"/>
              <w:bottom w:w="40" w:type="dxa"/>
              <w:right w:w="80" w:type="dxa"/>
            </w:tcMar>
          </w:tcPr>
          <w:p w14:paraId="197D22F0" w14:textId="77777777" w:rsidR="00187B38" w:rsidRDefault="00E12A47">
            <w:pPr>
              <w:keepNext/>
              <w:spacing w:after="0"/>
              <w:jc w:val="center"/>
            </w:pPr>
            <w:r>
              <w:rPr>
                <w:sz w:val="18"/>
              </w:rPr>
              <w:t>6</w:t>
            </w:r>
          </w:p>
        </w:tc>
        <w:tc>
          <w:tcPr>
            <w:tcW w:w="3685" w:type="dxa"/>
            <w:tcBorders>
              <w:bottom w:val="single" w:sz="4" w:space="0" w:color="E5E2E1"/>
            </w:tcBorders>
            <w:tcMar>
              <w:top w:w="40" w:type="dxa"/>
              <w:left w:w="80" w:type="dxa"/>
              <w:bottom w:w="40" w:type="dxa"/>
              <w:right w:w="80" w:type="dxa"/>
            </w:tcMar>
          </w:tcPr>
          <w:p w14:paraId="70B20B08" w14:textId="77777777" w:rsidR="00187B38" w:rsidRDefault="00E12A47">
            <w:pPr>
              <w:keepNext/>
              <w:spacing w:after="0"/>
            </w:pPr>
            <w:r>
              <w:rPr>
                <w:sz w:val="18"/>
              </w:rPr>
              <w:t xml:space="preserve">FC </w:t>
            </w:r>
            <w:proofErr w:type="spellStart"/>
            <w:r>
              <w:rPr>
                <w:sz w:val="18"/>
              </w:rPr>
              <w:t>Gunzwil</w:t>
            </w:r>
            <w:proofErr w:type="spellEnd"/>
          </w:p>
        </w:tc>
        <w:tc>
          <w:tcPr>
            <w:tcW w:w="624" w:type="dxa"/>
            <w:tcBorders>
              <w:bottom w:val="single" w:sz="4" w:space="0" w:color="E5E2E1"/>
            </w:tcBorders>
            <w:tcMar>
              <w:top w:w="40" w:type="dxa"/>
              <w:left w:w="80" w:type="dxa"/>
              <w:bottom w:w="40" w:type="dxa"/>
              <w:right w:w="80" w:type="dxa"/>
            </w:tcMar>
          </w:tcPr>
          <w:p w14:paraId="795E146F" w14:textId="77777777" w:rsidR="00187B38" w:rsidRDefault="00E12A47">
            <w:pPr>
              <w:keepNext/>
              <w:spacing w:after="0"/>
              <w:jc w:val="center"/>
            </w:pPr>
            <w:r>
              <w:rPr>
                <w:sz w:val="18"/>
              </w:rPr>
              <w:t>26</w:t>
            </w:r>
          </w:p>
        </w:tc>
        <w:tc>
          <w:tcPr>
            <w:tcW w:w="624" w:type="dxa"/>
            <w:tcBorders>
              <w:bottom w:val="single" w:sz="4" w:space="0" w:color="E5E2E1"/>
            </w:tcBorders>
            <w:tcMar>
              <w:top w:w="40" w:type="dxa"/>
              <w:left w:w="80" w:type="dxa"/>
              <w:bottom w:w="40" w:type="dxa"/>
              <w:right w:w="80" w:type="dxa"/>
            </w:tcMar>
          </w:tcPr>
          <w:p w14:paraId="2942E122" w14:textId="77777777" w:rsidR="00187B38" w:rsidRDefault="00E12A47">
            <w:pPr>
              <w:keepNext/>
              <w:spacing w:after="0"/>
              <w:jc w:val="center"/>
            </w:pPr>
            <w:r>
              <w:rPr>
                <w:sz w:val="18"/>
              </w:rPr>
              <w:t>12</w:t>
            </w:r>
          </w:p>
        </w:tc>
        <w:tc>
          <w:tcPr>
            <w:tcW w:w="624" w:type="dxa"/>
            <w:tcBorders>
              <w:bottom w:val="single" w:sz="4" w:space="0" w:color="E5E2E1"/>
            </w:tcBorders>
            <w:tcMar>
              <w:top w:w="40" w:type="dxa"/>
              <w:left w:w="80" w:type="dxa"/>
              <w:bottom w:w="40" w:type="dxa"/>
              <w:right w:w="80" w:type="dxa"/>
            </w:tcMar>
          </w:tcPr>
          <w:p w14:paraId="05C3A41B" w14:textId="77777777" w:rsidR="00187B38" w:rsidRDefault="00E12A47">
            <w:pPr>
              <w:keepNext/>
              <w:spacing w:after="0"/>
              <w:jc w:val="center"/>
            </w:pPr>
            <w:r>
              <w:rPr>
                <w:sz w:val="18"/>
              </w:rPr>
              <w:t>2</w:t>
            </w:r>
          </w:p>
        </w:tc>
        <w:tc>
          <w:tcPr>
            <w:tcW w:w="624" w:type="dxa"/>
            <w:tcBorders>
              <w:bottom w:val="single" w:sz="4" w:space="0" w:color="E5E2E1"/>
            </w:tcBorders>
            <w:tcMar>
              <w:top w:w="40" w:type="dxa"/>
              <w:left w:w="80" w:type="dxa"/>
              <w:bottom w:w="40" w:type="dxa"/>
              <w:right w:w="80" w:type="dxa"/>
            </w:tcMar>
          </w:tcPr>
          <w:p w14:paraId="3D7B4F9D" w14:textId="77777777" w:rsidR="00187B38" w:rsidRDefault="00E12A47">
            <w:pPr>
              <w:keepNext/>
              <w:spacing w:after="0"/>
              <w:jc w:val="center"/>
            </w:pPr>
            <w:r>
              <w:rPr>
                <w:sz w:val="18"/>
              </w:rPr>
              <w:t>12</w:t>
            </w:r>
          </w:p>
        </w:tc>
        <w:tc>
          <w:tcPr>
            <w:tcW w:w="737" w:type="dxa"/>
            <w:tcBorders>
              <w:bottom w:val="single" w:sz="4" w:space="0" w:color="E5E2E1"/>
            </w:tcBorders>
            <w:tcMar>
              <w:top w:w="40" w:type="dxa"/>
              <w:left w:w="80" w:type="dxa"/>
              <w:bottom w:w="40" w:type="dxa"/>
              <w:right w:w="80" w:type="dxa"/>
            </w:tcMar>
          </w:tcPr>
          <w:p w14:paraId="3EAA0F87" w14:textId="77777777" w:rsidR="00187B38" w:rsidRDefault="00E12A47">
            <w:pPr>
              <w:keepNext/>
              <w:spacing w:after="0"/>
              <w:jc w:val="center"/>
            </w:pPr>
            <w:r>
              <w:rPr>
                <w:sz w:val="18"/>
              </w:rPr>
              <w:t>69</w:t>
            </w:r>
          </w:p>
        </w:tc>
        <w:tc>
          <w:tcPr>
            <w:tcW w:w="1361" w:type="dxa"/>
            <w:tcBorders>
              <w:bottom w:val="single" w:sz="4" w:space="0" w:color="E5E2E1"/>
            </w:tcBorders>
            <w:tcMar>
              <w:top w:w="40" w:type="dxa"/>
              <w:left w:w="80" w:type="dxa"/>
              <w:bottom w:w="40" w:type="dxa"/>
              <w:right w:w="80" w:type="dxa"/>
            </w:tcMar>
          </w:tcPr>
          <w:p w14:paraId="1D22918D" w14:textId="77777777" w:rsidR="00187B38" w:rsidRDefault="00E12A47">
            <w:pPr>
              <w:keepNext/>
              <w:spacing w:after="0"/>
              <w:jc w:val="center"/>
            </w:pPr>
            <w:proofErr w:type="gramStart"/>
            <w:r>
              <w:rPr>
                <w:sz w:val="18"/>
              </w:rPr>
              <w:t>43 :</w:t>
            </w:r>
            <w:proofErr w:type="gramEnd"/>
            <w:r>
              <w:rPr>
                <w:sz w:val="18"/>
              </w:rPr>
              <w:t xml:space="preserve"> 57</w:t>
            </w:r>
          </w:p>
        </w:tc>
        <w:tc>
          <w:tcPr>
            <w:tcW w:w="964" w:type="dxa"/>
            <w:tcBorders>
              <w:bottom w:val="single" w:sz="4" w:space="0" w:color="E5E2E1"/>
            </w:tcBorders>
            <w:tcMar>
              <w:top w:w="40" w:type="dxa"/>
              <w:left w:w="80" w:type="dxa"/>
              <w:bottom w:w="40" w:type="dxa"/>
              <w:right w:w="80" w:type="dxa"/>
            </w:tcMar>
          </w:tcPr>
          <w:p w14:paraId="52368A17" w14:textId="77777777" w:rsidR="00187B38" w:rsidRDefault="00E12A47">
            <w:pPr>
              <w:keepNext/>
              <w:spacing w:after="0"/>
              <w:jc w:val="center"/>
            </w:pPr>
            <w:r>
              <w:rPr>
                <w:sz w:val="18"/>
              </w:rPr>
              <w:t>38</w:t>
            </w:r>
          </w:p>
        </w:tc>
      </w:tr>
      <w:tr w:rsidR="00187B38" w14:paraId="26463EC2" w14:textId="77777777">
        <w:trPr>
          <w:cantSplit/>
          <w:jc w:val="center"/>
        </w:trPr>
        <w:tc>
          <w:tcPr>
            <w:tcW w:w="624" w:type="dxa"/>
            <w:tcBorders>
              <w:bottom w:val="single" w:sz="4" w:space="0" w:color="E5E2E1"/>
            </w:tcBorders>
            <w:tcMar>
              <w:top w:w="40" w:type="dxa"/>
              <w:left w:w="80" w:type="dxa"/>
              <w:bottom w:w="40" w:type="dxa"/>
              <w:right w:w="80" w:type="dxa"/>
            </w:tcMar>
          </w:tcPr>
          <w:p w14:paraId="22BCDD2C" w14:textId="77777777" w:rsidR="00187B38" w:rsidRDefault="00E12A47">
            <w:pPr>
              <w:keepNext/>
              <w:spacing w:after="0"/>
              <w:jc w:val="center"/>
            </w:pPr>
            <w:r>
              <w:rPr>
                <w:sz w:val="18"/>
              </w:rPr>
              <w:t>7</w:t>
            </w:r>
          </w:p>
        </w:tc>
        <w:tc>
          <w:tcPr>
            <w:tcW w:w="3685" w:type="dxa"/>
            <w:tcBorders>
              <w:bottom w:val="single" w:sz="4" w:space="0" w:color="E5E2E1"/>
            </w:tcBorders>
            <w:tcMar>
              <w:top w:w="40" w:type="dxa"/>
              <w:left w:w="80" w:type="dxa"/>
              <w:bottom w:w="40" w:type="dxa"/>
              <w:right w:w="80" w:type="dxa"/>
            </w:tcMar>
          </w:tcPr>
          <w:p w14:paraId="427DB2CE" w14:textId="77777777" w:rsidR="00187B38" w:rsidRDefault="00E12A47">
            <w:pPr>
              <w:keepNext/>
              <w:spacing w:after="0"/>
            </w:pPr>
            <w:r>
              <w:rPr>
                <w:sz w:val="18"/>
              </w:rPr>
              <w:t>FC Kickers Luzern</w:t>
            </w:r>
          </w:p>
        </w:tc>
        <w:tc>
          <w:tcPr>
            <w:tcW w:w="624" w:type="dxa"/>
            <w:tcBorders>
              <w:bottom w:val="single" w:sz="4" w:space="0" w:color="E5E2E1"/>
            </w:tcBorders>
            <w:tcMar>
              <w:top w:w="40" w:type="dxa"/>
              <w:left w:w="80" w:type="dxa"/>
              <w:bottom w:w="40" w:type="dxa"/>
              <w:right w:w="80" w:type="dxa"/>
            </w:tcMar>
          </w:tcPr>
          <w:p w14:paraId="6B417029" w14:textId="77777777" w:rsidR="00187B38" w:rsidRDefault="00E12A47">
            <w:pPr>
              <w:keepNext/>
              <w:spacing w:after="0"/>
              <w:jc w:val="center"/>
            </w:pPr>
            <w:r>
              <w:rPr>
                <w:sz w:val="18"/>
              </w:rPr>
              <w:t>26</w:t>
            </w:r>
          </w:p>
        </w:tc>
        <w:tc>
          <w:tcPr>
            <w:tcW w:w="624" w:type="dxa"/>
            <w:tcBorders>
              <w:bottom w:val="single" w:sz="4" w:space="0" w:color="E5E2E1"/>
            </w:tcBorders>
            <w:tcMar>
              <w:top w:w="40" w:type="dxa"/>
              <w:left w:w="80" w:type="dxa"/>
              <w:bottom w:w="40" w:type="dxa"/>
              <w:right w:w="80" w:type="dxa"/>
            </w:tcMar>
          </w:tcPr>
          <w:p w14:paraId="4878C13E" w14:textId="77777777" w:rsidR="00187B38" w:rsidRDefault="00E12A47">
            <w:pPr>
              <w:keepNext/>
              <w:spacing w:after="0"/>
              <w:jc w:val="center"/>
            </w:pPr>
            <w:r>
              <w:rPr>
                <w:sz w:val="18"/>
              </w:rPr>
              <w:t>10</w:t>
            </w:r>
          </w:p>
        </w:tc>
        <w:tc>
          <w:tcPr>
            <w:tcW w:w="624" w:type="dxa"/>
            <w:tcBorders>
              <w:bottom w:val="single" w:sz="4" w:space="0" w:color="E5E2E1"/>
            </w:tcBorders>
            <w:tcMar>
              <w:top w:w="40" w:type="dxa"/>
              <w:left w:w="80" w:type="dxa"/>
              <w:bottom w:w="40" w:type="dxa"/>
              <w:right w:w="80" w:type="dxa"/>
            </w:tcMar>
          </w:tcPr>
          <w:p w14:paraId="5B9A3406" w14:textId="77777777" w:rsidR="00187B38" w:rsidRDefault="00E12A47">
            <w:pPr>
              <w:keepNext/>
              <w:spacing w:after="0"/>
              <w:jc w:val="center"/>
            </w:pPr>
            <w:r>
              <w:rPr>
                <w:sz w:val="18"/>
              </w:rPr>
              <w:t>7</w:t>
            </w:r>
          </w:p>
        </w:tc>
        <w:tc>
          <w:tcPr>
            <w:tcW w:w="624" w:type="dxa"/>
            <w:tcBorders>
              <w:bottom w:val="single" w:sz="4" w:space="0" w:color="E5E2E1"/>
            </w:tcBorders>
            <w:tcMar>
              <w:top w:w="40" w:type="dxa"/>
              <w:left w:w="80" w:type="dxa"/>
              <w:bottom w:w="40" w:type="dxa"/>
              <w:right w:w="80" w:type="dxa"/>
            </w:tcMar>
          </w:tcPr>
          <w:p w14:paraId="45CAB57A" w14:textId="77777777" w:rsidR="00187B38" w:rsidRDefault="00E12A47">
            <w:pPr>
              <w:keepNext/>
              <w:spacing w:after="0"/>
              <w:jc w:val="center"/>
            </w:pPr>
            <w:r>
              <w:rPr>
                <w:sz w:val="18"/>
              </w:rPr>
              <w:t>9</w:t>
            </w:r>
          </w:p>
        </w:tc>
        <w:tc>
          <w:tcPr>
            <w:tcW w:w="737" w:type="dxa"/>
            <w:tcBorders>
              <w:bottom w:val="single" w:sz="4" w:space="0" w:color="E5E2E1"/>
            </w:tcBorders>
            <w:tcMar>
              <w:top w:w="40" w:type="dxa"/>
              <w:left w:w="80" w:type="dxa"/>
              <w:bottom w:w="40" w:type="dxa"/>
              <w:right w:w="80" w:type="dxa"/>
            </w:tcMar>
          </w:tcPr>
          <w:p w14:paraId="0CA0E75C" w14:textId="77777777" w:rsidR="00187B38" w:rsidRDefault="00E12A47">
            <w:pPr>
              <w:keepNext/>
              <w:spacing w:after="0"/>
              <w:jc w:val="center"/>
            </w:pPr>
            <w:r>
              <w:rPr>
                <w:sz w:val="18"/>
              </w:rPr>
              <w:t>98</w:t>
            </w:r>
          </w:p>
        </w:tc>
        <w:tc>
          <w:tcPr>
            <w:tcW w:w="1361" w:type="dxa"/>
            <w:tcBorders>
              <w:bottom w:val="single" w:sz="4" w:space="0" w:color="E5E2E1"/>
            </w:tcBorders>
            <w:tcMar>
              <w:top w:w="40" w:type="dxa"/>
              <w:left w:w="80" w:type="dxa"/>
              <w:bottom w:w="40" w:type="dxa"/>
              <w:right w:w="80" w:type="dxa"/>
            </w:tcMar>
          </w:tcPr>
          <w:p w14:paraId="13D86654" w14:textId="77777777" w:rsidR="00187B38" w:rsidRDefault="00E12A47">
            <w:pPr>
              <w:keepNext/>
              <w:spacing w:after="0"/>
              <w:jc w:val="center"/>
            </w:pPr>
            <w:proofErr w:type="gramStart"/>
            <w:r>
              <w:rPr>
                <w:sz w:val="18"/>
              </w:rPr>
              <w:t>44 :</w:t>
            </w:r>
            <w:proofErr w:type="gramEnd"/>
            <w:r>
              <w:rPr>
                <w:sz w:val="18"/>
              </w:rPr>
              <w:t xml:space="preserve"> 36</w:t>
            </w:r>
          </w:p>
        </w:tc>
        <w:tc>
          <w:tcPr>
            <w:tcW w:w="964" w:type="dxa"/>
            <w:tcBorders>
              <w:bottom w:val="single" w:sz="4" w:space="0" w:color="E5E2E1"/>
            </w:tcBorders>
            <w:tcMar>
              <w:top w:w="40" w:type="dxa"/>
              <w:left w:w="80" w:type="dxa"/>
              <w:bottom w:w="40" w:type="dxa"/>
              <w:right w:w="80" w:type="dxa"/>
            </w:tcMar>
          </w:tcPr>
          <w:p w14:paraId="6FDA56F1" w14:textId="77777777" w:rsidR="00187B38" w:rsidRDefault="00E12A47">
            <w:pPr>
              <w:keepNext/>
              <w:spacing w:after="0"/>
              <w:jc w:val="center"/>
            </w:pPr>
            <w:r>
              <w:rPr>
                <w:sz w:val="18"/>
              </w:rPr>
              <w:t>37</w:t>
            </w:r>
          </w:p>
        </w:tc>
      </w:tr>
      <w:tr w:rsidR="00187B38" w14:paraId="75D5FC82" w14:textId="77777777">
        <w:trPr>
          <w:cantSplit/>
          <w:jc w:val="center"/>
        </w:trPr>
        <w:tc>
          <w:tcPr>
            <w:tcW w:w="624" w:type="dxa"/>
            <w:tcBorders>
              <w:bottom w:val="single" w:sz="4" w:space="0" w:color="E5E2E1"/>
            </w:tcBorders>
            <w:tcMar>
              <w:top w:w="40" w:type="dxa"/>
              <w:left w:w="80" w:type="dxa"/>
              <w:bottom w:w="40" w:type="dxa"/>
              <w:right w:w="80" w:type="dxa"/>
            </w:tcMar>
          </w:tcPr>
          <w:p w14:paraId="6FE25ED5" w14:textId="77777777" w:rsidR="00187B38" w:rsidRDefault="00E12A47">
            <w:pPr>
              <w:keepNext/>
              <w:spacing w:after="0"/>
              <w:jc w:val="center"/>
            </w:pPr>
            <w:r>
              <w:rPr>
                <w:sz w:val="18"/>
              </w:rPr>
              <w:t>8</w:t>
            </w:r>
          </w:p>
        </w:tc>
        <w:tc>
          <w:tcPr>
            <w:tcW w:w="3685" w:type="dxa"/>
            <w:tcBorders>
              <w:bottom w:val="single" w:sz="4" w:space="0" w:color="E5E2E1"/>
            </w:tcBorders>
            <w:tcMar>
              <w:top w:w="40" w:type="dxa"/>
              <w:left w:w="80" w:type="dxa"/>
              <w:bottom w:w="40" w:type="dxa"/>
              <w:right w:w="80" w:type="dxa"/>
            </w:tcMar>
          </w:tcPr>
          <w:p w14:paraId="5A5D00B9" w14:textId="77777777" w:rsidR="00187B38" w:rsidRDefault="00E12A47">
            <w:pPr>
              <w:keepNext/>
              <w:spacing w:after="0"/>
            </w:pPr>
            <w:r>
              <w:rPr>
                <w:sz w:val="18"/>
              </w:rPr>
              <w:t xml:space="preserve">SC </w:t>
            </w:r>
            <w:proofErr w:type="spellStart"/>
            <w:r>
              <w:rPr>
                <w:sz w:val="18"/>
              </w:rPr>
              <w:t>Obergeissenstein</w:t>
            </w:r>
            <w:proofErr w:type="spellEnd"/>
          </w:p>
        </w:tc>
        <w:tc>
          <w:tcPr>
            <w:tcW w:w="624" w:type="dxa"/>
            <w:tcBorders>
              <w:bottom w:val="single" w:sz="4" w:space="0" w:color="E5E2E1"/>
            </w:tcBorders>
            <w:tcMar>
              <w:top w:w="40" w:type="dxa"/>
              <w:left w:w="80" w:type="dxa"/>
              <w:bottom w:w="40" w:type="dxa"/>
              <w:right w:w="80" w:type="dxa"/>
            </w:tcMar>
          </w:tcPr>
          <w:p w14:paraId="3CF18FE6" w14:textId="77777777" w:rsidR="00187B38" w:rsidRDefault="00E12A47">
            <w:pPr>
              <w:keepNext/>
              <w:spacing w:after="0"/>
              <w:jc w:val="center"/>
            </w:pPr>
            <w:r>
              <w:rPr>
                <w:sz w:val="18"/>
              </w:rPr>
              <w:t>26</w:t>
            </w:r>
          </w:p>
        </w:tc>
        <w:tc>
          <w:tcPr>
            <w:tcW w:w="624" w:type="dxa"/>
            <w:tcBorders>
              <w:bottom w:val="single" w:sz="4" w:space="0" w:color="E5E2E1"/>
            </w:tcBorders>
            <w:tcMar>
              <w:top w:w="40" w:type="dxa"/>
              <w:left w:w="80" w:type="dxa"/>
              <w:bottom w:w="40" w:type="dxa"/>
              <w:right w:w="80" w:type="dxa"/>
            </w:tcMar>
          </w:tcPr>
          <w:p w14:paraId="1A2A4A77" w14:textId="77777777" w:rsidR="00187B38" w:rsidRDefault="00E12A47">
            <w:pPr>
              <w:keepNext/>
              <w:spacing w:after="0"/>
              <w:jc w:val="center"/>
            </w:pPr>
            <w:r>
              <w:rPr>
                <w:sz w:val="18"/>
              </w:rPr>
              <w:t>10</w:t>
            </w:r>
          </w:p>
        </w:tc>
        <w:tc>
          <w:tcPr>
            <w:tcW w:w="624" w:type="dxa"/>
            <w:tcBorders>
              <w:bottom w:val="single" w:sz="4" w:space="0" w:color="E5E2E1"/>
            </w:tcBorders>
            <w:tcMar>
              <w:top w:w="40" w:type="dxa"/>
              <w:left w:w="80" w:type="dxa"/>
              <w:bottom w:w="40" w:type="dxa"/>
              <w:right w:w="80" w:type="dxa"/>
            </w:tcMar>
          </w:tcPr>
          <w:p w14:paraId="63777DE3" w14:textId="77777777" w:rsidR="00187B38" w:rsidRDefault="00E12A47">
            <w:pPr>
              <w:keepNext/>
              <w:spacing w:after="0"/>
              <w:jc w:val="center"/>
            </w:pPr>
            <w:r>
              <w:rPr>
                <w:sz w:val="18"/>
              </w:rPr>
              <w:t>5</w:t>
            </w:r>
          </w:p>
        </w:tc>
        <w:tc>
          <w:tcPr>
            <w:tcW w:w="624" w:type="dxa"/>
            <w:tcBorders>
              <w:bottom w:val="single" w:sz="4" w:space="0" w:color="E5E2E1"/>
            </w:tcBorders>
            <w:tcMar>
              <w:top w:w="40" w:type="dxa"/>
              <w:left w:w="80" w:type="dxa"/>
              <w:bottom w:w="40" w:type="dxa"/>
              <w:right w:w="80" w:type="dxa"/>
            </w:tcMar>
          </w:tcPr>
          <w:p w14:paraId="7A255251" w14:textId="77777777" w:rsidR="00187B38" w:rsidRDefault="00E12A47">
            <w:pPr>
              <w:keepNext/>
              <w:spacing w:after="0"/>
              <w:jc w:val="center"/>
            </w:pPr>
            <w:r>
              <w:rPr>
                <w:sz w:val="18"/>
              </w:rPr>
              <w:t>11</w:t>
            </w:r>
          </w:p>
        </w:tc>
        <w:tc>
          <w:tcPr>
            <w:tcW w:w="737" w:type="dxa"/>
            <w:tcBorders>
              <w:bottom w:val="single" w:sz="4" w:space="0" w:color="E5E2E1"/>
            </w:tcBorders>
            <w:tcMar>
              <w:top w:w="40" w:type="dxa"/>
              <w:left w:w="80" w:type="dxa"/>
              <w:bottom w:w="40" w:type="dxa"/>
              <w:right w:w="80" w:type="dxa"/>
            </w:tcMar>
          </w:tcPr>
          <w:p w14:paraId="04D3DA00" w14:textId="77777777" w:rsidR="00187B38" w:rsidRDefault="00E12A47">
            <w:pPr>
              <w:keepNext/>
              <w:spacing w:after="0"/>
              <w:jc w:val="center"/>
            </w:pPr>
            <w:r>
              <w:rPr>
                <w:sz w:val="18"/>
              </w:rPr>
              <w:t>61</w:t>
            </w:r>
          </w:p>
        </w:tc>
        <w:tc>
          <w:tcPr>
            <w:tcW w:w="1361" w:type="dxa"/>
            <w:tcBorders>
              <w:bottom w:val="single" w:sz="4" w:space="0" w:color="E5E2E1"/>
            </w:tcBorders>
            <w:tcMar>
              <w:top w:w="40" w:type="dxa"/>
              <w:left w:w="80" w:type="dxa"/>
              <w:bottom w:w="40" w:type="dxa"/>
              <w:right w:w="80" w:type="dxa"/>
            </w:tcMar>
          </w:tcPr>
          <w:p w14:paraId="4E5EED1E" w14:textId="77777777" w:rsidR="00187B38" w:rsidRDefault="00E12A47">
            <w:pPr>
              <w:keepNext/>
              <w:spacing w:after="0"/>
              <w:jc w:val="center"/>
            </w:pPr>
            <w:proofErr w:type="gramStart"/>
            <w:r>
              <w:rPr>
                <w:sz w:val="18"/>
              </w:rPr>
              <w:t>56 :</w:t>
            </w:r>
            <w:proofErr w:type="gramEnd"/>
            <w:r>
              <w:rPr>
                <w:sz w:val="18"/>
              </w:rPr>
              <w:t xml:space="preserve"> 56</w:t>
            </w:r>
          </w:p>
        </w:tc>
        <w:tc>
          <w:tcPr>
            <w:tcW w:w="964" w:type="dxa"/>
            <w:tcBorders>
              <w:bottom w:val="single" w:sz="4" w:space="0" w:color="E5E2E1"/>
            </w:tcBorders>
            <w:tcMar>
              <w:top w:w="40" w:type="dxa"/>
              <w:left w:w="80" w:type="dxa"/>
              <w:bottom w:w="40" w:type="dxa"/>
              <w:right w:w="80" w:type="dxa"/>
            </w:tcMar>
          </w:tcPr>
          <w:p w14:paraId="2ABB7DCD" w14:textId="77777777" w:rsidR="00187B38" w:rsidRDefault="00E12A47">
            <w:pPr>
              <w:keepNext/>
              <w:spacing w:after="0"/>
              <w:jc w:val="center"/>
            </w:pPr>
            <w:r>
              <w:rPr>
                <w:sz w:val="18"/>
              </w:rPr>
              <w:t>35</w:t>
            </w:r>
          </w:p>
        </w:tc>
      </w:tr>
      <w:tr w:rsidR="00187B38" w14:paraId="29A9DEC0" w14:textId="77777777">
        <w:trPr>
          <w:cantSplit/>
          <w:jc w:val="center"/>
        </w:trPr>
        <w:tc>
          <w:tcPr>
            <w:tcW w:w="624" w:type="dxa"/>
            <w:tcBorders>
              <w:bottom w:val="single" w:sz="4" w:space="0" w:color="E5E2E1"/>
            </w:tcBorders>
            <w:tcMar>
              <w:top w:w="40" w:type="dxa"/>
              <w:left w:w="80" w:type="dxa"/>
              <w:bottom w:w="40" w:type="dxa"/>
              <w:right w:w="80" w:type="dxa"/>
            </w:tcMar>
          </w:tcPr>
          <w:p w14:paraId="2D44FBAB" w14:textId="77777777" w:rsidR="00187B38" w:rsidRDefault="00E12A47">
            <w:pPr>
              <w:keepNext/>
              <w:spacing w:after="0"/>
              <w:jc w:val="center"/>
            </w:pPr>
            <w:r>
              <w:rPr>
                <w:sz w:val="18"/>
              </w:rPr>
              <w:t>9</w:t>
            </w:r>
          </w:p>
        </w:tc>
        <w:tc>
          <w:tcPr>
            <w:tcW w:w="3685" w:type="dxa"/>
            <w:tcBorders>
              <w:bottom w:val="single" w:sz="4" w:space="0" w:color="E5E2E1"/>
            </w:tcBorders>
            <w:tcMar>
              <w:top w:w="40" w:type="dxa"/>
              <w:left w:w="80" w:type="dxa"/>
              <w:bottom w:w="40" w:type="dxa"/>
              <w:right w:w="80" w:type="dxa"/>
            </w:tcMar>
          </w:tcPr>
          <w:p w14:paraId="4A778CF0" w14:textId="77777777" w:rsidR="00187B38" w:rsidRDefault="00E12A47">
            <w:pPr>
              <w:keepNext/>
              <w:spacing w:after="0"/>
            </w:pPr>
            <w:r>
              <w:rPr>
                <w:sz w:val="18"/>
              </w:rPr>
              <w:t>FC Rothenburg</w:t>
            </w:r>
          </w:p>
        </w:tc>
        <w:tc>
          <w:tcPr>
            <w:tcW w:w="624" w:type="dxa"/>
            <w:tcBorders>
              <w:bottom w:val="single" w:sz="4" w:space="0" w:color="E5E2E1"/>
            </w:tcBorders>
            <w:tcMar>
              <w:top w:w="40" w:type="dxa"/>
              <w:left w:w="80" w:type="dxa"/>
              <w:bottom w:w="40" w:type="dxa"/>
              <w:right w:w="80" w:type="dxa"/>
            </w:tcMar>
          </w:tcPr>
          <w:p w14:paraId="6766A768" w14:textId="77777777" w:rsidR="00187B38" w:rsidRDefault="00E12A47">
            <w:pPr>
              <w:keepNext/>
              <w:spacing w:after="0"/>
              <w:jc w:val="center"/>
            </w:pPr>
            <w:r>
              <w:rPr>
                <w:sz w:val="18"/>
              </w:rPr>
              <w:t>26</w:t>
            </w:r>
          </w:p>
        </w:tc>
        <w:tc>
          <w:tcPr>
            <w:tcW w:w="624" w:type="dxa"/>
            <w:tcBorders>
              <w:bottom w:val="single" w:sz="4" w:space="0" w:color="E5E2E1"/>
            </w:tcBorders>
            <w:tcMar>
              <w:top w:w="40" w:type="dxa"/>
              <w:left w:w="80" w:type="dxa"/>
              <w:bottom w:w="40" w:type="dxa"/>
              <w:right w:w="80" w:type="dxa"/>
            </w:tcMar>
          </w:tcPr>
          <w:p w14:paraId="683120EA" w14:textId="77777777" w:rsidR="00187B38" w:rsidRDefault="00E12A47">
            <w:pPr>
              <w:keepNext/>
              <w:spacing w:after="0"/>
              <w:jc w:val="center"/>
            </w:pPr>
            <w:r>
              <w:rPr>
                <w:sz w:val="18"/>
              </w:rPr>
              <w:t>9</w:t>
            </w:r>
          </w:p>
        </w:tc>
        <w:tc>
          <w:tcPr>
            <w:tcW w:w="624" w:type="dxa"/>
            <w:tcBorders>
              <w:bottom w:val="single" w:sz="4" w:space="0" w:color="E5E2E1"/>
            </w:tcBorders>
            <w:tcMar>
              <w:top w:w="40" w:type="dxa"/>
              <w:left w:w="80" w:type="dxa"/>
              <w:bottom w:w="40" w:type="dxa"/>
              <w:right w:w="80" w:type="dxa"/>
            </w:tcMar>
          </w:tcPr>
          <w:p w14:paraId="3FC88C92" w14:textId="77777777" w:rsidR="00187B38" w:rsidRDefault="00E12A47">
            <w:pPr>
              <w:keepNext/>
              <w:spacing w:after="0"/>
              <w:jc w:val="center"/>
            </w:pPr>
            <w:r>
              <w:rPr>
                <w:sz w:val="18"/>
              </w:rPr>
              <w:t>5</w:t>
            </w:r>
          </w:p>
        </w:tc>
        <w:tc>
          <w:tcPr>
            <w:tcW w:w="624" w:type="dxa"/>
            <w:tcBorders>
              <w:bottom w:val="single" w:sz="4" w:space="0" w:color="E5E2E1"/>
            </w:tcBorders>
            <w:tcMar>
              <w:top w:w="40" w:type="dxa"/>
              <w:left w:w="80" w:type="dxa"/>
              <w:bottom w:w="40" w:type="dxa"/>
              <w:right w:w="80" w:type="dxa"/>
            </w:tcMar>
          </w:tcPr>
          <w:p w14:paraId="0BC59588" w14:textId="77777777" w:rsidR="00187B38" w:rsidRDefault="00E12A47">
            <w:pPr>
              <w:keepNext/>
              <w:spacing w:after="0"/>
              <w:jc w:val="center"/>
            </w:pPr>
            <w:r>
              <w:rPr>
                <w:sz w:val="18"/>
              </w:rPr>
              <w:t>12</w:t>
            </w:r>
          </w:p>
        </w:tc>
        <w:tc>
          <w:tcPr>
            <w:tcW w:w="737" w:type="dxa"/>
            <w:tcBorders>
              <w:bottom w:val="single" w:sz="4" w:space="0" w:color="E5E2E1"/>
            </w:tcBorders>
            <w:tcMar>
              <w:top w:w="40" w:type="dxa"/>
              <w:left w:w="80" w:type="dxa"/>
              <w:bottom w:w="40" w:type="dxa"/>
              <w:right w:w="80" w:type="dxa"/>
            </w:tcMar>
          </w:tcPr>
          <w:p w14:paraId="360649BD" w14:textId="77777777" w:rsidR="00187B38" w:rsidRDefault="00E12A47">
            <w:pPr>
              <w:keepNext/>
              <w:spacing w:after="0"/>
              <w:jc w:val="center"/>
            </w:pPr>
            <w:r>
              <w:rPr>
                <w:sz w:val="18"/>
              </w:rPr>
              <w:t>69</w:t>
            </w:r>
          </w:p>
        </w:tc>
        <w:tc>
          <w:tcPr>
            <w:tcW w:w="1361" w:type="dxa"/>
            <w:tcBorders>
              <w:bottom w:val="single" w:sz="4" w:space="0" w:color="E5E2E1"/>
            </w:tcBorders>
            <w:tcMar>
              <w:top w:w="40" w:type="dxa"/>
              <w:left w:w="80" w:type="dxa"/>
              <w:bottom w:w="40" w:type="dxa"/>
              <w:right w:w="80" w:type="dxa"/>
            </w:tcMar>
          </w:tcPr>
          <w:p w14:paraId="2A47AE81" w14:textId="77777777" w:rsidR="00187B38" w:rsidRDefault="00E12A47">
            <w:pPr>
              <w:keepNext/>
              <w:spacing w:after="0"/>
              <w:jc w:val="center"/>
            </w:pPr>
            <w:proofErr w:type="gramStart"/>
            <w:r>
              <w:rPr>
                <w:sz w:val="18"/>
              </w:rPr>
              <w:t>39 :</w:t>
            </w:r>
            <w:proofErr w:type="gramEnd"/>
            <w:r>
              <w:rPr>
                <w:sz w:val="18"/>
              </w:rPr>
              <w:t xml:space="preserve"> 48</w:t>
            </w:r>
          </w:p>
        </w:tc>
        <w:tc>
          <w:tcPr>
            <w:tcW w:w="964" w:type="dxa"/>
            <w:tcBorders>
              <w:bottom w:val="single" w:sz="4" w:space="0" w:color="E5E2E1"/>
            </w:tcBorders>
            <w:tcMar>
              <w:top w:w="40" w:type="dxa"/>
              <w:left w:w="80" w:type="dxa"/>
              <w:bottom w:w="40" w:type="dxa"/>
              <w:right w:w="80" w:type="dxa"/>
            </w:tcMar>
          </w:tcPr>
          <w:p w14:paraId="1AFE5259" w14:textId="77777777" w:rsidR="00187B38" w:rsidRDefault="00E12A47">
            <w:pPr>
              <w:keepNext/>
              <w:spacing w:after="0"/>
              <w:jc w:val="center"/>
            </w:pPr>
            <w:r>
              <w:rPr>
                <w:sz w:val="18"/>
              </w:rPr>
              <w:t>32</w:t>
            </w:r>
          </w:p>
        </w:tc>
      </w:tr>
      <w:tr w:rsidR="00187B38" w14:paraId="77DF8172" w14:textId="77777777">
        <w:trPr>
          <w:cantSplit/>
          <w:jc w:val="center"/>
        </w:trPr>
        <w:tc>
          <w:tcPr>
            <w:tcW w:w="624" w:type="dxa"/>
            <w:tcBorders>
              <w:bottom w:val="single" w:sz="4" w:space="0" w:color="E5E2E1"/>
            </w:tcBorders>
            <w:tcMar>
              <w:top w:w="40" w:type="dxa"/>
              <w:left w:w="80" w:type="dxa"/>
              <w:bottom w:w="40" w:type="dxa"/>
              <w:right w:w="80" w:type="dxa"/>
            </w:tcMar>
          </w:tcPr>
          <w:p w14:paraId="74D32AFD" w14:textId="77777777" w:rsidR="00187B38" w:rsidRDefault="00E12A47">
            <w:pPr>
              <w:keepNext/>
              <w:spacing w:after="0"/>
              <w:jc w:val="center"/>
            </w:pPr>
            <w:r>
              <w:rPr>
                <w:sz w:val="18"/>
              </w:rPr>
              <w:t>10</w:t>
            </w:r>
          </w:p>
        </w:tc>
        <w:tc>
          <w:tcPr>
            <w:tcW w:w="3685" w:type="dxa"/>
            <w:tcBorders>
              <w:bottom w:val="single" w:sz="4" w:space="0" w:color="E5E2E1"/>
            </w:tcBorders>
            <w:tcMar>
              <w:top w:w="40" w:type="dxa"/>
              <w:left w:w="80" w:type="dxa"/>
              <w:bottom w:w="40" w:type="dxa"/>
              <w:right w:w="80" w:type="dxa"/>
            </w:tcMar>
          </w:tcPr>
          <w:p w14:paraId="64251170" w14:textId="77777777" w:rsidR="00187B38" w:rsidRDefault="00E12A47">
            <w:pPr>
              <w:keepNext/>
              <w:spacing w:after="0"/>
            </w:pPr>
            <w:r>
              <w:rPr>
                <w:sz w:val="18"/>
              </w:rPr>
              <w:t>FC Eschenbach</w:t>
            </w:r>
          </w:p>
        </w:tc>
        <w:tc>
          <w:tcPr>
            <w:tcW w:w="624" w:type="dxa"/>
            <w:tcBorders>
              <w:bottom w:val="single" w:sz="4" w:space="0" w:color="E5E2E1"/>
            </w:tcBorders>
            <w:tcMar>
              <w:top w:w="40" w:type="dxa"/>
              <w:left w:w="80" w:type="dxa"/>
              <w:bottom w:w="40" w:type="dxa"/>
              <w:right w:w="80" w:type="dxa"/>
            </w:tcMar>
          </w:tcPr>
          <w:p w14:paraId="7D1AD452" w14:textId="77777777" w:rsidR="00187B38" w:rsidRDefault="00E12A47">
            <w:pPr>
              <w:keepNext/>
              <w:spacing w:after="0"/>
              <w:jc w:val="center"/>
            </w:pPr>
            <w:r>
              <w:rPr>
                <w:sz w:val="18"/>
              </w:rPr>
              <w:t>26</w:t>
            </w:r>
          </w:p>
        </w:tc>
        <w:tc>
          <w:tcPr>
            <w:tcW w:w="624" w:type="dxa"/>
            <w:tcBorders>
              <w:bottom w:val="single" w:sz="4" w:space="0" w:color="E5E2E1"/>
            </w:tcBorders>
            <w:tcMar>
              <w:top w:w="40" w:type="dxa"/>
              <w:left w:w="80" w:type="dxa"/>
              <w:bottom w:w="40" w:type="dxa"/>
              <w:right w:w="80" w:type="dxa"/>
            </w:tcMar>
          </w:tcPr>
          <w:p w14:paraId="09503771" w14:textId="77777777" w:rsidR="00187B38" w:rsidRDefault="00E12A47">
            <w:pPr>
              <w:keepNext/>
              <w:spacing w:after="0"/>
              <w:jc w:val="center"/>
            </w:pPr>
            <w:r>
              <w:rPr>
                <w:sz w:val="18"/>
              </w:rPr>
              <w:t>8</w:t>
            </w:r>
          </w:p>
        </w:tc>
        <w:tc>
          <w:tcPr>
            <w:tcW w:w="624" w:type="dxa"/>
            <w:tcBorders>
              <w:bottom w:val="single" w:sz="4" w:space="0" w:color="E5E2E1"/>
            </w:tcBorders>
            <w:tcMar>
              <w:top w:w="40" w:type="dxa"/>
              <w:left w:w="80" w:type="dxa"/>
              <w:bottom w:w="40" w:type="dxa"/>
              <w:right w:w="80" w:type="dxa"/>
            </w:tcMar>
          </w:tcPr>
          <w:p w14:paraId="656BA1DF" w14:textId="77777777" w:rsidR="00187B38" w:rsidRDefault="00E12A47">
            <w:pPr>
              <w:keepNext/>
              <w:spacing w:after="0"/>
              <w:jc w:val="center"/>
            </w:pPr>
            <w:r>
              <w:rPr>
                <w:sz w:val="18"/>
              </w:rPr>
              <w:t>8</w:t>
            </w:r>
          </w:p>
        </w:tc>
        <w:tc>
          <w:tcPr>
            <w:tcW w:w="624" w:type="dxa"/>
            <w:tcBorders>
              <w:bottom w:val="single" w:sz="4" w:space="0" w:color="E5E2E1"/>
            </w:tcBorders>
            <w:tcMar>
              <w:top w:w="40" w:type="dxa"/>
              <w:left w:w="80" w:type="dxa"/>
              <w:bottom w:w="40" w:type="dxa"/>
              <w:right w:w="80" w:type="dxa"/>
            </w:tcMar>
          </w:tcPr>
          <w:p w14:paraId="6D2DCE36" w14:textId="77777777" w:rsidR="00187B38" w:rsidRDefault="00E12A47">
            <w:pPr>
              <w:keepNext/>
              <w:spacing w:after="0"/>
              <w:jc w:val="center"/>
            </w:pPr>
            <w:r>
              <w:rPr>
                <w:sz w:val="18"/>
              </w:rPr>
              <w:t>10</w:t>
            </w:r>
          </w:p>
        </w:tc>
        <w:tc>
          <w:tcPr>
            <w:tcW w:w="737" w:type="dxa"/>
            <w:tcBorders>
              <w:bottom w:val="single" w:sz="4" w:space="0" w:color="E5E2E1"/>
            </w:tcBorders>
            <w:tcMar>
              <w:top w:w="40" w:type="dxa"/>
              <w:left w:w="80" w:type="dxa"/>
              <w:bottom w:w="40" w:type="dxa"/>
              <w:right w:w="80" w:type="dxa"/>
            </w:tcMar>
          </w:tcPr>
          <w:p w14:paraId="114CE488" w14:textId="77777777" w:rsidR="00187B38" w:rsidRDefault="00E12A47">
            <w:pPr>
              <w:keepNext/>
              <w:spacing w:after="0"/>
              <w:jc w:val="center"/>
            </w:pPr>
            <w:r>
              <w:rPr>
                <w:sz w:val="18"/>
              </w:rPr>
              <w:t>72</w:t>
            </w:r>
          </w:p>
        </w:tc>
        <w:tc>
          <w:tcPr>
            <w:tcW w:w="1361" w:type="dxa"/>
            <w:tcBorders>
              <w:bottom w:val="single" w:sz="4" w:space="0" w:color="E5E2E1"/>
            </w:tcBorders>
            <w:tcMar>
              <w:top w:w="40" w:type="dxa"/>
              <w:left w:w="80" w:type="dxa"/>
              <w:bottom w:w="40" w:type="dxa"/>
              <w:right w:w="80" w:type="dxa"/>
            </w:tcMar>
          </w:tcPr>
          <w:p w14:paraId="4DE7F312" w14:textId="77777777" w:rsidR="00187B38" w:rsidRDefault="00E12A47">
            <w:pPr>
              <w:keepNext/>
              <w:spacing w:after="0"/>
              <w:jc w:val="center"/>
            </w:pPr>
            <w:proofErr w:type="gramStart"/>
            <w:r>
              <w:rPr>
                <w:sz w:val="18"/>
              </w:rPr>
              <w:t>39 :</w:t>
            </w:r>
            <w:proofErr w:type="gramEnd"/>
            <w:r>
              <w:rPr>
                <w:sz w:val="18"/>
              </w:rPr>
              <w:t xml:space="preserve"> 38</w:t>
            </w:r>
          </w:p>
        </w:tc>
        <w:tc>
          <w:tcPr>
            <w:tcW w:w="964" w:type="dxa"/>
            <w:tcBorders>
              <w:bottom w:val="single" w:sz="4" w:space="0" w:color="E5E2E1"/>
            </w:tcBorders>
            <w:tcMar>
              <w:top w:w="40" w:type="dxa"/>
              <w:left w:w="80" w:type="dxa"/>
              <w:bottom w:w="40" w:type="dxa"/>
              <w:right w:w="80" w:type="dxa"/>
            </w:tcMar>
          </w:tcPr>
          <w:p w14:paraId="5664E62F" w14:textId="77777777" w:rsidR="00187B38" w:rsidRDefault="00E12A47">
            <w:pPr>
              <w:keepNext/>
              <w:spacing w:after="0"/>
              <w:jc w:val="center"/>
            </w:pPr>
            <w:r>
              <w:rPr>
                <w:sz w:val="18"/>
              </w:rPr>
              <w:t>32</w:t>
            </w:r>
          </w:p>
        </w:tc>
      </w:tr>
      <w:tr w:rsidR="00187B38" w14:paraId="1F9D40EA" w14:textId="77777777">
        <w:trPr>
          <w:cantSplit/>
          <w:jc w:val="center"/>
        </w:trPr>
        <w:tc>
          <w:tcPr>
            <w:tcW w:w="624" w:type="dxa"/>
            <w:tcBorders>
              <w:bottom w:val="single" w:sz="4" w:space="0" w:color="E5E2E1"/>
            </w:tcBorders>
            <w:tcMar>
              <w:top w:w="40" w:type="dxa"/>
              <w:left w:w="80" w:type="dxa"/>
              <w:bottom w:w="40" w:type="dxa"/>
              <w:right w:w="80" w:type="dxa"/>
            </w:tcMar>
          </w:tcPr>
          <w:p w14:paraId="5475F397" w14:textId="77777777" w:rsidR="00187B38" w:rsidRDefault="00E12A47">
            <w:pPr>
              <w:keepNext/>
              <w:spacing w:after="0"/>
              <w:jc w:val="center"/>
            </w:pPr>
            <w:r>
              <w:rPr>
                <w:sz w:val="18"/>
              </w:rPr>
              <w:t>11</w:t>
            </w:r>
          </w:p>
        </w:tc>
        <w:tc>
          <w:tcPr>
            <w:tcW w:w="3685" w:type="dxa"/>
            <w:tcBorders>
              <w:bottom w:val="single" w:sz="4" w:space="0" w:color="E5E2E1"/>
            </w:tcBorders>
            <w:tcMar>
              <w:top w:w="40" w:type="dxa"/>
              <w:left w:w="80" w:type="dxa"/>
              <w:bottom w:w="40" w:type="dxa"/>
              <w:right w:w="80" w:type="dxa"/>
            </w:tcMar>
          </w:tcPr>
          <w:p w14:paraId="4C0EC763" w14:textId="77777777" w:rsidR="00187B38" w:rsidRDefault="00E12A47">
            <w:pPr>
              <w:keepNext/>
              <w:spacing w:after="0"/>
            </w:pPr>
            <w:r>
              <w:rPr>
                <w:sz w:val="18"/>
              </w:rPr>
              <w:t>FC Baar</w:t>
            </w:r>
          </w:p>
        </w:tc>
        <w:tc>
          <w:tcPr>
            <w:tcW w:w="624" w:type="dxa"/>
            <w:tcBorders>
              <w:bottom w:val="single" w:sz="4" w:space="0" w:color="E5E2E1"/>
            </w:tcBorders>
            <w:tcMar>
              <w:top w:w="40" w:type="dxa"/>
              <w:left w:w="80" w:type="dxa"/>
              <w:bottom w:w="40" w:type="dxa"/>
              <w:right w:w="80" w:type="dxa"/>
            </w:tcMar>
          </w:tcPr>
          <w:p w14:paraId="6E041181" w14:textId="77777777" w:rsidR="00187B38" w:rsidRDefault="00E12A47">
            <w:pPr>
              <w:keepNext/>
              <w:spacing w:after="0"/>
              <w:jc w:val="center"/>
            </w:pPr>
            <w:r>
              <w:rPr>
                <w:sz w:val="18"/>
              </w:rPr>
              <w:t>26</w:t>
            </w:r>
          </w:p>
        </w:tc>
        <w:tc>
          <w:tcPr>
            <w:tcW w:w="624" w:type="dxa"/>
            <w:tcBorders>
              <w:bottom w:val="single" w:sz="4" w:space="0" w:color="E5E2E1"/>
            </w:tcBorders>
            <w:tcMar>
              <w:top w:w="40" w:type="dxa"/>
              <w:left w:w="80" w:type="dxa"/>
              <w:bottom w:w="40" w:type="dxa"/>
              <w:right w:w="80" w:type="dxa"/>
            </w:tcMar>
          </w:tcPr>
          <w:p w14:paraId="2D207B53" w14:textId="77777777" w:rsidR="00187B38" w:rsidRDefault="00E12A47">
            <w:pPr>
              <w:keepNext/>
              <w:spacing w:after="0"/>
              <w:jc w:val="center"/>
            </w:pPr>
            <w:r>
              <w:rPr>
                <w:sz w:val="18"/>
              </w:rPr>
              <w:t>9</w:t>
            </w:r>
          </w:p>
        </w:tc>
        <w:tc>
          <w:tcPr>
            <w:tcW w:w="624" w:type="dxa"/>
            <w:tcBorders>
              <w:bottom w:val="single" w:sz="4" w:space="0" w:color="E5E2E1"/>
            </w:tcBorders>
            <w:tcMar>
              <w:top w:w="40" w:type="dxa"/>
              <w:left w:w="80" w:type="dxa"/>
              <w:bottom w:w="40" w:type="dxa"/>
              <w:right w:w="80" w:type="dxa"/>
            </w:tcMar>
          </w:tcPr>
          <w:p w14:paraId="5227E390" w14:textId="77777777" w:rsidR="00187B38" w:rsidRDefault="00E12A47">
            <w:pPr>
              <w:keepNext/>
              <w:spacing w:after="0"/>
              <w:jc w:val="center"/>
            </w:pPr>
            <w:r>
              <w:rPr>
                <w:sz w:val="18"/>
              </w:rPr>
              <w:t>5</w:t>
            </w:r>
          </w:p>
        </w:tc>
        <w:tc>
          <w:tcPr>
            <w:tcW w:w="624" w:type="dxa"/>
            <w:tcBorders>
              <w:bottom w:val="single" w:sz="4" w:space="0" w:color="E5E2E1"/>
            </w:tcBorders>
            <w:tcMar>
              <w:top w:w="40" w:type="dxa"/>
              <w:left w:w="80" w:type="dxa"/>
              <w:bottom w:w="40" w:type="dxa"/>
              <w:right w:w="80" w:type="dxa"/>
            </w:tcMar>
          </w:tcPr>
          <w:p w14:paraId="5F51DEEE" w14:textId="77777777" w:rsidR="00187B38" w:rsidRDefault="00E12A47">
            <w:pPr>
              <w:keepNext/>
              <w:spacing w:after="0"/>
              <w:jc w:val="center"/>
            </w:pPr>
            <w:r>
              <w:rPr>
                <w:sz w:val="18"/>
              </w:rPr>
              <w:t>12</w:t>
            </w:r>
          </w:p>
        </w:tc>
        <w:tc>
          <w:tcPr>
            <w:tcW w:w="737" w:type="dxa"/>
            <w:tcBorders>
              <w:bottom w:val="single" w:sz="4" w:space="0" w:color="E5E2E1"/>
            </w:tcBorders>
            <w:tcMar>
              <w:top w:w="40" w:type="dxa"/>
              <w:left w:w="80" w:type="dxa"/>
              <w:bottom w:w="40" w:type="dxa"/>
              <w:right w:w="80" w:type="dxa"/>
            </w:tcMar>
          </w:tcPr>
          <w:p w14:paraId="62E24592" w14:textId="77777777" w:rsidR="00187B38" w:rsidRDefault="00E12A47">
            <w:pPr>
              <w:keepNext/>
              <w:spacing w:after="0"/>
              <w:jc w:val="center"/>
            </w:pPr>
            <w:r>
              <w:rPr>
                <w:sz w:val="18"/>
              </w:rPr>
              <w:t>114</w:t>
            </w:r>
          </w:p>
        </w:tc>
        <w:tc>
          <w:tcPr>
            <w:tcW w:w="1361" w:type="dxa"/>
            <w:tcBorders>
              <w:bottom w:val="single" w:sz="4" w:space="0" w:color="E5E2E1"/>
            </w:tcBorders>
            <w:tcMar>
              <w:top w:w="40" w:type="dxa"/>
              <w:left w:w="80" w:type="dxa"/>
              <w:bottom w:w="40" w:type="dxa"/>
              <w:right w:w="80" w:type="dxa"/>
            </w:tcMar>
          </w:tcPr>
          <w:p w14:paraId="1D93EE93" w14:textId="77777777" w:rsidR="00187B38" w:rsidRDefault="00E12A47">
            <w:pPr>
              <w:keepNext/>
              <w:spacing w:after="0"/>
              <w:jc w:val="center"/>
            </w:pPr>
            <w:proofErr w:type="gramStart"/>
            <w:r>
              <w:rPr>
                <w:sz w:val="18"/>
              </w:rPr>
              <w:t>34 :</w:t>
            </w:r>
            <w:proofErr w:type="gramEnd"/>
            <w:r>
              <w:rPr>
                <w:sz w:val="18"/>
              </w:rPr>
              <w:t xml:space="preserve"> 51</w:t>
            </w:r>
          </w:p>
        </w:tc>
        <w:tc>
          <w:tcPr>
            <w:tcW w:w="964" w:type="dxa"/>
            <w:tcBorders>
              <w:bottom w:val="single" w:sz="4" w:space="0" w:color="E5E2E1"/>
            </w:tcBorders>
            <w:tcMar>
              <w:top w:w="40" w:type="dxa"/>
              <w:left w:w="80" w:type="dxa"/>
              <w:bottom w:w="40" w:type="dxa"/>
              <w:right w:w="80" w:type="dxa"/>
            </w:tcMar>
          </w:tcPr>
          <w:p w14:paraId="4F342C88" w14:textId="77777777" w:rsidR="00187B38" w:rsidRDefault="00E12A47">
            <w:pPr>
              <w:keepNext/>
              <w:spacing w:after="0"/>
              <w:jc w:val="center"/>
            </w:pPr>
            <w:r>
              <w:rPr>
                <w:sz w:val="18"/>
              </w:rPr>
              <w:t>32</w:t>
            </w:r>
          </w:p>
        </w:tc>
      </w:tr>
      <w:tr w:rsidR="00187B38" w14:paraId="2D7B51B6" w14:textId="77777777">
        <w:trPr>
          <w:cantSplit/>
          <w:jc w:val="center"/>
        </w:trPr>
        <w:tc>
          <w:tcPr>
            <w:tcW w:w="624" w:type="dxa"/>
            <w:tcBorders>
              <w:bottom w:val="single" w:sz="4" w:space="0" w:color="E5E2E1"/>
            </w:tcBorders>
            <w:tcMar>
              <w:top w:w="40" w:type="dxa"/>
              <w:left w:w="80" w:type="dxa"/>
              <w:bottom w:w="40" w:type="dxa"/>
              <w:right w:w="80" w:type="dxa"/>
            </w:tcMar>
          </w:tcPr>
          <w:p w14:paraId="6ED00CDF" w14:textId="77777777" w:rsidR="00187B38" w:rsidRDefault="00E12A47">
            <w:pPr>
              <w:keepNext/>
              <w:spacing w:after="0"/>
              <w:jc w:val="center"/>
            </w:pPr>
            <w:r>
              <w:rPr>
                <w:sz w:val="18"/>
              </w:rPr>
              <w:t>12</w:t>
            </w:r>
          </w:p>
        </w:tc>
        <w:tc>
          <w:tcPr>
            <w:tcW w:w="3685" w:type="dxa"/>
            <w:tcBorders>
              <w:bottom w:val="single" w:sz="4" w:space="0" w:color="E5E2E1"/>
            </w:tcBorders>
            <w:tcMar>
              <w:top w:w="40" w:type="dxa"/>
              <w:left w:w="80" w:type="dxa"/>
              <w:bottom w:w="40" w:type="dxa"/>
              <w:right w:w="80" w:type="dxa"/>
            </w:tcMar>
          </w:tcPr>
          <w:p w14:paraId="3E8ACC3C" w14:textId="77777777" w:rsidR="00187B38" w:rsidRDefault="00E12A47">
            <w:pPr>
              <w:keepNext/>
              <w:spacing w:after="0"/>
            </w:pPr>
            <w:r>
              <w:rPr>
                <w:sz w:val="18"/>
              </w:rPr>
              <w:t xml:space="preserve">FC </w:t>
            </w:r>
            <w:proofErr w:type="spellStart"/>
            <w:r>
              <w:rPr>
                <w:sz w:val="18"/>
              </w:rPr>
              <w:t>Sempach</w:t>
            </w:r>
            <w:proofErr w:type="spellEnd"/>
          </w:p>
        </w:tc>
        <w:tc>
          <w:tcPr>
            <w:tcW w:w="624" w:type="dxa"/>
            <w:tcBorders>
              <w:bottom w:val="single" w:sz="4" w:space="0" w:color="E5E2E1"/>
            </w:tcBorders>
            <w:tcMar>
              <w:top w:w="40" w:type="dxa"/>
              <w:left w:w="80" w:type="dxa"/>
              <w:bottom w:w="40" w:type="dxa"/>
              <w:right w:w="80" w:type="dxa"/>
            </w:tcMar>
          </w:tcPr>
          <w:p w14:paraId="6DC9F1FC" w14:textId="77777777" w:rsidR="00187B38" w:rsidRDefault="00E12A47">
            <w:pPr>
              <w:keepNext/>
              <w:spacing w:after="0"/>
              <w:jc w:val="center"/>
            </w:pPr>
            <w:r>
              <w:rPr>
                <w:sz w:val="18"/>
              </w:rPr>
              <w:t>26</w:t>
            </w:r>
          </w:p>
        </w:tc>
        <w:tc>
          <w:tcPr>
            <w:tcW w:w="624" w:type="dxa"/>
            <w:tcBorders>
              <w:bottom w:val="single" w:sz="4" w:space="0" w:color="E5E2E1"/>
            </w:tcBorders>
            <w:tcMar>
              <w:top w:w="40" w:type="dxa"/>
              <w:left w:w="80" w:type="dxa"/>
              <w:bottom w:w="40" w:type="dxa"/>
              <w:right w:w="80" w:type="dxa"/>
            </w:tcMar>
          </w:tcPr>
          <w:p w14:paraId="775548BB" w14:textId="77777777" w:rsidR="00187B38" w:rsidRDefault="00E12A47">
            <w:pPr>
              <w:keepNext/>
              <w:spacing w:after="0"/>
              <w:jc w:val="center"/>
            </w:pPr>
            <w:r>
              <w:rPr>
                <w:sz w:val="18"/>
              </w:rPr>
              <w:t>7</w:t>
            </w:r>
          </w:p>
        </w:tc>
        <w:tc>
          <w:tcPr>
            <w:tcW w:w="624" w:type="dxa"/>
            <w:tcBorders>
              <w:bottom w:val="single" w:sz="4" w:space="0" w:color="E5E2E1"/>
            </w:tcBorders>
            <w:tcMar>
              <w:top w:w="40" w:type="dxa"/>
              <w:left w:w="80" w:type="dxa"/>
              <w:bottom w:w="40" w:type="dxa"/>
              <w:right w:w="80" w:type="dxa"/>
            </w:tcMar>
          </w:tcPr>
          <w:p w14:paraId="1DD41543" w14:textId="77777777" w:rsidR="00187B38" w:rsidRDefault="00E12A47">
            <w:pPr>
              <w:keepNext/>
              <w:spacing w:after="0"/>
              <w:jc w:val="center"/>
            </w:pPr>
            <w:r>
              <w:rPr>
                <w:sz w:val="18"/>
              </w:rPr>
              <w:t>5</w:t>
            </w:r>
          </w:p>
        </w:tc>
        <w:tc>
          <w:tcPr>
            <w:tcW w:w="624" w:type="dxa"/>
            <w:tcBorders>
              <w:bottom w:val="single" w:sz="4" w:space="0" w:color="E5E2E1"/>
            </w:tcBorders>
            <w:tcMar>
              <w:top w:w="40" w:type="dxa"/>
              <w:left w:w="80" w:type="dxa"/>
              <w:bottom w:w="40" w:type="dxa"/>
              <w:right w:w="80" w:type="dxa"/>
            </w:tcMar>
          </w:tcPr>
          <w:p w14:paraId="6C407165" w14:textId="77777777" w:rsidR="00187B38" w:rsidRDefault="00E12A47">
            <w:pPr>
              <w:keepNext/>
              <w:spacing w:after="0"/>
              <w:jc w:val="center"/>
            </w:pPr>
            <w:r>
              <w:rPr>
                <w:sz w:val="18"/>
              </w:rPr>
              <w:t>14</w:t>
            </w:r>
          </w:p>
        </w:tc>
        <w:tc>
          <w:tcPr>
            <w:tcW w:w="737" w:type="dxa"/>
            <w:tcBorders>
              <w:bottom w:val="single" w:sz="4" w:space="0" w:color="E5E2E1"/>
            </w:tcBorders>
            <w:tcMar>
              <w:top w:w="40" w:type="dxa"/>
              <w:left w:w="80" w:type="dxa"/>
              <w:bottom w:w="40" w:type="dxa"/>
              <w:right w:w="80" w:type="dxa"/>
            </w:tcMar>
          </w:tcPr>
          <w:p w14:paraId="7F4B2985" w14:textId="77777777" w:rsidR="00187B38" w:rsidRDefault="00E12A47">
            <w:pPr>
              <w:keepNext/>
              <w:spacing w:after="0"/>
              <w:jc w:val="center"/>
            </w:pPr>
            <w:r>
              <w:rPr>
                <w:sz w:val="18"/>
              </w:rPr>
              <w:t>60</w:t>
            </w:r>
          </w:p>
        </w:tc>
        <w:tc>
          <w:tcPr>
            <w:tcW w:w="1361" w:type="dxa"/>
            <w:tcBorders>
              <w:bottom w:val="single" w:sz="4" w:space="0" w:color="E5E2E1"/>
            </w:tcBorders>
            <w:tcMar>
              <w:top w:w="40" w:type="dxa"/>
              <w:left w:w="80" w:type="dxa"/>
              <w:bottom w:w="40" w:type="dxa"/>
              <w:right w:w="80" w:type="dxa"/>
            </w:tcMar>
          </w:tcPr>
          <w:p w14:paraId="0184E0DC" w14:textId="77777777" w:rsidR="00187B38" w:rsidRDefault="00E12A47">
            <w:pPr>
              <w:keepNext/>
              <w:spacing w:after="0"/>
              <w:jc w:val="center"/>
            </w:pPr>
            <w:proofErr w:type="gramStart"/>
            <w:r>
              <w:rPr>
                <w:sz w:val="18"/>
              </w:rPr>
              <w:t>34 :</w:t>
            </w:r>
            <w:proofErr w:type="gramEnd"/>
            <w:r>
              <w:rPr>
                <w:sz w:val="18"/>
              </w:rPr>
              <w:t xml:space="preserve"> 53</w:t>
            </w:r>
          </w:p>
        </w:tc>
        <w:tc>
          <w:tcPr>
            <w:tcW w:w="964" w:type="dxa"/>
            <w:tcBorders>
              <w:bottom w:val="single" w:sz="4" w:space="0" w:color="E5E2E1"/>
            </w:tcBorders>
            <w:tcMar>
              <w:top w:w="40" w:type="dxa"/>
              <w:left w:w="80" w:type="dxa"/>
              <w:bottom w:w="40" w:type="dxa"/>
              <w:right w:w="80" w:type="dxa"/>
            </w:tcMar>
          </w:tcPr>
          <w:p w14:paraId="61B3100B" w14:textId="77777777" w:rsidR="00187B38" w:rsidRDefault="00E12A47">
            <w:pPr>
              <w:keepNext/>
              <w:spacing w:after="0"/>
              <w:jc w:val="center"/>
            </w:pPr>
            <w:r>
              <w:rPr>
                <w:sz w:val="18"/>
              </w:rPr>
              <w:t>26</w:t>
            </w:r>
          </w:p>
        </w:tc>
      </w:tr>
      <w:tr w:rsidR="00187B38" w14:paraId="062095CC" w14:textId="77777777">
        <w:trPr>
          <w:cantSplit/>
          <w:jc w:val="center"/>
        </w:trPr>
        <w:tc>
          <w:tcPr>
            <w:tcW w:w="624" w:type="dxa"/>
            <w:tcBorders>
              <w:bottom w:val="single" w:sz="4" w:space="0" w:color="E5E2E1"/>
            </w:tcBorders>
            <w:tcMar>
              <w:top w:w="40" w:type="dxa"/>
              <w:left w:w="80" w:type="dxa"/>
              <w:bottom w:w="40" w:type="dxa"/>
              <w:right w:w="80" w:type="dxa"/>
            </w:tcMar>
          </w:tcPr>
          <w:p w14:paraId="6EFA7EA4" w14:textId="77777777" w:rsidR="00187B38" w:rsidRDefault="00E12A47">
            <w:pPr>
              <w:keepNext/>
              <w:spacing w:after="0"/>
              <w:jc w:val="center"/>
            </w:pPr>
            <w:r>
              <w:rPr>
                <w:sz w:val="18"/>
              </w:rPr>
              <w:t>13</w:t>
            </w:r>
          </w:p>
        </w:tc>
        <w:tc>
          <w:tcPr>
            <w:tcW w:w="3685" w:type="dxa"/>
            <w:tcBorders>
              <w:bottom w:val="single" w:sz="4" w:space="0" w:color="E5E2E1"/>
            </w:tcBorders>
            <w:tcMar>
              <w:top w:w="40" w:type="dxa"/>
              <w:left w:w="80" w:type="dxa"/>
              <w:bottom w:w="40" w:type="dxa"/>
              <w:right w:w="80" w:type="dxa"/>
            </w:tcMar>
          </w:tcPr>
          <w:p w14:paraId="1AD95D61" w14:textId="77777777" w:rsidR="00187B38" w:rsidRDefault="00E12A47">
            <w:pPr>
              <w:keepNext/>
              <w:spacing w:after="0"/>
            </w:pPr>
            <w:r>
              <w:rPr>
                <w:sz w:val="18"/>
              </w:rPr>
              <w:t xml:space="preserve">FC </w:t>
            </w:r>
            <w:proofErr w:type="spellStart"/>
            <w:r>
              <w:rPr>
                <w:sz w:val="18"/>
              </w:rPr>
              <w:t>Sarnen</w:t>
            </w:r>
            <w:proofErr w:type="spellEnd"/>
          </w:p>
        </w:tc>
        <w:tc>
          <w:tcPr>
            <w:tcW w:w="624" w:type="dxa"/>
            <w:tcBorders>
              <w:bottom w:val="single" w:sz="4" w:space="0" w:color="E5E2E1"/>
            </w:tcBorders>
            <w:tcMar>
              <w:top w:w="40" w:type="dxa"/>
              <w:left w:w="80" w:type="dxa"/>
              <w:bottom w:w="40" w:type="dxa"/>
              <w:right w:w="80" w:type="dxa"/>
            </w:tcMar>
          </w:tcPr>
          <w:p w14:paraId="1FE01933" w14:textId="77777777" w:rsidR="00187B38" w:rsidRDefault="00E12A47">
            <w:pPr>
              <w:keepNext/>
              <w:spacing w:after="0"/>
              <w:jc w:val="center"/>
            </w:pPr>
            <w:r>
              <w:rPr>
                <w:sz w:val="18"/>
              </w:rPr>
              <w:t>26</w:t>
            </w:r>
          </w:p>
        </w:tc>
        <w:tc>
          <w:tcPr>
            <w:tcW w:w="624" w:type="dxa"/>
            <w:tcBorders>
              <w:bottom w:val="single" w:sz="4" w:space="0" w:color="E5E2E1"/>
            </w:tcBorders>
            <w:tcMar>
              <w:top w:w="40" w:type="dxa"/>
              <w:left w:w="80" w:type="dxa"/>
              <w:bottom w:w="40" w:type="dxa"/>
              <w:right w:w="80" w:type="dxa"/>
            </w:tcMar>
          </w:tcPr>
          <w:p w14:paraId="73336D86" w14:textId="77777777" w:rsidR="00187B38" w:rsidRDefault="00E12A47">
            <w:pPr>
              <w:keepNext/>
              <w:spacing w:after="0"/>
              <w:jc w:val="center"/>
            </w:pPr>
            <w:r>
              <w:rPr>
                <w:sz w:val="18"/>
              </w:rPr>
              <w:t>7</w:t>
            </w:r>
          </w:p>
        </w:tc>
        <w:tc>
          <w:tcPr>
            <w:tcW w:w="624" w:type="dxa"/>
            <w:tcBorders>
              <w:bottom w:val="single" w:sz="4" w:space="0" w:color="E5E2E1"/>
            </w:tcBorders>
            <w:tcMar>
              <w:top w:w="40" w:type="dxa"/>
              <w:left w:w="80" w:type="dxa"/>
              <w:bottom w:w="40" w:type="dxa"/>
              <w:right w:w="80" w:type="dxa"/>
            </w:tcMar>
          </w:tcPr>
          <w:p w14:paraId="16FDB022" w14:textId="77777777" w:rsidR="00187B38" w:rsidRDefault="00E12A47">
            <w:pPr>
              <w:keepNext/>
              <w:spacing w:after="0"/>
              <w:jc w:val="center"/>
            </w:pPr>
            <w:r>
              <w:rPr>
                <w:sz w:val="18"/>
              </w:rPr>
              <w:t>5</w:t>
            </w:r>
          </w:p>
        </w:tc>
        <w:tc>
          <w:tcPr>
            <w:tcW w:w="624" w:type="dxa"/>
            <w:tcBorders>
              <w:bottom w:val="single" w:sz="4" w:space="0" w:color="E5E2E1"/>
            </w:tcBorders>
            <w:tcMar>
              <w:top w:w="40" w:type="dxa"/>
              <w:left w:w="80" w:type="dxa"/>
              <w:bottom w:w="40" w:type="dxa"/>
              <w:right w:w="80" w:type="dxa"/>
            </w:tcMar>
          </w:tcPr>
          <w:p w14:paraId="1D5AC4F9" w14:textId="77777777" w:rsidR="00187B38" w:rsidRDefault="00E12A47">
            <w:pPr>
              <w:keepNext/>
              <w:spacing w:after="0"/>
              <w:jc w:val="center"/>
            </w:pPr>
            <w:r>
              <w:rPr>
                <w:sz w:val="18"/>
              </w:rPr>
              <w:t>14</w:t>
            </w:r>
          </w:p>
        </w:tc>
        <w:tc>
          <w:tcPr>
            <w:tcW w:w="737" w:type="dxa"/>
            <w:tcBorders>
              <w:bottom w:val="single" w:sz="4" w:space="0" w:color="E5E2E1"/>
            </w:tcBorders>
            <w:tcMar>
              <w:top w:w="40" w:type="dxa"/>
              <w:left w:w="80" w:type="dxa"/>
              <w:bottom w:w="40" w:type="dxa"/>
              <w:right w:w="80" w:type="dxa"/>
            </w:tcMar>
          </w:tcPr>
          <w:p w14:paraId="3E4335E9" w14:textId="77777777" w:rsidR="00187B38" w:rsidRDefault="00E12A47">
            <w:pPr>
              <w:keepNext/>
              <w:spacing w:after="0"/>
              <w:jc w:val="center"/>
            </w:pPr>
            <w:r>
              <w:rPr>
                <w:sz w:val="18"/>
              </w:rPr>
              <w:t>78</w:t>
            </w:r>
          </w:p>
        </w:tc>
        <w:tc>
          <w:tcPr>
            <w:tcW w:w="1361" w:type="dxa"/>
            <w:tcBorders>
              <w:bottom w:val="single" w:sz="4" w:space="0" w:color="E5E2E1"/>
            </w:tcBorders>
            <w:tcMar>
              <w:top w:w="40" w:type="dxa"/>
              <w:left w:w="80" w:type="dxa"/>
              <w:bottom w:w="40" w:type="dxa"/>
              <w:right w:w="80" w:type="dxa"/>
            </w:tcMar>
          </w:tcPr>
          <w:p w14:paraId="337800FD" w14:textId="77777777" w:rsidR="00187B38" w:rsidRDefault="00E12A47">
            <w:pPr>
              <w:keepNext/>
              <w:spacing w:after="0"/>
              <w:jc w:val="center"/>
            </w:pPr>
            <w:proofErr w:type="gramStart"/>
            <w:r>
              <w:rPr>
                <w:sz w:val="18"/>
              </w:rPr>
              <w:t>40 :</w:t>
            </w:r>
            <w:proofErr w:type="gramEnd"/>
            <w:r>
              <w:rPr>
                <w:sz w:val="18"/>
              </w:rPr>
              <w:t xml:space="preserve"> 49</w:t>
            </w:r>
          </w:p>
        </w:tc>
        <w:tc>
          <w:tcPr>
            <w:tcW w:w="964" w:type="dxa"/>
            <w:tcBorders>
              <w:bottom w:val="single" w:sz="4" w:space="0" w:color="E5E2E1"/>
            </w:tcBorders>
            <w:tcMar>
              <w:top w:w="40" w:type="dxa"/>
              <w:left w:w="80" w:type="dxa"/>
              <w:bottom w:w="40" w:type="dxa"/>
              <w:right w:w="80" w:type="dxa"/>
            </w:tcMar>
          </w:tcPr>
          <w:p w14:paraId="1DCABF7B" w14:textId="77777777" w:rsidR="00187B38" w:rsidRDefault="00E12A47">
            <w:pPr>
              <w:keepNext/>
              <w:spacing w:after="0"/>
              <w:jc w:val="center"/>
            </w:pPr>
            <w:r>
              <w:rPr>
                <w:sz w:val="18"/>
              </w:rPr>
              <w:t>26</w:t>
            </w:r>
          </w:p>
        </w:tc>
      </w:tr>
      <w:tr w:rsidR="00187B38" w14:paraId="1C3F0305" w14:textId="77777777">
        <w:trPr>
          <w:cantSplit/>
          <w:jc w:val="center"/>
        </w:trPr>
        <w:tc>
          <w:tcPr>
            <w:tcW w:w="624" w:type="dxa"/>
            <w:tcBorders>
              <w:bottom w:val="single" w:sz="4" w:space="0" w:color="E5E2E1"/>
            </w:tcBorders>
            <w:tcMar>
              <w:top w:w="40" w:type="dxa"/>
              <w:left w:w="80" w:type="dxa"/>
              <w:bottom w:w="40" w:type="dxa"/>
              <w:right w:w="80" w:type="dxa"/>
            </w:tcMar>
          </w:tcPr>
          <w:p w14:paraId="2B1F6ADC" w14:textId="77777777" w:rsidR="00187B38" w:rsidRDefault="00E12A47">
            <w:pPr>
              <w:spacing w:after="0"/>
              <w:jc w:val="center"/>
            </w:pPr>
            <w:r>
              <w:rPr>
                <w:sz w:val="18"/>
              </w:rPr>
              <w:t>14</w:t>
            </w:r>
          </w:p>
        </w:tc>
        <w:tc>
          <w:tcPr>
            <w:tcW w:w="3685" w:type="dxa"/>
            <w:tcBorders>
              <w:bottom w:val="single" w:sz="4" w:space="0" w:color="E5E2E1"/>
            </w:tcBorders>
            <w:tcMar>
              <w:top w:w="40" w:type="dxa"/>
              <w:left w:w="80" w:type="dxa"/>
              <w:bottom w:w="40" w:type="dxa"/>
              <w:right w:w="80" w:type="dxa"/>
            </w:tcMar>
          </w:tcPr>
          <w:p w14:paraId="6F5332CA" w14:textId="77777777" w:rsidR="00187B38" w:rsidRDefault="00E12A47">
            <w:pPr>
              <w:spacing w:after="0"/>
            </w:pPr>
            <w:r>
              <w:rPr>
                <w:sz w:val="18"/>
              </w:rPr>
              <w:t xml:space="preserve">FC </w:t>
            </w:r>
            <w:proofErr w:type="spellStart"/>
            <w:r>
              <w:rPr>
                <w:sz w:val="18"/>
              </w:rPr>
              <w:t>Hochdorf</w:t>
            </w:r>
            <w:proofErr w:type="spellEnd"/>
          </w:p>
        </w:tc>
        <w:tc>
          <w:tcPr>
            <w:tcW w:w="624" w:type="dxa"/>
            <w:tcBorders>
              <w:bottom w:val="single" w:sz="4" w:space="0" w:color="E5E2E1"/>
            </w:tcBorders>
            <w:tcMar>
              <w:top w:w="40" w:type="dxa"/>
              <w:left w:w="80" w:type="dxa"/>
              <w:bottom w:w="40" w:type="dxa"/>
              <w:right w:w="80" w:type="dxa"/>
            </w:tcMar>
          </w:tcPr>
          <w:p w14:paraId="65D06A6A" w14:textId="77777777" w:rsidR="00187B38" w:rsidRDefault="00E12A47">
            <w:pPr>
              <w:spacing w:after="0"/>
              <w:jc w:val="center"/>
            </w:pPr>
            <w:r>
              <w:rPr>
                <w:sz w:val="18"/>
              </w:rPr>
              <w:t>26</w:t>
            </w:r>
          </w:p>
        </w:tc>
        <w:tc>
          <w:tcPr>
            <w:tcW w:w="624" w:type="dxa"/>
            <w:tcBorders>
              <w:bottom w:val="single" w:sz="4" w:space="0" w:color="E5E2E1"/>
            </w:tcBorders>
            <w:tcMar>
              <w:top w:w="40" w:type="dxa"/>
              <w:left w:w="80" w:type="dxa"/>
              <w:bottom w:w="40" w:type="dxa"/>
              <w:right w:w="80" w:type="dxa"/>
            </w:tcMar>
          </w:tcPr>
          <w:p w14:paraId="078F4817" w14:textId="77777777" w:rsidR="00187B38" w:rsidRDefault="00E12A47">
            <w:pPr>
              <w:spacing w:after="0"/>
              <w:jc w:val="center"/>
            </w:pPr>
            <w:r>
              <w:rPr>
                <w:sz w:val="18"/>
              </w:rPr>
              <w:t>1</w:t>
            </w:r>
          </w:p>
        </w:tc>
        <w:tc>
          <w:tcPr>
            <w:tcW w:w="624" w:type="dxa"/>
            <w:tcBorders>
              <w:bottom w:val="single" w:sz="4" w:space="0" w:color="E5E2E1"/>
            </w:tcBorders>
            <w:tcMar>
              <w:top w:w="40" w:type="dxa"/>
              <w:left w:w="80" w:type="dxa"/>
              <w:bottom w:w="40" w:type="dxa"/>
              <w:right w:w="80" w:type="dxa"/>
            </w:tcMar>
          </w:tcPr>
          <w:p w14:paraId="1ECD5D32" w14:textId="77777777" w:rsidR="00187B38" w:rsidRDefault="00E12A47">
            <w:pPr>
              <w:spacing w:after="0"/>
              <w:jc w:val="center"/>
            </w:pPr>
            <w:r>
              <w:rPr>
                <w:sz w:val="18"/>
              </w:rPr>
              <w:t>4</w:t>
            </w:r>
          </w:p>
        </w:tc>
        <w:tc>
          <w:tcPr>
            <w:tcW w:w="624" w:type="dxa"/>
            <w:tcBorders>
              <w:bottom w:val="single" w:sz="4" w:space="0" w:color="E5E2E1"/>
            </w:tcBorders>
            <w:tcMar>
              <w:top w:w="40" w:type="dxa"/>
              <w:left w:w="80" w:type="dxa"/>
              <w:bottom w:w="40" w:type="dxa"/>
              <w:right w:w="80" w:type="dxa"/>
            </w:tcMar>
          </w:tcPr>
          <w:p w14:paraId="477CFB8A" w14:textId="77777777" w:rsidR="00187B38" w:rsidRDefault="00E12A47">
            <w:pPr>
              <w:spacing w:after="0"/>
              <w:jc w:val="center"/>
            </w:pPr>
            <w:r>
              <w:rPr>
                <w:sz w:val="18"/>
              </w:rPr>
              <w:t>21</w:t>
            </w:r>
          </w:p>
        </w:tc>
        <w:tc>
          <w:tcPr>
            <w:tcW w:w="737" w:type="dxa"/>
            <w:tcBorders>
              <w:bottom w:val="single" w:sz="4" w:space="0" w:color="E5E2E1"/>
            </w:tcBorders>
            <w:tcMar>
              <w:top w:w="40" w:type="dxa"/>
              <w:left w:w="80" w:type="dxa"/>
              <w:bottom w:w="40" w:type="dxa"/>
              <w:right w:w="80" w:type="dxa"/>
            </w:tcMar>
          </w:tcPr>
          <w:p w14:paraId="20CAB5B3" w14:textId="77777777" w:rsidR="00187B38" w:rsidRDefault="00E12A47">
            <w:pPr>
              <w:spacing w:after="0"/>
              <w:jc w:val="center"/>
            </w:pPr>
            <w:r>
              <w:rPr>
                <w:sz w:val="18"/>
              </w:rPr>
              <w:t>66</w:t>
            </w:r>
          </w:p>
        </w:tc>
        <w:tc>
          <w:tcPr>
            <w:tcW w:w="1361" w:type="dxa"/>
            <w:tcBorders>
              <w:bottom w:val="single" w:sz="4" w:space="0" w:color="E5E2E1"/>
            </w:tcBorders>
            <w:tcMar>
              <w:top w:w="40" w:type="dxa"/>
              <w:left w:w="80" w:type="dxa"/>
              <w:bottom w:w="40" w:type="dxa"/>
              <w:right w:w="80" w:type="dxa"/>
            </w:tcMar>
          </w:tcPr>
          <w:p w14:paraId="1BA96254" w14:textId="77777777" w:rsidR="00187B38" w:rsidRDefault="00E12A47">
            <w:pPr>
              <w:spacing w:after="0"/>
              <w:jc w:val="center"/>
            </w:pPr>
            <w:proofErr w:type="gramStart"/>
            <w:r>
              <w:rPr>
                <w:sz w:val="18"/>
              </w:rPr>
              <w:t>27 :</w:t>
            </w:r>
            <w:proofErr w:type="gramEnd"/>
            <w:r>
              <w:rPr>
                <w:sz w:val="18"/>
              </w:rPr>
              <w:t xml:space="preserve"> 85</w:t>
            </w:r>
          </w:p>
        </w:tc>
        <w:tc>
          <w:tcPr>
            <w:tcW w:w="964" w:type="dxa"/>
            <w:tcBorders>
              <w:bottom w:val="single" w:sz="4" w:space="0" w:color="E5E2E1"/>
            </w:tcBorders>
            <w:tcMar>
              <w:top w:w="40" w:type="dxa"/>
              <w:left w:w="80" w:type="dxa"/>
              <w:bottom w:w="40" w:type="dxa"/>
              <w:right w:w="80" w:type="dxa"/>
            </w:tcMar>
          </w:tcPr>
          <w:p w14:paraId="4C2E033C" w14:textId="77777777" w:rsidR="00187B38" w:rsidRDefault="00E12A47">
            <w:pPr>
              <w:spacing w:after="0"/>
              <w:jc w:val="center"/>
            </w:pPr>
            <w:r>
              <w:rPr>
                <w:sz w:val="18"/>
              </w:rPr>
              <w:t>7</w:t>
            </w:r>
          </w:p>
        </w:tc>
      </w:tr>
    </w:tbl>
    <w:p w14:paraId="386391B6" w14:textId="77777777" w:rsidR="00187B38" w:rsidRPr="007159AE" w:rsidRDefault="00E12A47">
      <w:pPr>
        <w:spacing w:before="40"/>
        <w:rPr>
          <w:lang w:val="de-CH"/>
        </w:rPr>
      </w:pPr>
      <w:proofErr w:type="spellStart"/>
      <w:r w:rsidRPr="007159AE">
        <w:rPr>
          <w:color w:val="52575E"/>
          <w:sz w:val="15"/>
          <w:lang w:val="de-CH"/>
        </w:rPr>
        <w:t>Sp</w:t>
      </w:r>
      <w:proofErr w:type="spellEnd"/>
      <w:r w:rsidRPr="007159AE">
        <w:rPr>
          <w:color w:val="52575E"/>
          <w:sz w:val="15"/>
          <w:lang w:val="de-CH"/>
        </w:rPr>
        <w:t xml:space="preserve"> Spiele · S Siege · U Unentschieden · N Niederlagen · </w:t>
      </w:r>
      <w:proofErr w:type="spellStart"/>
      <w:r w:rsidRPr="007159AE">
        <w:rPr>
          <w:color w:val="52575E"/>
          <w:sz w:val="15"/>
          <w:lang w:val="de-CH"/>
        </w:rPr>
        <w:t>Str</w:t>
      </w:r>
      <w:proofErr w:type="spellEnd"/>
      <w:r w:rsidRPr="007159AE">
        <w:rPr>
          <w:color w:val="52575E"/>
          <w:sz w:val="15"/>
          <w:lang w:val="de-CH"/>
        </w:rPr>
        <w:t xml:space="preserve"> Strafpunkte · </w:t>
      </w:r>
      <w:proofErr w:type="spellStart"/>
      <w:r w:rsidRPr="007159AE">
        <w:rPr>
          <w:color w:val="52575E"/>
          <w:sz w:val="15"/>
          <w:lang w:val="de-CH"/>
        </w:rPr>
        <w:t>Pkt</w:t>
      </w:r>
      <w:proofErr w:type="spellEnd"/>
      <w:r w:rsidRPr="007159AE">
        <w:rPr>
          <w:color w:val="52575E"/>
          <w:sz w:val="15"/>
          <w:lang w:val="de-CH"/>
        </w:rPr>
        <w:t xml:space="preserve"> Punkte</w:t>
      </w:r>
    </w:p>
    <w:p w14:paraId="5ED9C41D" w14:textId="77777777" w:rsidR="00187B38" w:rsidRDefault="00E12A47">
      <w:pPr>
        <w:keepNext/>
        <w:spacing w:before="200" w:after="60"/>
      </w:pPr>
      <w:proofErr w:type="spellStart"/>
      <w:r>
        <w:rPr>
          <w:b/>
          <w:color w:val="D9261C"/>
          <w:sz w:val="22"/>
        </w:rPr>
        <w:lastRenderedPageBreak/>
        <w:t>Einsatzstatistik</w:t>
      </w:r>
      <w:proofErr w:type="spellEnd"/>
      <w:r>
        <w:rPr>
          <w:b/>
          <w:color w:val="D9261C"/>
          <w:sz w:val="22"/>
        </w:rPr>
        <w:t xml:space="preserve"> 1. Mannschaft</w:t>
      </w:r>
    </w:p>
    <w:tbl>
      <w:tblPr>
        <w:tblW w:w="0" w:type="auto"/>
        <w:jc w:val="center"/>
        <w:tblLayout w:type="fixed"/>
        <w:tblLook w:val="04A0" w:firstRow="1" w:lastRow="0" w:firstColumn="1" w:lastColumn="0" w:noHBand="0" w:noVBand="1"/>
      </w:tblPr>
      <w:tblGrid>
        <w:gridCol w:w="3742"/>
        <w:gridCol w:w="1531"/>
        <w:gridCol w:w="1531"/>
        <w:gridCol w:w="1531"/>
        <w:gridCol w:w="1531"/>
      </w:tblGrid>
      <w:tr w:rsidR="00187B38" w14:paraId="615789F2" w14:textId="77777777">
        <w:trPr>
          <w:cantSplit/>
          <w:tblHeader/>
          <w:jc w:val="center"/>
        </w:trPr>
        <w:tc>
          <w:tcPr>
            <w:tcW w:w="3742" w:type="dxa"/>
            <w:shd w:val="clear" w:color="181818" w:fill="181818"/>
            <w:tcMar>
              <w:top w:w="40" w:type="dxa"/>
              <w:left w:w="80" w:type="dxa"/>
              <w:bottom w:w="40" w:type="dxa"/>
              <w:right w:w="80" w:type="dxa"/>
            </w:tcMar>
          </w:tcPr>
          <w:p w14:paraId="634573EF" w14:textId="77777777" w:rsidR="00187B38" w:rsidRDefault="00E12A47">
            <w:pPr>
              <w:keepNext/>
              <w:spacing w:after="0"/>
            </w:pPr>
            <w:r>
              <w:rPr>
                <w:b/>
                <w:caps/>
                <w:color w:val="FFFFFF"/>
                <w:sz w:val="16"/>
              </w:rPr>
              <w:t>Spieler</w:t>
            </w:r>
          </w:p>
        </w:tc>
        <w:tc>
          <w:tcPr>
            <w:tcW w:w="1531" w:type="dxa"/>
            <w:shd w:val="clear" w:color="181818" w:fill="181818"/>
            <w:tcMar>
              <w:top w:w="40" w:type="dxa"/>
              <w:left w:w="80" w:type="dxa"/>
              <w:bottom w:w="40" w:type="dxa"/>
              <w:right w:w="80" w:type="dxa"/>
            </w:tcMar>
          </w:tcPr>
          <w:p w14:paraId="7A7D8B23" w14:textId="77777777" w:rsidR="00187B38" w:rsidRDefault="00E12A47">
            <w:pPr>
              <w:keepNext/>
              <w:spacing w:after="0"/>
              <w:jc w:val="center"/>
            </w:pPr>
            <w:r>
              <w:rPr>
                <w:b/>
                <w:caps/>
                <w:color w:val="FFFFFF"/>
                <w:sz w:val="16"/>
              </w:rPr>
              <w:t>Einsätze</w:t>
            </w:r>
          </w:p>
        </w:tc>
        <w:tc>
          <w:tcPr>
            <w:tcW w:w="1531" w:type="dxa"/>
            <w:shd w:val="clear" w:color="181818" w:fill="181818"/>
            <w:tcMar>
              <w:top w:w="40" w:type="dxa"/>
              <w:left w:w="80" w:type="dxa"/>
              <w:bottom w:w="40" w:type="dxa"/>
              <w:right w:w="80" w:type="dxa"/>
            </w:tcMar>
          </w:tcPr>
          <w:p w14:paraId="3D4FAC76" w14:textId="77777777" w:rsidR="00187B38" w:rsidRDefault="00E12A47">
            <w:pPr>
              <w:keepNext/>
              <w:spacing w:after="0"/>
              <w:jc w:val="center"/>
            </w:pPr>
            <w:r>
              <w:rPr>
                <w:b/>
                <w:caps/>
                <w:color w:val="FFFFFF"/>
                <w:sz w:val="16"/>
              </w:rPr>
              <w:t>Minuten</w:t>
            </w:r>
          </w:p>
        </w:tc>
        <w:tc>
          <w:tcPr>
            <w:tcW w:w="1531" w:type="dxa"/>
            <w:shd w:val="clear" w:color="181818" w:fill="181818"/>
            <w:tcMar>
              <w:top w:w="40" w:type="dxa"/>
              <w:left w:w="80" w:type="dxa"/>
              <w:bottom w:w="40" w:type="dxa"/>
              <w:right w:w="80" w:type="dxa"/>
            </w:tcMar>
          </w:tcPr>
          <w:p w14:paraId="3497F02D" w14:textId="77777777" w:rsidR="00187B38" w:rsidRDefault="00E12A47">
            <w:pPr>
              <w:keepNext/>
              <w:spacing w:after="0"/>
              <w:jc w:val="center"/>
            </w:pPr>
            <w:r>
              <w:rPr>
                <w:b/>
                <w:caps/>
                <w:color w:val="FFFFFF"/>
                <w:sz w:val="16"/>
              </w:rPr>
              <w:t>Tore</w:t>
            </w:r>
          </w:p>
        </w:tc>
        <w:tc>
          <w:tcPr>
            <w:tcW w:w="1531" w:type="dxa"/>
            <w:shd w:val="clear" w:color="181818" w:fill="181818"/>
            <w:tcMar>
              <w:top w:w="40" w:type="dxa"/>
              <w:left w:w="80" w:type="dxa"/>
              <w:bottom w:w="40" w:type="dxa"/>
              <w:right w:w="80" w:type="dxa"/>
            </w:tcMar>
          </w:tcPr>
          <w:p w14:paraId="43E5C8DC" w14:textId="77777777" w:rsidR="00187B38" w:rsidRDefault="00E12A47">
            <w:pPr>
              <w:keepNext/>
              <w:spacing w:after="0"/>
              <w:jc w:val="center"/>
            </w:pPr>
            <w:r>
              <w:rPr>
                <w:b/>
                <w:caps/>
                <w:color w:val="FFFFFF"/>
                <w:sz w:val="16"/>
              </w:rPr>
              <w:t>Gelb</w:t>
            </w:r>
          </w:p>
        </w:tc>
      </w:tr>
      <w:tr w:rsidR="00187B38" w14:paraId="4369CDDB" w14:textId="77777777">
        <w:trPr>
          <w:cantSplit/>
          <w:jc w:val="center"/>
        </w:trPr>
        <w:tc>
          <w:tcPr>
            <w:tcW w:w="3742" w:type="dxa"/>
            <w:tcBorders>
              <w:bottom w:val="single" w:sz="4" w:space="0" w:color="E5E2E1"/>
            </w:tcBorders>
            <w:tcMar>
              <w:top w:w="20" w:type="dxa"/>
              <w:left w:w="80" w:type="dxa"/>
              <w:bottom w:w="20" w:type="dxa"/>
              <w:right w:w="80" w:type="dxa"/>
            </w:tcMar>
          </w:tcPr>
          <w:p w14:paraId="7653E393" w14:textId="77777777" w:rsidR="00187B38" w:rsidRDefault="00E12A47">
            <w:pPr>
              <w:keepNext/>
              <w:spacing w:after="0"/>
            </w:pPr>
            <w:proofErr w:type="spellStart"/>
            <w:r>
              <w:rPr>
                <w:sz w:val="17"/>
              </w:rPr>
              <w:t>Agrebi</w:t>
            </w:r>
            <w:proofErr w:type="spellEnd"/>
            <w:r>
              <w:rPr>
                <w:sz w:val="17"/>
              </w:rPr>
              <w:t xml:space="preserve"> Skander</w:t>
            </w:r>
          </w:p>
        </w:tc>
        <w:tc>
          <w:tcPr>
            <w:tcW w:w="1531" w:type="dxa"/>
            <w:tcBorders>
              <w:bottom w:val="single" w:sz="4" w:space="0" w:color="E5E2E1"/>
            </w:tcBorders>
            <w:tcMar>
              <w:top w:w="20" w:type="dxa"/>
              <w:left w:w="80" w:type="dxa"/>
              <w:bottom w:w="20" w:type="dxa"/>
              <w:right w:w="80" w:type="dxa"/>
            </w:tcMar>
          </w:tcPr>
          <w:p w14:paraId="0B4E765E" w14:textId="77777777" w:rsidR="00187B38" w:rsidRDefault="00E12A47">
            <w:pPr>
              <w:keepNext/>
              <w:spacing w:after="0"/>
              <w:jc w:val="center"/>
            </w:pPr>
            <w:r>
              <w:rPr>
                <w:sz w:val="17"/>
              </w:rPr>
              <w:t>22</w:t>
            </w:r>
          </w:p>
        </w:tc>
        <w:tc>
          <w:tcPr>
            <w:tcW w:w="1531" w:type="dxa"/>
            <w:tcBorders>
              <w:bottom w:val="single" w:sz="4" w:space="0" w:color="E5E2E1"/>
            </w:tcBorders>
            <w:tcMar>
              <w:top w:w="20" w:type="dxa"/>
              <w:left w:w="80" w:type="dxa"/>
              <w:bottom w:w="20" w:type="dxa"/>
              <w:right w:w="80" w:type="dxa"/>
            </w:tcMar>
          </w:tcPr>
          <w:p w14:paraId="5C1FA048" w14:textId="77777777" w:rsidR="00187B38" w:rsidRDefault="00E12A47">
            <w:pPr>
              <w:keepNext/>
              <w:spacing w:after="0"/>
              <w:jc w:val="center"/>
            </w:pPr>
            <w:r>
              <w:rPr>
                <w:sz w:val="17"/>
              </w:rPr>
              <w:t>1853</w:t>
            </w:r>
          </w:p>
        </w:tc>
        <w:tc>
          <w:tcPr>
            <w:tcW w:w="1531" w:type="dxa"/>
            <w:tcBorders>
              <w:bottom w:val="single" w:sz="4" w:space="0" w:color="E5E2E1"/>
            </w:tcBorders>
            <w:tcMar>
              <w:top w:w="20" w:type="dxa"/>
              <w:left w:w="80" w:type="dxa"/>
              <w:bottom w:w="20" w:type="dxa"/>
              <w:right w:w="80" w:type="dxa"/>
            </w:tcMar>
          </w:tcPr>
          <w:p w14:paraId="4454C379" w14:textId="77777777" w:rsidR="00187B38" w:rsidRDefault="00E12A47">
            <w:pPr>
              <w:keepNext/>
              <w:spacing w:after="0"/>
              <w:jc w:val="center"/>
            </w:pPr>
            <w:r>
              <w:rPr>
                <w:sz w:val="17"/>
              </w:rPr>
              <w:t>2</w:t>
            </w:r>
          </w:p>
        </w:tc>
        <w:tc>
          <w:tcPr>
            <w:tcW w:w="1531" w:type="dxa"/>
            <w:tcBorders>
              <w:bottom w:val="single" w:sz="4" w:space="0" w:color="E5E2E1"/>
            </w:tcBorders>
            <w:tcMar>
              <w:top w:w="20" w:type="dxa"/>
              <w:left w:w="80" w:type="dxa"/>
              <w:bottom w:w="20" w:type="dxa"/>
              <w:right w:w="80" w:type="dxa"/>
            </w:tcMar>
          </w:tcPr>
          <w:p w14:paraId="02DBC038" w14:textId="77777777" w:rsidR="00187B38" w:rsidRDefault="00E12A47">
            <w:pPr>
              <w:keepNext/>
              <w:spacing w:after="0"/>
              <w:jc w:val="center"/>
            </w:pPr>
            <w:r>
              <w:rPr>
                <w:sz w:val="17"/>
              </w:rPr>
              <w:t>3</w:t>
            </w:r>
          </w:p>
        </w:tc>
      </w:tr>
      <w:tr w:rsidR="00187B38" w14:paraId="39B82D7E" w14:textId="77777777">
        <w:trPr>
          <w:cantSplit/>
          <w:jc w:val="center"/>
        </w:trPr>
        <w:tc>
          <w:tcPr>
            <w:tcW w:w="3742" w:type="dxa"/>
            <w:tcBorders>
              <w:bottom w:val="single" w:sz="4" w:space="0" w:color="E5E2E1"/>
            </w:tcBorders>
            <w:tcMar>
              <w:top w:w="20" w:type="dxa"/>
              <w:left w:w="80" w:type="dxa"/>
              <w:bottom w:w="20" w:type="dxa"/>
              <w:right w:w="80" w:type="dxa"/>
            </w:tcMar>
          </w:tcPr>
          <w:p w14:paraId="4D0B162A" w14:textId="77777777" w:rsidR="00187B38" w:rsidRDefault="00E12A47">
            <w:pPr>
              <w:keepNext/>
              <w:spacing w:after="0"/>
            </w:pPr>
            <w:r>
              <w:rPr>
                <w:sz w:val="17"/>
              </w:rPr>
              <w:t>Arnold Ben</w:t>
            </w:r>
          </w:p>
        </w:tc>
        <w:tc>
          <w:tcPr>
            <w:tcW w:w="1531" w:type="dxa"/>
            <w:tcBorders>
              <w:bottom w:val="single" w:sz="4" w:space="0" w:color="E5E2E1"/>
            </w:tcBorders>
            <w:tcMar>
              <w:top w:w="20" w:type="dxa"/>
              <w:left w:w="80" w:type="dxa"/>
              <w:bottom w:w="20" w:type="dxa"/>
              <w:right w:w="80" w:type="dxa"/>
            </w:tcMar>
          </w:tcPr>
          <w:p w14:paraId="3D5E1E4D" w14:textId="77777777" w:rsidR="00187B38" w:rsidRDefault="00E12A47">
            <w:pPr>
              <w:keepNext/>
              <w:spacing w:after="0"/>
              <w:jc w:val="center"/>
            </w:pPr>
            <w:r>
              <w:rPr>
                <w:sz w:val="17"/>
              </w:rPr>
              <w:t>10</w:t>
            </w:r>
          </w:p>
        </w:tc>
        <w:tc>
          <w:tcPr>
            <w:tcW w:w="1531" w:type="dxa"/>
            <w:tcBorders>
              <w:bottom w:val="single" w:sz="4" w:space="0" w:color="E5E2E1"/>
            </w:tcBorders>
            <w:tcMar>
              <w:top w:w="20" w:type="dxa"/>
              <w:left w:w="80" w:type="dxa"/>
              <w:bottom w:w="20" w:type="dxa"/>
              <w:right w:w="80" w:type="dxa"/>
            </w:tcMar>
          </w:tcPr>
          <w:p w14:paraId="5EBD5007" w14:textId="77777777" w:rsidR="00187B38" w:rsidRDefault="00E12A47">
            <w:pPr>
              <w:keepNext/>
              <w:spacing w:after="0"/>
              <w:jc w:val="center"/>
            </w:pPr>
            <w:r>
              <w:rPr>
                <w:sz w:val="17"/>
              </w:rPr>
              <w:t>245</w:t>
            </w:r>
          </w:p>
        </w:tc>
        <w:tc>
          <w:tcPr>
            <w:tcW w:w="1531" w:type="dxa"/>
            <w:tcBorders>
              <w:bottom w:val="single" w:sz="4" w:space="0" w:color="E5E2E1"/>
            </w:tcBorders>
            <w:tcMar>
              <w:top w:w="20" w:type="dxa"/>
              <w:left w:w="80" w:type="dxa"/>
              <w:bottom w:w="20" w:type="dxa"/>
              <w:right w:w="80" w:type="dxa"/>
            </w:tcMar>
          </w:tcPr>
          <w:p w14:paraId="1FB41781" w14:textId="77777777" w:rsidR="00187B38" w:rsidRDefault="00E12A47">
            <w:pPr>
              <w:keepNext/>
              <w:spacing w:after="0"/>
              <w:jc w:val="center"/>
            </w:pPr>
            <w:r>
              <w:rPr>
                <w:sz w:val="17"/>
              </w:rPr>
              <w:t>1</w:t>
            </w:r>
          </w:p>
        </w:tc>
        <w:tc>
          <w:tcPr>
            <w:tcW w:w="1531" w:type="dxa"/>
            <w:tcBorders>
              <w:bottom w:val="single" w:sz="4" w:space="0" w:color="E5E2E1"/>
            </w:tcBorders>
            <w:tcMar>
              <w:top w:w="20" w:type="dxa"/>
              <w:left w:w="80" w:type="dxa"/>
              <w:bottom w:w="20" w:type="dxa"/>
              <w:right w:w="80" w:type="dxa"/>
            </w:tcMar>
          </w:tcPr>
          <w:p w14:paraId="5AF6661C" w14:textId="77777777" w:rsidR="00187B38" w:rsidRDefault="00E12A47">
            <w:pPr>
              <w:keepNext/>
              <w:spacing w:after="0"/>
              <w:jc w:val="center"/>
            </w:pPr>
            <w:r>
              <w:rPr>
                <w:sz w:val="17"/>
              </w:rPr>
              <w:t>0</w:t>
            </w:r>
          </w:p>
        </w:tc>
      </w:tr>
      <w:tr w:rsidR="00187B38" w14:paraId="4C922AB2" w14:textId="77777777">
        <w:trPr>
          <w:cantSplit/>
          <w:jc w:val="center"/>
        </w:trPr>
        <w:tc>
          <w:tcPr>
            <w:tcW w:w="3742" w:type="dxa"/>
            <w:tcBorders>
              <w:bottom w:val="single" w:sz="4" w:space="0" w:color="E5E2E1"/>
            </w:tcBorders>
            <w:tcMar>
              <w:top w:w="20" w:type="dxa"/>
              <w:left w:w="80" w:type="dxa"/>
              <w:bottom w:w="20" w:type="dxa"/>
              <w:right w:w="80" w:type="dxa"/>
            </w:tcMar>
          </w:tcPr>
          <w:p w14:paraId="69B61522" w14:textId="77777777" w:rsidR="00187B38" w:rsidRDefault="00E12A47">
            <w:pPr>
              <w:keepNext/>
              <w:spacing w:after="0"/>
            </w:pPr>
            <w:r>
              <w:rPr>
                <w:sz w:val="17"/>
              </w:rPr>
              <w:t>Arnold Linus</w:t>
            </w:r>
          </w:p>
        </w:tc>
        <w:tc>
          <w:tcPr>
            <w:tcW w:w="1531" w:type="dxa"/>
            <w:tcBorders>
              <w:bottom w:val="single" w:sz="4" w:space="0" w:color="E5E2E1"/>
            </w:tcBorders>
            <w:tcMar>
              <w:top w:w="20" w:type="dxa"/>
              <w:left w:w="80" w:type="dxa"/>
              <w:bottom w:w="20" w:type="dxa"/>
              <w:right w:w="80" w:type="dxa"/>
            </w:tcMar>
          </w:tcPr>
          <w:p w14:paraId="0955BBCE" w14:textId="77777777" w:rsidR="00187B38" w:rsidRDefault="00E12A47">
            <w:pPr>
              <w:keepNext/>
              <w:spacing w:after="0"/>
              <w:jc w:val="center"/>
            </w:pPr>
            <w:r>
              <w:rPr>
                <w:sz w:val="17"/>
              </w:rPr>
              <w:t>17</w:t>
            </w:r>
          </w:p>
        </w:tc>
        <w:tc>
          <w:tcPr>
            <w:tcW w:w="1531" w:type="dxa"/>
            <w:tcBorders>
              <w:bottom w:val="single" w:sz="4" w:space="0" w:color="E5E2E1"/>
            </w:tcBorders>
            <w:tcMar>
              <w:top w:w="20" w:type="dxa"/>
              <w:left w:w="80" w:type="dxa"/>
              <w:bottom w:w="20" w:type="dxa"/>
              <w:right w:w="80" w:type="dxa"/>
            </w:tcMar>
          </w:tcPr>
          <w:p w14:paraId="39128A61" w14:textId="77777777" w:rsidR="00187B38" w:rsidRDefault="00E12A47">
            <w:pPr>
              <w:keepNext/>
              <w:spacing w:after="0"/>
              <w:jc w:val="center"/>
            </w:pPr>
            <w:r>
              <w:rPr>
                <w:sz w:val="17"/>
              </w:rPr>
              <w:t>1337</w:t>
            </w:r>
          </w:p>
        </w:tc>
        <w:tc>
          <w:tcPr>
            <w:tcW w:w="1531" w:type="dxa"/>
            <w:tcBorders>
              <w:bottom w:val="single" w:sz="4" w:space="0" w:color="E5E2E1"/>
            </w:tcBorders>
            <w:tcMar>
              <w:top w:w="20" w:type="dxa"/>
              <w:left w:w="80" w:type="dxa"/>
              <w:bottom w:w="20" w:type="dxa"/>
              <w:right w:w="80" w:type="dxa"/>
            </w:tcMar>
          </w:tcPr>
          <w:p w14:paraId="17537C17" w14:textId="77777777" w:rsidR="00187B38" w:rsidRDefault="00E12A47">
            <w:pPr>
              <w:keepNext/>
              <w:spacing w:after="0"/>
              <w:jc w:val="center"/>
            </w:pPr>
            <w:r>
              <w:rPr>
                <w:sz w:val="17"/>
              </w:rPr>
              <w:t>3</w:t>
            </w:r>
          </w:p>
        </w:tc>
        <w:tc>
          <w:tcPr>
            <w:tcW w:w="1531" w:type="dxa"/>
            <w:tcBorders>
              <w:bottom w:val="single" w:sz="4" w:space="0" w:color="E5E2E1"/>
            </w:tcBorders>
            <w:tcMar>
              <w:top w:w="20" w:type="dxa"/>
              <w:left w:w="80" w:type="dxa"/>
              <w:bottom w:w="20" w:type="dxa"/>
              <w:right w:w="80" w:type="dxa"/>
            </w:tcMar>
          </w:tcPr>
          <w:p w14:paraId="78CC3174" w14:textId="77777777" w:rsidR="00187B38" w:rsidRDefault="00E12A47">
            <w:pPr>
              <w:keepNext/>
              <w:spacing w:after="0"/>
              <w:jc w:val="center"/>
            </w:pPr>
            <w:r>
              <w:rPr>
                <w:sz w:val="17"/>
              </w:rPr>
              <w:t>1</w:t>
            </w:r>
          </w:p>
        </w:tc>
      </w:tr>
      <w:tr w:rsidR="00187B38" w14:paraId="1EA8E12C" w14:textId="77777777">
        <w:trPr>
          <w:cantSplit/>
          <w:jc w:val="center"/>
        </w:trPr>
        <w:tc>
          <w:tcPr>
            <w:tcW w:w="3742" w:type="dxa"/>
            <w:tcBorders>
              <w:bottom w:val="single" w:sz="4" w:space="0" w:color="E5E2E1"/>
            </w:tcBorders>
            <w:tcMar>
              <w:top w:w="20" w:type="dxa"/>
              <w:left w:w="80" w:type="dxa"/>
              <w:bottom w:w="20" w:type="dxa"/>
              <w:right w:w="80" w:type="dxa"/>
            </w:tcMar>
          </w:tcPr>
          <w:p w14:paraId="1E7CDCBC" w14:textId="77777777" w:rsidR="00187B38" w:rsidRDefault="00E12A47">
            <w:pPr>
              <w:keepNext/>
              <w:spacing w:after="0"/>
            </w:pPr>
            <w:r>
              <w:rPr>
                <w:sz w:val="17"/>
              </w:rPr>
              <w:t>Arnold Nils</w:t>
            </w:r>
          </w:p>
        </w:tc>
        <w:tc>
          <w:tcPr>
            <w:tcW w:w="1531" w:type="dxa"/>
            <w:tcBorders>
              <w:bottom w:val="single" w:sz="4" w:space="0" w:color="E5E2E1"/>
            </w:tcBorders>
            <w:tcMar>
              <w:top w:w="20" w:type="dxa"/>
              <w:left w:w="80" w:type="dxa"/>
              <w:bottom w:w="20" w:type="dxa"/>
              <w:right w:w="80" w:type="dxa"/>
            </w:tcMar>
          </w:tcPr>
          <w:p w14:paraId="372CEB9E" w14:textId="77777777" w:rsidR="00187B38" w:rsidRDefault="00E12A47">
            <w:pPr>
              <w:keepNext/>
              <w:spacing w:after="0"/>
              <w:jc w:val="center"/>
            </w:pPr>
            <w:r>
              <w:rPr>
                <w:sz w:val="17"/>
              </w:rPr>
              <w:t>2</w:t>
            </w:r>
          </w:p>
        </w:tc>
        <w:tc>
          <w:tcPr>
            <w:tcW w:w="1531" w:type="dxa"/>
            <w:tcBorders>
              <w:bottom w:val="single" w:sz="4" w:space="0" w:color="E5E2E1"/>
            </w:tcBorders>
            <w:tcMar>
              <w:top w:w="20" w:type="dxa"/>
              <w:left w:w="80" w:type="dxa"/>
              <w:bottom w:w="20" w:type="dxa"/>
              <w:right w:w="80" w:type="dxa"/>
            </w:tcMar>
          </w:tcPr>
          <w:p w14:paraId="5157E5A3" w14:textId="77777777" w:rsidR="00187B38" w:rsidRDefault="00E12A47">
            <w:pPr>
              <w:keepNext/>
              <w:spacing w:after="0"/>
              <w:jc w:val="center"/>
            </w:pPr>
            <w:r>
              <w:rPr>
                <w:sz w:val="17"/>
              </w:rPr>
              <w:t>2</w:t>
            </w:r>
          </w:p>
        </w:tc>
        <w:tc>
          <w:tcPr>
            <w:tcW w:w="1531" w:type="dxa"/>
            <w:tcBorders>
              <w:bottom w:val="single" w:sz="4" w:space="0" w:color="E5E2E1"/>
            </w:tcBorders>
            <w:tcMar>
              <w:top w:w="20" w:type="dxa"/>
              <w:left w:w="80" w:type="dxa"/>
              <w:bottom w:w="20" w:type="dxa"/>
              <w:right w:w="80" w:type="dxa"/>
            </w:tcMar>
          </w:tcPr>
          <w:p w14:paraId="341184DE" w14:textId="77777777" w:rsidR="00187B38" w:rsidRDefault="00E12A47">
            <w:pPr>
              <w:keepNext/>
              <w:spacing w:after="0"/>
              <w:jc w:val="center"/>
            </w:pPr>
            <w:r>
              <w:rPr>
                <w:sz w:val="17"/>
              </w:rPr>
              <w:t>0</w:t>
            </w:r>
          </w:p>
        </w:tc>
        <w:tc>
          <w:tcPr>
            <w:tcW w:w="1531" w:type="dxa"/>
            <w:tcBorders>
              <w:bottom w:val="single" w:sz="4" w:space="0" w:color="E5E2E1"/>
            </w:tcBorders>
            <w:tcMar>
              <w:top w:w="20" w:type="dxa"/>
              <w:left w:w="80" w:type="dxa"/>
              <w:bottom w:w="20" w:type="dxa"/>
              <w:right w:w="80" w:type="dxa"/>
            </w:tcMar>
          </w:tcPr>
          <w:p w14:paraId="1F230CA5" w14:textId="77777777" w:rsidR="00187B38" w:rsidRDefault="00E12A47">
            <w:pPr>
              <w:keepNext/>
              <w:spacing w:after="0"/>
              <w:jc w:val="center"/>
            </w:pPr>
            <w:r>
              <w:rPr>
                <w:sz w:val="17"/>
              </w:rPr>
              <w:t>0</w:t>
            </w:r>
          </w:p>
        </w:tc>
      </w:tr>
      <w:tr w:rsidR="00187B38" w14:paraId="0D84FE8D" w14:textId="77777777">
        <w:trPr>
          <w:cantSplit/>
          <w:jc w:val="center"/>
        </w:trPr>
        <w:tc>
          <w:tcPr>
            <w:tcW w:w="3742" w:type="dxa"/>
            <w:tcBorders>
              <w:bottom w:val="single" w:sz="4" w:space="0" w:color="E5E2E1"/>
            </w:tcBorders>
            <w:tcMar>
              <w:top w:w="20" w:type="dxa"/>
              <w:left w:w="80" w:type="dxa"/>
              <w:bottom w:w="20" w:type="dxa"/>
              <w:right w:w="80" w:type="dxa"/>
            </w:tcMar>
          </w:tcPr>
          <w:p w14:paraId="4FD3168C" w14:textId="77777777" w:rsidR="00187B38" w:rsidRDefault="00E12A47">
            <w:pPr>
              <w:keepNext/>
              <w:spacing w:after="0"/>
            </w:pPr>
            <w:r>
              <w:rPr>
                <w:sz w:val="17"/>
              </w:rPr>
              <w:t>Arnold Yannick</w:t>
            </w:r>
          </w:p>
        </w:tc>
        <w:tc>
          <w:tcPr>
            <w:tcW w:w="1531" w:type="dxa"/>
            <w:tcBorders>
              <w:bottom w:val="single" w:sz="4" w:space="0" w:color="E5E2E1"/>
            </w:tcBorders>
            <w:tcMar>
              <w:top w:w="20" w:type="dxa"/>
              <w:left w:w="80" w:type="dxa"/>
              <w:bottom w:w="20" w:type="dxa"/>
              <w:right w:w="80" w:type="dxa"/>
            </w:tcMar>
          </w:tcPr>
          <w:p w14:paraId="7014D039" w14:textId="77777777" w:rsidR="00187B38" w:rsidRDefault="00E12A47">
            <w:pPr>
              <w:keepNext/>
              <w:spacing w:after="0"/>
              <w:jc w:val="center"/>
            </w:pPr>
            <w:r>
              <w:rPr>
                <w:sz w:val="17"/>
              </w:rPr>
              <w:t>24</w:t>
            </w:r>
          </w:p>
        </w:tc>
        <w:tc>
          <w:tcPr>
            <w:tcW w:w="1531" w:type="dxa"/>
            <w:tcBorders>
              <w:bottom w:val="single" w:sz="4" w:space="0" w:color="E5E2E1"/>
            </w:tcBorders>
            <w:tcMar>
              <w:top w:w="20" w:type="dxa"/>
              <w:left w:w="80" w:type="dxa"/>
              <w:bottom w:w="20" w:type="dxa"/>
              <w:right w:w="80" w:type="dxa"/>
            </w:tcMar>
          </w:tcPr>
          <w:p w14:paraId="698512F7" w14:textId="77777777" w:rsidR="00187B38" w:rsidRDefault="00E12A47">
            <w:pPr>
              <w:keepNext/>
              <w:spacing w:after="0"/>
              <w:jc w:val="center"/>
            </w:pPr>
            <w:r>
              <w:rPr>
                <w:sz w:val="17"/>
              </w:rPr>
              <w:t>2155</w:t>
            </w:r>
          </w:p>
        </w:tc>
        <w:tc>
          <w:tcPr>
            <w:tcW w:w="1531" w:type="dxa"/>
            <w:tcBorders>
              <w:bottom w:val="single" w:sz="4" w:space="0" w:color="E5E2E1"/>
            </w:tcBorders>
            <w:tcMar>
              <w:top w:w="20" w:type="dxa"/>
              <w:left w:w="80" w:type="dxa"/>
              <w:bottom w:w="20" w:type="dxa"/>
              <w:right w:w="80" w:type="dxa"/>
            </w:tcMar>
          </w:tcPr>
          <w:p w14:paraId="31357C1A" w14:textId="77777777" w:rsidR="00187B38" w:rsidRDefault="00E12A47">
            <w:pPr>
              <w:keepNext/>
              <w:spacing w:after="0"/>
              <w:jc w:val="center"/>
            </w:pPr>
            <w:r>
              <w:rPr>
                <w:sz w:val="17"/>
              </w:rPr>
              <w:t>0</w:t>
            </w:r>
          </w:p>
        </w:tc>
        <w:tc>
          <w:tcPr>
            <w:tcW w:w="1531" w:type="dxa"/>
            <w:tcBorders>
              <w:bottom w:val="single" w:sz="4" w:space="0" w:color="E5E2E1"/>
            </w:tcBorders>
            <w:tcMar>
              <w:top w:w="20" w:type="dxa"/>
              <w:left w:w="80" w:type="dxa"/>
              <w:bottom w:w="20" w:type="dxa"/>
              <w:right w:w="80" w:type="dxa"/>
            </w:tcMar>
          </w:tcPr>
          <w:p w14:paraId="6BE6BA46" w14:textId="77777777" w:rsidR="00187B38" w:rsidRDefault="00E12A47">
            <w:pPr>
              <w:keepNext/>
              <w:spacing w:after="0"/>
              <w:jc w:val="center"/>
            </w:pPr>
            <w:r>
              <w:rPr>
                <w:sz w:val="17"/>
              </w:rPr>
              <w:t>4</w:t>
            </w:r>
          </w:p>
        </w:tc>
      </w:tr>
      <w:tr w:rsidR="00187B38" w14:paraId="7B9A4EC1" w14:textId="77777777">
        <w:trPr>
          <w:cantSplit/>
          <w:jc w:val="center"/>
        </w:trPr>
        <w:tc>
          <w:tcPr>
            <w:tcW w:w="3742" w:type="dxa"/>
            <w:tcBorders>
              <w:bottom w:val="single" w:sz="4" w:space="0" w:color="E5E2E1"/>
            </w:tcBorders>
            <w:tcMar>
              <w:top w:w="20" w:type="dxa"/>
              <w:left w:w="80" w:type="dxa"/>
              <w:bottom w:w="20" w:type="dxa"/>
              <w:right w:w="80" w:type="dxa"/>
            </w:tcMar>
          </w:tcPr>
          <w:p w14:paraId="42262916" w14:textId="77777777" w:rsidR="00187B38" w:rsidRDefault="00E12A47">
            <w:pPr>
              <w:keepNext/>
              <w:spacing w:after="0"/>
            </w:pPr>
            <w:r>
              <w:rPr>
                <w:sz w:val="17"/>
              </w:rPr>
              <w:t>Aschwanden Joel Ben</w:t>
            </w:r>
          </w:p>
        </w:tc>
        <w:tc>
          <w:tcPr>
            <w:tcW w:w="1531" w:type="dxa"/>
            <w:tcBorders>
              <w:bottom w:val="single" w:sz="4" w:space="0" w:color="E5E2E1"/>
            </w:tcBorders>
            <w:tcMar>
              <w:top w:w="20" w:type="dxa"/>
              <w:left w:w="80" w:type="dxa"/>
              <w:bottom w:w="20" w:type="dxa"/>
              <w:right w:w="80" w:type="dxa"/>
            </w:tcMar>
          </w:tcPr>
          <w:p w14:paraId="4D02FDDE" w14:textId="77777777" w:rsidR="00187B38" w:rsidRDefault="00E12A47">
            <w:pPr>
              <w:keepNext/>
              <w:spacing w:after="0"/>
              <w:jc w:val="center"/>
            </w:pPr>
            <w:r>
              <w:rPr>
                <w:sz w:val="17"/>
              </w:rPr>
              <w:t>2</w:t>
            </w:r>
          </w:p>
        </w:tc>
        <w:tc>
          <w:tcPr>
            <w:tcW w:w="1531" w:type="dxa"/>
            <w:tcBorders>
              <w:bottom w:val="single" w:sz="4" w:space="0" w:color="E5E2E1"/>
            </w:tcBorders>
            <w:tcMar>
              <w:top w:w="20" w:type="dxa"/>
              <w:left w:w="80" w:type="dxa"/>
              <w:bottom w:w="20" w:type="dxa"/>
              <w:right w:w="80" w:type="dxa"/>
            </w:tcMar>
          </w:tcPr>
          <w:p w14:paraId="06D2156E" w14:textId="77777777" w:rsidR="00187B38" w:rsidRDefault="00E12A47">
            <w:pPr>
              <w:keepNext/>
              <w:spacing w:after="0"/>
              <w:jc w:val="center"/>
            </w:pPr>
            <w:r>
              <w:rPr>
                <w:sz w:val="17"/>
              </w:rPr>
              <w:t>19</w:t>
            </w:r>
          </w:p>
        </w:tc>
        <w:tc>
          <w:tcPr>
            <w:tcW w:w="1531" w:type="dxa"/>
            <w:tcBorders>
              <w:bottom w:val="single" w:sz="4" w:space="0" w:color="E5E2E1"/>
            </w:tcBorders>
            <w:tcMar>
              <w:top w:w="20" w:type="dxa"/>
              <w:left w:w="80" w:type="dxa"/>
              <w:bottom w:w="20" w:type="dxa"/>
              <w:right w:w="80" w:type="dxa"/>
            </w:tcMar>
          </w:tcPr>
          <w:p w14:paraId="448CC007" w14:textId="77777777" w:rsidR="00187B38" w:rsidRDefault="00E12A47">
            <w:pPr>
              <w:keepNext/>
              <w:spacing w:after="0"/>
              <w:jc w:val="center"/>
            </w:pPr>
            <w:r>
              <w:rPr>
                <w:sz w:val="17"/>
              </w:rPr>
              <w:t>0</w:t>
            </w:r>
          </w:p>
        </w:tc>
        <w:tc>
          <w:tcPr>
            <w:tcW w:w="1531" w:type="dxa"/>
            <w:tcBorders>
              <w:bottom w:val="single" w:sz="4" w:space="0" w:color="E5E2E1"/>
            </w:tcBorders>
            <w:tcMar>
              <w:top w:w="20" w:type="dxa"/>
              <w:left w:w="80" w:type="dxa"/>
              <w:bottom w:w="20" w:type="dxa"/>
              <w:right w:w="80" w:type="dxa"/>
            </w:tcMar>
          </w:tcPr>
          <w:p w14:paraId="66AFA6AE" w14:textId="77777777" w:rsidR="00187B38" w:rsidRDefault="00E12A47">
            <w:pPr>
              <w:keepNext/>
              <w:spacing w:after="0"/>
              <w:jc w:val="center"/>
            </w:pPr>
            <w:r>
              <w:rPr>
                <w:sz w:val="17"/>
              </w:rPr>
              <w:t>0</w:t>
            </w:r>
          </w:p>
        </w:tc>
      </w:tr>
      <w:tr w:rsidR="00187B38" w14:paraId="10909C82" w14:textId="77777777">
        <w:trPr>
          <w:cantSplit/>
          <w:jc w:val="center"/>
        </w:trPr>
        <w:tc>
          <w:tcPr>
            <w:tcW w:w="3742" w:type="dxa"/>
            <w:tcBorders>
              <w:bottom w:val="single" w:sz="4" w:space="0" w:color="E5E2E1"/>
            </w:tcBorders>
            <w:tcMar>
              <w:top w:w="20" w:type="dxa"/>
              <w:left w:w="80" w:type="dxa"/>
              <w:bottom w:w="20" w:type="dxa"/>
              <w:right w:w="80" w:type="dxa"/>
            </w:tcMar>
          </w:tcPr>
          <w:p w14:paraId="69CC3161" w14:textId="77777777" w:rsidR="00187B38" w:rsidRDefault="00E12A47">
            <w:pPr>
              <w:keepNext/>
              <w:spacing w:after="0"/>
            </w:pPr>
            <w:r>
              <w:rPr>
                <w:sz w:val="17"/>
              </w:rPr>
              <w:t>Baumann Andri</w:t>
            </w:r>
          </w:p>
        </w:tc>
        <w:tc>
          <w:tcPr>
            <w:tcW w:w="1531" w:type="dxa"/>
            <w:tcBorders>
              <w:bottom w:val="single" w:sz="4" w:space="0" w:color="E5E2E1"/>
            </w:tcBorders>
            <w:tcMar>
              <w:top w:w="20" w:type="dxa"/>
              <w:left w:w="80" w:type="dxa"/>
              <w:bottom w:w="20" w:type="dxa"/>
              <w:right w:w="80" w:type="dxa"/>
            </w:tcMar>
          </w:tcPr>
          <w:p w14:paraId="598F4C66" w14:textId="77777777" w:rsidR="00187B38" w:rsidRDefault="00E12A47">
            <w:pPr>
              <w:keepNext/>
              <w:spacing w:after="0"/>
              <w:jc w:val="center"/>
            </w:pPr>
            <w:r>
              <w:rPr>
                <w:sz w:val="17"/>
              </w:rPr>
              <w:t>23</w:t>
            </w:r>
          </w:p>
        </w:tc>
        <w:tc>
          <w:tcPr>
            <w:tcW w:w="1531" w:type="dxa"/>
            <w:tcBorders>
              <w:bottom w:val="single" w:sz="4" w:space="0" w:color="E5E2E1"/>
            </w:tcBorders>
            <w:tcMar>
              <w:top w:w="20" w:type="dxa"/>
              <w:left w:w="80" w:type="dxa"/>
              <w:bottom w:w="20" w:type="dxa"/>
              <w:right w:w="80" w:type="dxa"/>
            </w:tcMar>
          </w:tcPr>
          <w:p w14:paraId="6972D00D" w14:textId="77777777" w:rsidR="00187B38" w:rsidRDefault="00E12A47">
            <w:pPr>
              <w:keepNext/>
              <w:spacing w:after="0"/>
              <w:jc w:val="center"/>
            </w:pPr>
            <w:r>
              <w:rPr>
                <w:sz w:val="17"/>
              </w:rPr>
              <w:t>1924</w:t>
            </w:r>
          </w:p>
        </w:tc>
        <w:tc>
          <w:tcPr>
            <w:tcW w:w="1531" w:type="dxa"/>
            <w:tcBorders>
              <w:bottom w:val="single" w:sz="4" w:space="0" w:color="E5E2E1"/>
            </w:tcBorders>
            <w:tcMar>
              <w:top w:w="20" w:type="dxa"/>
              <w:left w:w="80" w:type="dxa"/>
              <w:bottom w:w="20" w:type="dxa"/>
              <w:right w:w="80" w:type="dxa"/>
            </w:tcMar>
          </w:tcPr>
          <w:p w14:paraId="74A46B3F" w14:textId="77777777" w:rsidR="00187B38" w:rsidRDefault="00E12A47">
            <w:pPr>
              <w:keepNext/>
              <w:spacing w:after="0"/>
              <w:jc w:val="center"/>
            </w:pPr>
            <w:r>
              <w:rPr>
                <w:sz w:val="17"/>
              </w:rPr>
              <w:t>4</w:t>
            </w:r>
          </w:p>
        </w:tc>
        <w:tc>
          <w:tcPr>
            <w:tcW w:w="1531" w:type="dxa"/>
            <w:tcBorders>
              <w:bottom w:val="single" w:sz="4" w:space="0" w:color="E5E2E1"/>
            </w:tcBorders>
            <w:tcMar>
              <w:top w:w="20" w:type="dxa"/>
              <w:left w:w="80" w:type="dxa"/>
              <w:bottom w:w="20" w:type="dxa"/>
              <w:right w:w="80" w:type="dxa"/>
            </w:tcMar>
          </w:tcPr>
          <w:p w14:paraId="62B338A2" w14:textId="77777777" w:rsidR="00187B38" w:rsidRDefault="00E12A47">
            <w:pPr>
              <w:keepNext/>
              <w:spacing w:after="0"/>
              <w:jc w:val="center"/>
            </w:pPr>
            <w:r>
              <w:rPr>
                <w:sz w:val="17"/>
              </w:rPr>
              <w:t>3</w:t>
            </w:r>
          </w:p>
        </w:tc>
      </w:tr>
      <w:tr w:rsidR="00187B38" w14:paraId="3CB54B3B" w14:textId="77777777">
        <w:trPr>
          <w:cantSplit/>
          <w:jc w:val="center"/>
        </w:trPr>
        <w:tc>
          <w:tcPr>
            <w:tcW w:w="3742" w:type="dxa"/>
            <w:tcBorders>
              <w:bottom w:val="single" w:sz="4" w:space="0" w:color="E5E2E1"/>
            </w:tcBorders>
            <w:tcMar>
              <w:top w:w="20" w:type="dxa"/>
              <w:left w:w="80" w:type="dxa"/>
              <w:bottom w:w="20" w:type="dxa"/>
              <w:right w:w="80" w:type="dxa"/>
            </w:tcMar>
          </w:tcPr>
          <w:p w14:paraId="16D0F228" w14:textId="77777777" w:rsidR="00187B38" w:rsidRDefault="00E12A47">
            <w:pPr>
              <w:keepNext/>
              <w:spacing w:after="0"/>
            </w:pPr>
            <w:r>
              <w:rPr>
                <w:sz w:val="17"/>
              </w:rPr>
              <w:t>Baumann David</w:t>
            </w:r>
          </w:p>
        </w:tc>
        <w:tc>
          <w:tcPr>
            <w:tcW w:w="1531" w:type="dxa"/>
            <w:tcBorders>
              <w:bottom w:val="single" w:sz="4" w:space="0" w:color="E5E2E1"/>
            </w:tcBorders>
            <w:tcMar>
              <w:top w:w="20" w:type="dxa"/>
              <w:left w:w="80" w:type="dxa"/>
              <w:bottom w:w="20" w:type="dxa"/>
              <w:right w:w="80" w:type="dxa"/>
            </w:tcMar>
          </w:tcPr>
          <w:p w14:paraId="68E6B495" w14:textId="77777777" w:rsidR="00187B38" w:rsidRDefault="00E12A47">
            <w:pPr>
              <w:keepNext/>
              <w:spacing w:after="0"/>
              <w:jc w:val="center"/>
            </w:pPr>
            <w:r>
              <w:rPr>
                <w:sz w:val="17"/>
              </w:rPr>
              <w:t>3</w:t>
            </w:r>
          </w:p>
        </w:tc>
        <w:tc>
          <w:tcPr>
            <w:tcW w:w="1531" w:type="dxa"/>
            <w:tcBorders>
              <w:bottom w:val="single" w:sz="4" w:space="0" w:color="E5E2E1"/>
            </w:tcBorders>
            <w:tcMar>
              <w:top w:w="20" w:type="dxa"/>
              <w:left w:w="80" w:type="dxa"/>
              <w:bottom w:w="20" w:type="dxa"/>
              <w:right w:w="80" w:type="dxa"/>
            </w:tcMar>
          </w:tcPr>
          <w:p w14:paraId="75AA9FFA" w14:textId="77777777" w:rsidR="00187B38" w:rsidRDefault="00E12A47">
            <w:pPr>
              <w:keepNext/>
              <w:spacing w:after="0"/>
              <w:jc w:val="center"/>
            </w:pPr>
            <w:r>
              <w:rPr>
                <w:sz w:val="17"/>
              </w:rPr>
              <w:t>61</w:t>
            </w:r>
          </w:p>
        </w:tc>
        <w:tc>
          <w:tcPr>
            <w:tcW w:w="1531" w:type="dxa"/>
            <w:tcBorders>
              <w:bottom w:val="single" w:sz="4" w:space="0" w:color="E5E2E1"/>
            </w:tcBorders>
            <w:tcMar>
              <w:top w:w="20" w:type="dxa"/>
              <w:left w:w="80" w:type="dxa"/>
              <w:bottom w:w="20" w:type="dxa"/>
              <w:right w:w="80" w:type="dxa"/>
            </w:tcMar>
          </w:tcPr>
          <w:p w14:paraId="2DC83095" w14:textId="77777777" w:rsidR="00187B38" w:rsidRDefault="00E12A47">
            <w:pPr>
              <w:keepNext/>
              <w:spacing w:after="0"/>
              <w:jc w:val="center"/>
            </w:pPr>
            <w:r>
              <w:rPr>
                <w:sz w:val="17"/>
              </w:rPr>
              <w:t>0</w:t>
            </w:r>
          </w:p>
        </w:tc>
        <w:tc>
          <w:tcPr>
            <w:tcW w:w="1531" w:type="dxa"/>
            <w:tcBorders>
              <w:bottom w:val="single" w:sz="4" w:space="0" w:color="E5E2E1"/>
            </w:tcBorders>
            <w:tcMar>
              <w:top w:w="20" w:type="dxa"/>
              <w:left w:w="80" w:type="dxa"/>
              <w:bottom w:w="20" w:type="dxa"/>
              <w:right w:w="80" w:type="dxa"/>
            </w:tcMar>
          </w:tcPr>
          <w:p w14:paraId="73FC9A38" w14:textId="77777777" w:rsidR="00187B38" w:rsidRDefault="00E12A47">
            <w:pPr>
              <w:keepNext/>
              <w:spacing w:after="0"/>
              <w:jc w:val="center"/>
            </w:pPr>
            <w:r>
              <w:rPr>
                <w:sz w:val="17"/>
              </w:rPr>
              <w:t>1</w:t>
            </w:r>
          </w:p>
        </w:tc>
      </w:tr>
      <w:tr w:rsidR="00187B38" w14:paraId="5D58E4AB" w14:textId="77777777">
        <w:trPr>
          <w:cantSplit/>
          <w:jc w:val="center"/>
        </w:trPr>
        <w:tc>
          <w:tcPr>
            <w:tcW w:w="3742" w:type="dxa"/>
            <w:tcBorders>
              <w:bottom w:val="single" w:sz="4" w:space="0" w:color="E5E2E1"/>
            </w:tcBorders>
            <w:tcMar>
              <w:top w:w="20" w:type="dxa"/>
              <w:left w:w="80" w:type="dxa"/>
              <w:bottom w:w="20" w:type="dxa"/>
              <w:right w:w="80" w:type="dxa"/>
            </w:tcMar>
          </w:tcPr>
          <w:p w14:paraId="1213FE10" w14:textId="77777777" w:rsidR="00187B38" w:rsidRDefault="00E12A47">
            <w:pPr>
              <w:keepNext/>
              <w:spacing w:after="0"/>
            </w:pPr>
            <w:r>
              <w:rPr>
                <w:sz w:val="17"/>
              </w:rPr>
              <w:t>Bissig Nico</w:t>
            </w:r>
          </w:p>
        </w:tc>
        <w:tc>
          <w:tcPr>
            <w:tcW w:w="1531" w:type="dxa"/>
            <w:tcBorders>
              <w:bottom w:val="single" w:sz="4" w:space="0" w:color="E5E2E1"/>
            </w:tcBorders>
            <w:tcMar>
              <w:top w:w="20" w:type="dxa"/>
              <w:left w:w="80" w:type="dxa"/>
              <w:bottom w:w="20" w:type="dxa"/>
              <w:right w:w="80" w:type="dxa"/>
            </w:tcMar>
          </w:tcPr>
          <w:p w14:paraId="2406674F" w14:textId="77777777" w:rsidR="00187B38" w:rsidRDefault="00E12A47">
            <w:pPr>
              <w:keepNext/>
              <w:spacing w:after="0"/>
              <w:jc w:val="center"/>
            </w:pPr>
            <w:r>
              <w:rPr>
                <w:sz w:val="17"/>
              </w:rPr>
              <w:t>18</w:t>
            </w:r>
          </w:p>
        </w:tc>
        <w:tc>
          <w:tcPr>
            <w:tcW w:w="1531" w:type="dxa"/>
            <w:tcBorders>
              <w:bottom w:val="single" w:sz="4" w:space="0" w:color="E5E2E1"/>
            </w:tcBorders>
            <w:tcMar>
              <w:top w:w="20" w:type="dxa"/>
              <w:left w:w="80" w:type="dxa"/>
              <w:bottom w:w="20" w:type="dxa"/>
              <w:right w:w="80" w:type="dxa"/>
            </w:tcMar>
          </w:tcPr>
          <w:p w14:paraId="24B5FDB8" w14:textId="77777777" w:rsidR="00187B38" w:rsidRDefault="00E12A47">
            <w:pPr>
              <w:keepNext/>
              <w:spacing w:after="0"/>
              <w:jc w:val="center"/>
            </w:pPr>
            <w:r>
              <w:rPr>
                <w:sz w:val="17"/>
              </w:rPr>
              <w:t>953</w:t>
            </w:r>
          </w:p>
        </w:tc>
        <w:tc>
          <w:tcPr>
            <w:tcW w:w="1531" w:type="dxa"/>
            <w:tcBorders>
              <w:bottom w:val="single" w:sz="4" w:space="0" w:color="E5E2E1"/>
            </w:tcBorders>
            <w:tcMar>
              <w:top w:w="20" w:type="dxa"/>
              <w:left w:w="80" w:type="dxa"/>
              <w:bottom w:w="20" w:type="dxa"/>
              <w:right w:w="80" w:type="dxa"/>
            </w:tcMar>
          </w:tcPr>
          <w:p w14:paraId="74D34246" w14:textId="77777777" w:rsidR="00187B38" w:rsidRDefault="00E12A47">
            <w:pPr>
              <w:keepNext/>
              <w:spacing w:after="0"/>
              <w:jc w:val="center"/>
            </w:pPr>
            <w:r>
              <w:rPr>
                <w:sz w:val="17"/>
              </w:rPr>
              <w:t>2</w:t>
            </w:r>
          </w:p>
        </w:tc>
        <w:tc>
          <w:tcPr>
            <w:tcW w:w="1531" w:type="dxa"/>
            <w:tcBorders>
              <w:bottom w:val="single" w:sz="4" w:space="0" w:color="E5E2E1"/>
            </w:tcBorders>
            <w:tcMar>
              <w:top w:w="20" w:type="dxa"/>
              <w:left w:w="80" w:type="dxa"/>
              <w:bottom w:w="20" w:type="dxa"/>
              <w:right w:w="80" w:type="dxa"/>
            </w:tcMar>
          </w:tcPr>
          <w:p w14:paraId="67A26DBD" w14:textId="77777777" w:rsidR="00187B38" w:rsidRDefault="00E12A47">
            <w:pPr>
              <w:keepNext/>
              <w:spacing w:after="0"/>
              <w:jc w:val="center"/>
            </w:pPr>
            <w:r>
              <w:rPr>
                <w:sz w:val="17"/>
              </w:rPr>
              <w:t>0</w:t>
            </w:r>
          </w:p>
        </w:tc>
      </w:tr>
      <w:tr w:rsidR="00187B38" w14:paraId="072E9201" w14:textId="77777777">
        <w:trPr>
          <w:cantSplit/>
          <w:jc w:val="center"/>
        </w:trPr>
        <w:tc>
          <w:tcPr>
            <w:tcW w:w="3742" w:type="dxa"/>
            <w:tcBorders>
              <w:bottom w:val="single" w:sz="4" w:space="0" w:color="E5E2E1"/>
            </w:tcBorders>
            <w:tcMar>
              <w:top w:w="20" w:type="dxa"/>
              <w:left w:w="80" w:type="dxa"/>
              <w:bottom w:w="20" w:type="dxa"/>
              <w:right w:w="80" w:type="dxa"/>
            </w:tcMar>
          </w:tcPr>
          <w:p w14:paraId="36495B60" w14:textId="77777777" w:rsidR="00187B38" w:rsidRDefault="00E12A47">
            <w:pPr>
              <w:keepNext/>
              <w:spacing w:after="0"/>
            </w:pPr>
            <w:r>
              <w:rPr>
                <w:sz w:val="17"/>
              </w:rPr>
              <w:t>Gisler Cédric</w:t>
            </w:r>
          </w:p>
        </w:tc>
        <w:tc>
          <w:tcPr>
            <w:tcW w:w="1531" w:type="dxa"/>
            <w:tcBorders>
              <w:bottom w:val="single" w:sz="4" w:space="0" w:color="E5E2E1"/>
            </w:tcBorders>
            <w:tcMar>
              <w:top w:w="20" w:type="dxa"/>
              <w:left w:w="80" w:type="dxa"/>
              <w:bottom w:w="20" w:type="dxa"/>
              <w:right w:w="80" w:type="dxa"/>
            </w:tcMar>
          </w:tcPr>
          <w:p w14:paraId="374330E4" w14:textId="77777777" w:rsidR="00187B38" w:rsidRDefault="00E12A47">
            <w:pPr>
              <w:keepNext/>
              <w:spacing w:after="0"/>
              <w:jc w:val="center"/>
            </w:pPr>
            <w:r>
              <w:rPr>
                <w:sz w:val="17"/>
              </w:rPr>
              <w:t>10</w:t>
            </w:r>
          </w:p>
        </w:tc>
        <w:tc>
          <w:tcPr>
            <w:tcW w:w="1531" w:type="dxa"/>
            <w:tcBorders>
              <w:bottom w:val="single" w:sz="4" w:space="0" w:color="E5E2E1"/>
            </w:tcBorders>
            <w:tcMar>
              <w:top w:w="20" w:type="dxa"/>
              <w:left w:w="80" w:type="dxa"/>
              <w:bottom w:w="20" w:type="dxa"/>
              <w:right w:w="80" w:type="dxa"/>
            </w:tcMar>
          </w:tcPr>
          <w:p w14:paraId="27B76B74" w14:textId="77777777" w:rsidR="00187B38" w:rsidRDefault="00E12A47">
            <w:pPr>
              <w:keepNext/>
              <w:spacing w:after="0"/>
              <w:jc w:val="center"/>
            </w:pPr>
            <w:r>
              <w:rPr>
                <w:sz w:val="17"/>
              </w:rPr>
              <w:t>800</w:t>
            </w:r>
          </w:p>
        </w:tc>
        <w:tc>
          <w:tcPr>
            <w:tcW w:w="1531" w:type="dxa"/>
            <w:tcBorders>
              <w:bottom w:val="single" w:sz="4" w:space="0" w:color="E5E2E1"/>
            </w:tcBorders>
            <w:tcMar>
              <w:top w:w="20" w:type="dxa"/>
              <w:left w:w="80" w:type="dxa"/>
              <w:bottom w:w="20" w:type="dxa"/>
              <w:right w:w="80" w:type="dxa"/>
            </w:tcMar>
          </w:tcPr>
          <w:p w14:paraId="42A205B3" w14:textId="77777777" w:rsidR="00187B38" w:rsidRDefault="00E12A47">
            <w:pPr>
              <w:keepNext/>
              <w:spacing w:after="0"/>
              <w:jc w:val="center"/>
            </w:pPr>
            <w:r>
              <w:rPr>
                <w:sz w:val="17"/>
              </w:rPr>
              <w:t>0</w:t>
            </w:r>
          </w:p>
        </w:tc>
        <w:tc>
          <w:tcPr>
            <w:tcW w:w="1531" w:type="dxa"/>
            <w:tcBorders>
              <w:bottom w:val="single" w:sz="4" w:space="0" w:color="E5E2E1"/>
            </w:tcBorders>
            <w:tcMar>
              <w:top w:w="20" w:type="dxa"/>
              <w:left w:w="80" w:type="dxa"/>
              <w:bottom w:w="20" w:type="dxa"/>
              <w:right w:w="80" w:type="dxa"/>
            </w:tcMar>
          </w:tcPr>
          <w:p w14:paraId="5CC18595" w14:textId="77777777" w:rsidR="00187B38" w:rsidRDefault="00E12A47">
            <w:pPr>
              <w:keepNext/>
              <w:spacing w:after="0"/>
              <w:jc w:val="center"/>
            </w:pPr>
            <w:r>
              <w:rPr>
                <w:sz w:val="17"/>
              </w:rPr>
              <w:t>1</w:t>
            </w:r>
          </w:p>
        </w:tc>
      </w:tr>
      <w:tr w:rsidR="00187B38" w14:paraId="5BF595B2" w14:textId="77777777">
        <w:trPr>
          <w:cantSplit/>
          <w:jc w:val="center"/>
        </w:trPr>
        <w:tc>
          <w:tcPr>
            <w:tcW w:w="3742" w:type="dxa"/>
            <w:tcBorders>
              <w:bottom w:val="single" w:sz="4" w:space="0" w:color="E5E2E1"/>
            </w:tcBorders>
            <w:tcMar>
              <w:top w:w="20" w:type="dxa"/>
              <w:left w:w="80" w:type="dxa"/>
              <w:bottom w:w="20" w:type="dxa"/>
              <w:right w:w="80" w:type="dxa"/>
            </w:tcMar>
          </w:tcPr>
          <w:p w14:paraId="20A3E0EB" w14:textId="77777777" w:rsidR="00187B38" w:rsidRDefault="00E12A47">
            <w:pPr>
              <w:keepNext/>
              <w:spacing w:after="0"/>
            </w:pPr>
            <w:r>
              <w:rPr>
                <w:sz w:val="17"/>
              </w:rPr>
              <w:t>Gisler Gian</w:t>
            </w:r>
          </w:p>
        </w:tc>
        <w:tc>
          <w:tcPr>
            <w:tcW w:w="1531" w:type="dxa"/>
            <w:tcBorders>
              <w:bottom w:val="single" w:sz="4" w:space="0" w:color="E5E2E1"/>
            </w:tcBorders>
            <w:tcMar>
              <w:top w:w="20" w:type="dxa"/>
              <w:left w:w="80" w:type="dxa"/>
              <w:bottom w:w="20" w:type="dxa"/>
              <w:right w:w="80" w:type="dxa"/>
            </w:tcMar>
          </w:tcPr>
          <w:p w14:paraId="49F865D2" w14:textId="77777777" w:rsidR="00187B38" w:rsidRDefault="00E12A47">
            <w:pPr>
              <w:keepNext/>
              <w:spacing w:after="0"/>
              <w:jc w:val="center"/>
            </w:pPr>
            <w:r>
              <w:rPr>
                <w:sz w:val="17"/>
              </w:rPr>
              <w:t>0</w:t>
            </w:r>
          </w:p>
        </w:tc>
        <w:tc>
          <w:tcPr>
            <w:tcW w:w="1531" w:type="dxa"/>
            <w:tcBorders>
              <w:bottom w:val="single" w:sz="4" w:space="0" w:color="E5E2E1"/>
            </w:tcBorders>
            <w:tcMar>
              <w:top w:w="20" w:type="dxa"/>
              <w:left w:w="80" w:type="dxa"/>
              <w:bottom w:w="20" w:type="dxa"/>
              <w:right w:w="80" w:type="dxa"/>
            </w:tcMar>
          </w:tcPr>
          <w:p w14:paraId="596709F2" w14:textId="77777777" w:rsidR="00187B38" w:rsidRDefault="00E12A47">
            <w:pPr>
              <w:keepNext/>
              <w:spacing w:after="0"/>
              <w:jc w:val="center"/>
            </w:pPr>
            <w:r>
              <w:rPr>
                <w:sz w:val="17"/>
              </w:rPr>
              <w:t>0</w:t>
            </w:r>
          </w:p>
        </w:tc>
        <w:tc>
          <w:tcPr>
            <w:tcW w:w="1531" w:type="dxa"/>
            <w:tcBorders>
              <w:bottom w:val="single" w:sz="4" w:space="0" w:color="E5E2E1"/>
            </w:tcBorders>
            <w:tcMar>
              <w:top w:w="20" w:type="dxa"/>
              <w:left w:w="80" w:type="dxa"/>
              <w:bottom w:w="20" w:type="dxa"/>
              <w:right w:w="80" w:type="dxa"/>
            </w:tcMar>
          </w:tcPr>
          <w:p w14:paraId="60F56EE4" w14:textId="77777777" w:rsidR="00187B38" w:rsidRDefault="00E12A47">
            <w:pPr>
              <w:keepNext/>
              <w:spacing w:after="0"/>
              <w:jc w:val="center"/>
            </w:pPr>
            <w:r>
              <w:rPr>
                <w:sz w:val="17"/>
              </w:rPr>
              <w:t>0</w:t>
            </w:r>
          </w:p>
        </w:tc>
        <w:tc>
          <w:tcPr>
            <w:tcW w:w="1531" w:type="dxa"/>
            <w:tcBorders>
              <w:bottom w:val="single" w:sz="4" w:space="0" w:color="E5E2E1"/>
            </w:tcBorders>
            <w:tcMar>
              <w:top w:w="20" w:type="dxa"/>
              <w:left w:w="80" w:type="dxa"/>
              <w:bottom w:w="20" w:type="dxa"/>
              <w:right w:w="80" w:type="dxa"/>
            </w:tcMar>
          </w:tcPr>
          <w:p w14:paraId="42AC02D6" w14:textId="77777777" w:rsidR="00187B38" w:rsidRDefault="00E12A47">
            <w:pPr>
              <w:keepNext/>
              <w:spacing w:after="0"/>
              <w:jc w:val="center"/>
            </w:pPr>
            <w:r>
              <w:rPr>
                <w:sz w:val="17"/>
              </w:rPr>
              <w:t>0</w:t>
            </w:r>
          </w:p>
        </w:tc>
      </w:tr>
      <w:tr w:rsidR="00187B38" w14:paraId="15DF7342" w14:textId="77777777">
        <w:trPr>
          <w:cantSplit/>
          <w:jc w:val="center"/>
        </w:trPr>
        <w:tc>
          <w:tcPr>
            <w:tcW w:w="3742" w:type="dxa"/>
            <w:tcBorders>
              <w:bottom w:val="single" w:sz="4" w:space="0" w:color="E5E2E1"/>
            </w:tcBorders>
            <w:tcMar>
              <w:top w:w="20" w:type="dxa"/>
              <w:left w:w="80" w:type="dxa"/>
              <w:bottom w:w="20" w:type="dxa"/>
              <w:right w:w="80" w:type="dxa"/>
            </w:tcMar>
          </w:tcPr>
          <w:p w14:paraId="777CB237" w14:textId="77777777" w:rsidR="00187B38" w:rsidRDefault="00E12A47">
            <w:pPr>
              <w:keepNext/>
              <w:spacing w:after="0"/>
            </w:pPr>
            <w:r>
              <w:rPr>
                <w:sz w:val="17"/>
              </w:rPr>
              <w:t>Gisler Joachim</w:t>
            </w:r>
          </w:p>
        </w:tc>
        <w:tc>
          <w:tcPr>
            <w:tcW w:w="1531" w:type="dxa"/>
            <w:tcBorders>
              <w:bottom w:val="single" w:sz="4" w:space="0" w:color="E5E2E1"/>
            </w:tcBorders>
            <w:tcMar>
              <w:top w:w="20" w:type="dxa"/>
              <w:left w:w="80" w:type="dxa"/>
              <w:bottom w:w="20" w:type="dxa"/>
              <w:right w:w="80" w:type="dxa"/>
            </w:tcMar>
          </w:tcPr>
          <w:p w14:paraId="05CDDF0C" w14:textId="77777777" w:rsidR="00187B38" w:rsidRDefault="00E12A47">
            <w:pPr>
              <w:keepNext/>
              <w:spacing w:after="0"/>
              <w:jc w:val="center"/>
            </w:pPr>
            <w:r>
              <w:rPr>
                <w:sz w:val="17"/>
              </w:rPr>
              <w:t>15</w:t>
            </w:r>
          </w:p>
        </w:tc>
        <w:tc>
          <w:tcPr>
            <w:tcW w:w="1531" w:type="dxa"/>
            <w:tcBorders>
              <w:bottom w:val="single" w:sz="4" w:space="0" w:color="E5E2E1"/>
            </w:tcBorders>
            <w:tcMar>
              <w:top w:w="20" w:type="dxa"/>
              <w:left w:w="80" w:type="dxa"/>
              <w:bottom w:w="20" w:type="dxa"/>
              <w:right w:w="80" w:type="dxa"/>
            </w:tcMar>
          </w:tcPr>
          <w:p w14:paraId="45F27499" w14:textId="77777777" w:rsidR="00187B38" w:rsidRDefault="00E12A47">
            <w:pPr>
              <w:keepNext/>
              <w:spacing w:after="0"/>
              <w:jc w:val="center"/>
            </w:pPr>
            <w:r>
              <w:rPr>
                <w:sz w:val="17"/>
              </w:rPr>
              <w:t>1144</w:t>
            </w:r>
          </w:p>
        </w:tc>
        <w:tc>
          <w:tcPr>
            <w:tcW w:w="1531" w:type="dxa"/>
            <w:tcBorders>
              <w:bottom w:val="single" w:sz="4" w:space="0" w:color="E5E2E1"/>
            </w:tcBorders>
            <w:tcMar>
              <w:top w:w="20" w:type="dxa"/>
              <w:left w:w="80" w:type="dxa"/>
              <w:bottom w:w="20" w:type="dxa"/>
              <w:right w:w="80" w:type="dxa"/>
            </w:tcMar>
          </w:tcPr>
          <w:p w14:paraId="016FF5FD" w14:textId="77777777" w:rsidR="00187B38" w:rsidRDefault="00E12A47">
            <w:pPr>
              <w:keepNext/>
              <w:spacing w:after="0"/>
              <w:jc w:val="center"/>
            </w:pPr>
            <w:r>
              <w:rPr>
                <w:sz w:val="17"/>
              </w:rPr>
              <w:t>1</w:t>
            </w:r>
          </w:p>
        </w:tc>
        <w:tc>
          <w:tcPr>
            <w:tcW w:w="1531" w:type="dxa"/>
            <w:tcBorders>
              <w:bottom w:val="single" w:sz="4" w:space="0" w:color="E5E2E1"/>
            </w:tcBorders>
            <w:tcMar>
              <w:top w:w="20" w:type="dxa"/>
              <w:left w:w="80" w:type="dxa"/>
              <w:bottom w:w="20" w:type="dxa"/>
              <w:right w:w="80" w:type="dxa"/>
            </w:tcMar>
          </w:tcPr>
          <w:p w14:paraId="3F3CADAC" w14:textId="77777777" w:rsidR="00187B38" w:rsidRDefault="00E12A47">
            <w:pPr>
              <w:keepNext/>
              <w:spacing w:after="0"/>
              <w:jc w:val="center"/>
            </w:pPr>
            <w:r>
              <w:rPr>
                <w:sz w:val="17"/>
              </w:rPr>
              <w:t>6</w:t>
            </w:r>
          </w:p>
        </w:tc>
      </w:tr>
      <w:tr w:rsidR="00187B38" w14:paraId="60E58186" w14:textId="77777777">
        <w:trPr>
          <w:cantSplit/>
          <w:jc w:val="center"/>
        </w:trPr>
        <w:tc>
          <w:tcPr>
            <w:tcW w:w="3742" w:type="dxa"/>
            <w:tcBorders>
              <w:bottom w:val="single" w:sz="4" w:space="0" w:color="E5E2E1"/>
            </w:tcBorders>
            <w:tcMar>
              <w:top w:w="20" w:type="dxa"/>
              <w:left w:w="80" w:type="dxa"/>
              <w:bottom w:w="20" w:type="dxa"/>
              <w:right w:w="80" w:type="dxa"/>
            </w:tcMar>
          </w:tcPr>
          <w:p w14:paraId="38556CC4" w14:textId="77777777" w:rsidR="00187B38" w:rsidRDefault="00E12A47">
            <w:pPr>
              <w:keepNext/>
              <w:spacing w:after="0"/>
            </w:pPr>
            <w:r>
              <w:rPr>
                <w:sz w:val="17"/>
              </w:rPr>
              <w:t>Gisler Livio</w:t>
            </w:r>
          </w:p>
        </w:tc>
        <w:tc>
          <w:tcPr>
            <w:tcW w:w="1531" w:type="dxa"/>
            <w:tcBorders>
              <w:bottom w:val="single" w:sz="4" w:space="0" w:color="E5E2E1"/>
            </w:tcBorders>
            <w:tcMar>
              <w:top w:w="20" w:type="dxa"/>
              <w:left w:w="80" w:type="dxa"/>
              <w:bottom w:w="20" w:type="dxa"/>
              <w:right w:w="80" w:type="dxa"/>
            </w:tcMar>
          </w:tcPr>
          <w:p w14:paraId="403A611D" w14:textId="77777777" w:rsidR="00187B38" w:rsidRDefault="00E12A47">
            <w:pPr>
              <w:keepNext/>
              <w:spacing w:after="0"/>
              <w:jc w:val="center"/>
            </w:pPr>
            <w:r>
              <w:rPr>
                <w:sz w:val="17"/>
              </w:rPr>
              <w:t>5</w:t>
            </w:r>
          </w:p>
        </w:tc>
        <w:tc>
          <w:tcPr>
            <w:tcW w:w="1531" w:type="dxa"/>
            <w:tcBorders>
              <w:bottom w:val="single" w:sz="4" w:space="0" w:color="E5E2E1"/>
            </w:tcBorders>
            <w:tcMar>
              <w:top w:w="20" w:type="dxa"/>
              <w:left w:w="80" w:type="dxa"/>
              <w:bottom w:w="20" w:type="dxa"/>
              <w:right w:w="80" w:type="dxa"/>
            </w:tcMar>
          </w:tcPr>
          <w:p w14:paraId="1AAC5B12" w14:textId="77777777" w:rsidR="00187B38" w:rsidRDefault="00E12A47">
            <w:pPr>
              <w:keepNext/>
              <w:spacing w:after="0"/>
              <w:jc w:val="center"/>
            </w:pPr>
            <w:r>
              <w:rPr>
                <w:sz w:val="17"/>
              </w:rPr>
              <w:t>211</w:t>
            </w:r>
          </w:p>
        </w:tc>
        <w:tc>
          <w:tcPr>
            <w:tcW w:w="1531" w:type="dxa"/>
            <w:tcBorders>
              <w:bottom w:val="single" w:sz="4" w:space="0" w:color="E5E2E1"/>
            </w:tcBorders>
            <w:tcMar>
              <w:top w:w="20" w:type="dxa"/>
              <w:left w:w="80" w:type="dxa"/>
              <w:bottom w:w="20" w:type="dxa"/>
              <w:right w:w="80" w:type="dxa"/>
            </w:tcMar>
          </w:tcPr>
          <w:p w14:paraId="612E8A98" w14:textId="77777777" w:rsidR="00187B38" w:rsidRDefault="00E12A47">
            <w:pPr>
              <w:keepNext/>
              <w:spacing w:after="0"/>
              <w:jc w:val="center"/>
            </w:pPr>
            <w:r>
              <w:rPr>
                <w:sz w:val="17"/>
              </w:rPr>
              <w:t>0</w:t>
            </w:r>
          </w:p>
        </w:tc>
        <w:tc>
          <w:tcPr>
            <w:tcW w:w="1531" w:type="dxa"/>
            <w:tcBorders>
              <w:bottom w:val="single" w:sz="4" w:space="0" w:color="E5E2E1"/>
            </w:tcBorders>
            <w:tcMar>
              <w:top w:w="20" w:type="dxa"/>
              <w:left w:w="80" w:type="dxa"/>
              <w:bottom w:w="20" w:type="dxa"/>
              <w:right w:w="80" w:type="dxa"/>
            </w:tcMar>
          </w:tcPr>
          <w:p w14:paraId="5187C6E1" w14:textId="77777777" w:rsidR="00187B38" w:rsidRDefault="00E12A47">
            <w:pPr>
              <w:keepNext/>
              <w:spacing w:after="0"/>
              <w:jc w:val="center"/>
            </w:pPr>
            <w:r>
              <w:rPr>
                <w:sz w:val="17"/>
              </w:rPr>
              <w:t>2</w:t>
            </w:r>
          </w:p>
        </w:tc>
      </w:tr>
      <w:tr w:rsidR="00187B38" w14:paraId="51E72196" w14:textId="77777777">
        <w:trPr>
          <w:cantSplit/>
          <w:jc w:val="center"/>
        </w:trPr>
        <w:tc>
          <w:tcPr>
            <w:tcW w:w="3742" w:type="dxa"/>
            <w:tcBorders>
              <w:bottom w:val="single" w:sz="4" w:space="0" w:color="E5E2E1"/>
            </w:tcBorders>
            <w:tcMar>
              <w:top w:w="20" w:type="dxa"/>
              <w:left w:w="80" w:type="dxa"/>
              <w:bottom w:w="20" w:type="dxa"/>
              <w:right w:w="80" w:type="dxa"/>
            </w:tcMar>
          </w:tcPr>
          <w:p w14:paraId="5FA6DF13" w14:textId="77777777" w:rsidR="00187B38" w:rsidRDefault="00E12A47">
            <w:pPr>
              <w:keepNext/>
              <w:spacing w:after="0"/>
            </w:pPr>
            <w:r>
              <w:rPr>
                <w:sz w:val="17"/>
              </w:rPr>
              <w:t>Gisler Noël</w:t>
            </w:r>
          </w:p>
        </w:tc>
        <w:tc>
          <w:tcPr>
            <w:tcW w:w="1531" w:type="dxa"/>
            <w:tcBorders>
              <w:bottom w:val="single" w:sz="4" w:space="0" w:color="E5E2E1"/>
            </w:tcBorders>
            <w:tcMar>
              <w:top w:w="20" w:type="dxa"/>
              <w:left w:w="80" w:type="dxa"/>
              <w:bottom w:w="20" w:type="dxa"/>
              <w:right w:w="80" w:type="dxa"/>
            </w:tcMar>
          </w:tcPr>
          <w:p w14:paraId="1FC8BD3D" w14:textId="77777777" w:rsidR="00187B38" w:rsidRDefault="00E12A47">
            <w:pPr>
              <w:keepNext/>
              <w:spacing w:after="0"/>
              <w:jc w:val="center"/>
            </w:pPr>
            <w:r>
              <w:rPr>
                <w:sz w:val="17"/>
              </w:rPr>
              <w:t>18</w:t>
            </w:r>
          </w:p>
        </w:tc>
        <w:tc>
          <w:tcPr>
            <w:tcW w:w="1531" w:type="dxa"/>
            <w:tcBorders>
              <w:bottom w:val="single" w:sz="4" w:space="0" w:color="E5E2E1"/>
            </w:tcBorders>
            <w:tcMar>
              <w:top w:w="20" w:type="dxa"/>
              <w:left w:w="80" w:type="dxa"/>
              <w:bottom w:w="20" w:type="dxa"/>
              <w:right w:w="80" w:type="dxa"/>
            </w:tcMar>
          </w:tcPr>
          <w:p w14:paraId="73107EC3" w14:textId="77777777" w:rsidR="00187B38" w:rsidRDefault="00E12A47">
            <w:pPr>
              <w:keepNext/>
              <w:spacing w:after="0"/>
              <w:jc w:val="center"/>
            </w:pPr>
            <w:r>
              <w:rPr>
                <w:sz w:val="17"/>
              </w:rPr>
              <w:t>1208</w:t>
            </w:r>
          </w:p>
        </w:tc>
        <w:tc>
          <w:tcPr>
            <w:tcW w:w="1531" w:type="dxa"/>
            <w:tcBorders>
              <w:bottom w:val="single" w:sz="4" w:space="0" w:color="E5E2E1"/>
            </w:tcBorders>
            <w:tcMar>
              <w:top w:w="20" w:type="dxa"/>
              <w:left w:w="80" w:type="dxa"/>
              <w:bottom w:w="20" w:type="dxa"/>
              <w:right w:w="80" w:type="dxa"/>
            </w:tcMar>
          </w:tcPr>
          <w:p w14:paraId="5ADBE21E" w14:textId="77777777" w:rsidR="00187B38" w:rsidRDefault="00E12A47">
            <w:pPr>
              <w:keepNext/>
              <w:spacing w:after="0"/>
              <w:jc w:val="center"/>
            </w:pPr>
            <w:r>
              <w:rPr>
                <w:sz w:val="17"/>
              </w:rPr>
              <w:t>2</w:t>
            </w:r>
          </w:p>
        </w:tc>
        <w:tc>
          <w:tcPr>
            <w:tcW w:w="1531" w:type="dxa"/>
            <w:tcBorders>
              <w:bottom w:val="single" w:sz="4" w:space="0" w:color="E5E2E1"/>
            </w:tcBorders>
            <w:tcMar>
              <w:top w:w="20" w:type="dxa"/>
              <w:left w:w="80" w:type="dxa"/>
              <w:bottom w:w="20" w:type="dxa"/>
              <w:right w:w="80" w:type="dxa"/>
            </w:tcMar>
          </w:tcPr>
          <w:p w14:paraId="407E8CAA" w14:textId="77777777" w:rsidR="00187B38" w:rsidRDefault="00E12A47">
            <w:pPr>
              <w:keepNext/>
              <w:spacing w:after="0"/>
              <w:jc w:val="center"/>
            </w:pPr>
            <w:r>
              <w:rPr>
                <w:sz w:val="17"/>
              </w:rPr>
              <w:t>4</w:t>
            </w:r>
          </w:p>
        </w:tc>
      </w:tr>
      <w:tr w:rsidR="00187B38" w14:paraId="4067A14E" w14:textId="77777777">
        <w:trPr>
          <w:cantSplit/>
          <w:jc w:val="center"/>
        </w:trPr>
        <w:tc>
          <w:tcPr>
            <w:tcW w:w="3742" w:type="dxa"/>
            <w:tcBorders>
              <w:bottom w:val="single" w:sz="4" w:space="0" w:color="E5E2E1"/>
            </w:tcBorders>
            <w:tcMar>
              <w:top w:w="20" w:type="dxa"/>
              <w:left w:w="80" w:type="dxa"/>
              <w:bottom w:w="20" w:type="dxa"/>
              <w:right w:w="80" w:type="dxa"/>
            </w:tcMar>
          </w:tcPr>
          <w:p w14:paraId="2B004A70" w14:textId="77777777" w:rsidR="00187B38" w:rsidRDefault="00E12A47">
            <w:pPr>
              <w:keepNext/>
              <w:spacing w:after="0"/>
            </w:pPr>
            <w:r>
              <w:rPr>
                <w:sz w:val="17"/>
              </w:rPr>
              <w:t>Gisler Tim</w:t>
            </w:r>
          </w:p>
        </w:tc>
        <w:tc>
          <w:tcPr>
            <w:tcW w:w="1531" w:type="dxa"/>
            <w:tcBorders>
              <w:bottom w:val="single" w:sz="4" w:space="0" w:color="E5E2E1"/>
            </w:tcBorders>
            <w:tcMar>
              <w:top w:w="20" w:type="dxa"/>
              <w:left w:w="80" w:type="dxa"/>
              <w:bottom w:w="20" w:type="dxa"/>
              <w:right w:w="80" w:type="dxa"/>
            </w:tcMar>
          </w:tcPr>
          <w:p w14:paraId="45348773" w14:textId="77777777" w:rsidR="00187B38" w:rsidRDefault="00E12A47">
            <w:pPr>
              <w:keepNext/>
              <w:spacing w:after="0"/>
              <w:jc w:val="center"/>
            </w:pPr>
            <w:r>
              <w:rPr>
                <w:sz w:val="17"/>
              </w:rPr>
              <w:t>18</w:t>
            </w:r>
          </w:p>
        </w:tc>
        <w:tc>
          <w:tcPr>
            <w:tcW w:w="1531" w:type="dxa"/>
            <w:tcBorders>
              <w:bottom w:val="single" w:sz="4" w:space="0" w:color="E5E2E1"/>
            </w:tcBorders>
            <w:tcMar>
              <w:top w:w="20" w:type="dxa"/>
              <w:left w:w="80" w:type="dxa"/>
              <w:bottom w:w="20" w:type="dxa"/>
              <w:right w:w="80" w:type="dxa"/>
            </w:tcMar>
          </w:tcPr>
          <w:p w14:paraId="0B3D1BAD" w14:textId="77777777" w:rsidR="00187B38" w:rsidRDefault="00E12A47">
            <w:pPr>
              <w:keepNext/>
              <w:spacing w:after="0"/>
              <w:jc w:val="center"/>
            </w:pPr>
            <w:r>
              <w:rPr>
                <w:sz w:val="17"/>
              </w:rPr>
              <w:t>1118</w:t>
            </w:r>
          </w:p>
        </w:tc>
        <w:tc>
          <w:tcPr>
            <w:tcW w:w="1531" w:type="dxa"/>
            <w:tcBorders>
              <w:bottom w:val="single" w:sz="4" w:space="0" w:color="E5E2E1"/>
            </w:tcBorders>
            <w:tcMar>
              <w:top w:w="20" w:type="dxa"/>
              <w:left w:w="80" w:type="dxa"/>
              <w:bottom w:w="20" w:type="dxa"/>
              <w:right w:w="80" w:type="dxa"/>
            </w:tcMar>
          </w:tcPr>
          <w:p w14:paraId="425B679B" w14:textId="77777777" w:rsidR="00187B38" w:rsidRDefault="00E12A47">
            <w:pPr>
              <w:keepNext/>
              <w:spacing w:after="0"/>
              <w:jc w:val="center"/>
            </w:pPr>
            <w:r>
              <w:rPr>
                <w:sz w:val="17"/>
              </w:rPr>
              <w:t>2</w:t>
            </w:r>
          </w:p>
        </w:tc>
        <w:tc>
          <w:tcPr>
            <w:tcW w:w="1531" w:type="dxa"/>
            <w:tcBorders>
              <w:bottom w:val="single" w:sz="4" w:space="0" w:color="E5E2E1"/>
            </w:tcBorders>
            <w:tcMar>
              <w:top w:w="20" w:type="dxa"/>
              <w:left w:w="80" w:type="dxa"/>
              <w:bottom w:w="20" w:type="dxa"/>
              <w:right w:w="80" w:type="dxa"/>
            </w:tcMar>
          </w:tcPr>
          <w:p w14:paraId="47A28225" w14:textId="77777777" w:rsidR="00187B38" w:rsidRDefault="00E12A47">
            <w:pPr>
              <w:keepNext/>
              <w:spacing w:after="0"/>
              <w:jc w:val="center"/>
            </w:pPr>
            <w:r>
              <w:rPr>
                <w:sz w:val="17"/>
              </w:rPr>
              <w:t>8</w:t>
            </w:r>
          </w:p>
        </w:tc>
      </w:tr>
      <w:tr w:rsidR="00187B38" w14:paraId="42F45A73" w14:textId="77777777">
        <w:trPr>
          <w:cantSplit/>
          <w:jc w:val="center"/>
        </w:trPr>
        <w:tc>
          <w:tcPr>
            <w:tcW w:w="3742" w:type="dxa"/>
            <w:tcBorders>
              <w:bottom w:val="single" w:sz="4" w:space="0" w:color="E5E2E1"/>
            </w:tcBorders>
            <w:tcMar>
              <w:top w:w="20" w:type="dxa"/>
              <w:left w:w="80" w:type="dxa"/>
              <w:bottom w:w="20" w:type="dxa"/>
              <w:right w:w="80" w:type="dxa"/>
            </w:tcMar>
          </w:tcPr>
          <w:p w14:paraId="62A3FB56" w14:textId="77777777" w:rsidR="00187B38" w:rsidRDefault="00E12A47">
            <w:pPr>
              <w:keepNext/>
              <w:spacing w:after="0"/>
            </w:pPr>
            <w:r>
              <w:rPr>
                <w:sz w:val="17"/>
              </w:rPr>
              <w:t>Heinzer Franco</w:t>
            </w:r>
          </w:p>
        </w:tc>
        <w:tc>
          <w:tcPr>
            <w:tcW w:w="1531" w:type="dxa"/>
            <w:tcBorders>
              <w:bottom w:val="single" w:sz="4" w:space="0" w:color="E5E2E1"/>
            </w:tcBorders>
            <w:tcMar>
              <w:top w:w="20" w:type="dxa"/>
              <w:left w:w="80" w:type="dxa"/>
              <w:bottom w:w="20" w:type="dxa"/>
              <w:right w:w="80" w:type="dxa"/>
            </w:tcMar>
          </w:tcPr>
          <w:p w14:paraId="47EDEF74" w14:textId="77777777" w:rsidR="00187B38" w:rsidRDefault="00E12A47">
            <w:pPr>
              <w:keepNext/>
              <w:spacing w:after="0"/>
              <w:jc w:val="center"/>
            </w:pPr>
            <w:r>
              <w:rPr>
                <w:sz w:val="17"/>
              </w:rPr>
              <w:t>17</w:t>
            </w:r>
          </w:p>
        </w:tc>
        <w:tc>
          <w:tcPr>
            <w:tcW w:w="1531" w:type="dxa"/>
            <w:tcBorders>
              <w:bottom w:val="single" w:sz="4" w:space="0" w:color="E5E2E1"/>
            </w:tcBorders>
            <w:tcMar>
              <w:top w:w="20" w:type="dxa"/>
              <w:left w:w="80" w:type="dxa"/>
              <w:bottom w:w="20" w:type="dxa"/>
              <w:right w:w="80" w:type="dxa"/>
            </w:tcMar>
          </w:tcPr>
          <w:p w14:paraId="0E080D7C" w14:textId="77777777" w:rsidR="00187B38" w:rsidRDefault="00E12A47">
            <w:pPr>
              <w:keepNext/>
              <w:spacing w:after="0"/>
              <w:jc w:val="center"/>
            </w:pPr>
            <w:r>
              <w:rPr>
                <w:sz w:val="17"/>
              </w:rPr>
              <w:t>1249</w:t>
            </w:r>
          </w:p>
        </w:tc>
        <w:tc>
          <w:tcPr>
            <w:tcW w:w="1531" w:type="dxa"/>
            <w:tcBorders>
              <w:bottom w:val="single" w:sz="4" w:space="0" w:color="E5E2E1"/>
            </w:tcBorders>
            <w:tcMar>
              <w:top w:w="20" w:type="dxa"/>
              <w:left w:w="80" w:type="dxa"/>
              <w:bottom w:w="20" w:type="dxa"/>
              <w:right w:w="80" w:type="dxa"/>
            </w:tcMar>
          </w:tcPr>
          <w:p w14:paraId="65FA0771" w14:textId="77777777" w:rsidR="00187B38" w:rsidRDefault="00E12A47">
            <w:pPr>
              <w:keepNext/>
              <w:spacing w:after="0"/>
              <w:jc w:val="center"/>
            </w:pPr>
            <w:r>
              <w:rPr>
                <w:sz w:val="17"/>
              </w:rPr>
              <w:t>2</w:t>
            </w:r>
          </w:p>
        </w:tc>
        <w:tc>
          <w:tcPr>
            <w:tcW w:w="1531" w:type="dxa"/>
            <w:tcBorders>
              <w:bottom w:val="single" w:sz="4" w:space="0" w:color="E5E2E1"/>
            </w:tcBorders>
            <w:tcMar>
              <w:top w:w="20" w:type="dxa"/>
              <w:left w:w="80" w:type="dxa"/>
              <w:bottom w:w="20" w:type="dxa"/>
              <w:right w:w="80" w:type="dxa"/>
            </w:tcMar>
          </w:tcPr>
          <w:p w14:paraId="43FC5923" w14:textId="77777777" w:rsidR="00187B38" w:rsidRDefault="00E12A47">
            <w:pPr>
              <w:keepNext/>
              <w:spacing w:after="0"/>
              <w:jc w:val="center"/>
            </w:pPr>
            <w:r>
              <w:rPr>
                <w:sz w:val="17"/>
              </w:rPr>
              <w:t>1</w:t>
            </w:r>
          </w:p>
        </w:tc>
      </w:tr>
      <w:tr w:rsidR="00187B38" w14:paraId="47CFB3BA" w14:textId="77777777">
        <w:trPr>
          <w:cantSplit/>
          <w:jc w:val="center"/>
        </w:trPr>
        <w:tc>
          <w:tcPr>
            <w:tcW w:w="3742" w:type="dxa"/>
            <w:tcBorders>
              <w:bottom w:val="single" w:sz="4" w:space="0" w:color="E5E2E1"/>
            </w:tcBorders>
            <w:tcMar>
              <w:top w:w="20" w:type="dxa"/>
              <w:left w:w="80" w:type="dxa"/>
              <w:bottom w:w="20" w:type="dxa"/>
              <w:right w:w="80" w:type="dxa"/>
            </w:tcMar>
          </w:tcPr>
          <w:p w14:paraId="333EB33D" w14:textId="77777777" w:rsidR="00187B38" w:rsidRDefault="00E12A47">
            <w:pPr>
              <w:keepNext/>
              <w:spacing w:after="0"/>
            </w:pPr>
            <w:r>
              <w:rPr>
                <w:sz w:val="17"/>
              </w:rPr>
              <w:t>Herger Noel</w:t>
            </w:r>
          </w:p>
        </w:tc>
        <w:tc>
          <w:tcPr>
            <w:tcW w:w="1531" w:type="dxa"/>
            <w:tcBorders>
              <w:bottom w:val="single" w:sz="4" w:space="0" w:color="E5E2E1"/>
            </w:tcBorders>
            <w:tcMar>
              <w:top w:w="20" w:type="dxa"/>
              <w:left w:w="80" w:type="dxa"/>
              <w:bottom w:w="20" w:type="dxa"/>
              <w:right w:w="80" w:type="dxa"/>
            </w:tcMar>
          </w:tcPr>
          <w:p w14:paraId="076EED40" w14:textId="77777777" w:rsidR="00187B38" w:rsidRDefault="00E12A47">
            <w:pPr>
              <w:keepNext/>
              <w:spacing w:after="0"/>
              <w:jc w:val="center"/>
            </w:pPr>
            <w:r>
              <w:rPr>
                <w:sz w:val="17"/>
              </w:rPr>
              <w:t>2</w:t>
            </w:r>
          </w:p>
        </w:tc>
        <w:tc>
          <w:tcPr>
            <w:tcW w:w="1531" w:type="dxa"/>
            <w:tcBorders>
              <w:bottom w:val="single" w:sz="4" w:space="0" w:color="E5E2E1"/>
            </w:tcBorders>
            <w:tcMar>
              <w:top w:w="20" w:type="dxa"/>
              <w:left w:w="80" w:type="dxa"/>
              <w:bottom w:w="20" w:type="dxa"/>
              <w:right w:w="80" w:type="dxa"/>
            </w:tcMar>
          </w:tcPr>
          <w:p w14:paraId="45906BAB" w14:textId="77777777" w:rsidR="00187B38" w:rsidRDefault="00E12A47">
            <w:pPr>
              <w:keepNext/>
              <w:spacing w:after="0"/>
              <w:jc w:val="center"/>
            </w:pPr>
            <w:r>
              <w:rPr>
                <w:sz w:val="17"/>
              </w:rPr>
              <w:t>35</w:t>
            </w:r>
          </w:p>
        </w:tc>
        <w:tc>
          <w:tcPr>
            <w:tcW w:w="1531" w:type="dxa"/>
            <w:tcBorders>
              <w:bottom w:val="single" w:sz="4" w:space="0" w:color="E5E2E1"/>
            </w:tcBorders>
            <w:tcMar>
              <w:top w:w="20" w:type="dxa"/>
              <w:left w:w="80" w:type="dxa"/>
              <w:bottom w:w="20" w:type="dxa"/>
              <w:right w:w="80" w:type="dxa"/>
            </w:tcMar>
          </w:tcPr>
          <w:p w14:paraId="507F5A88" w14:textId="77777777" w:rsidR="00187B38" w:rsidRDefault="00E12A47">
            <w:pPr>
              <w:keepNext/>
              <w:spacing w:after="0"/>
              <w:jc w:val="center"/>
            </w:pPr>
            <w:r>
              <w:rPr>
                <w:sz w:val="17"/>
              </w:rPr>
              <w:t>1</w:t>
            </w:r>
          </w:p>
        </w:tc>
        <w:tc>
          <w:tcPr>
            <w:tcW w:w="1531" w:type="dxa"/>
            <w:tcBorders>
              <w:bottom w:val="single" w:sz="4" w:space="0" w:color="E5E2E1"/>
            </w:tcBorders>
            <w:tcMar>
              <w:top w:w="20" w:type="dxa"/>
              <w:left w:w="80" w:type="dxa"/>
              <w:bottom w:w="20" w:type="dxa"/>
              <w:right w:w="80" w:type="dxa"/>
            </w:tcMar>
          </w:tcPr>
          <w:p w14:paraId="40C10453" w14:textId="77777777" w:rsidR="00187B38" w:rsidRDefault="00E12A47">
            <w:pPr>
              <w:keepNext/>
              <w:spacing w:after="0"/>
              <w:jc w:val="center"/>
            </w:pPr>
            <w:r>
              <w:rPr>
                <w:sz w:val="17"/>
              </w:rPr>
              <w:t>0</w:t>
            </w:r>
          </w:p>
        </w:tc>
      </w:tr>
      <w:tr w:rsidR="00187B38" w14:paraId="385620E4" w14:textId="77777777">
        <w:trPr>
          <w:cantSplit/>
          <w:jc w:val="center"/>
        </w:trPr>
        <w:tc>
          <w:tcPr>
            <w:tcW w:w="3742" w:type="dxa"/>
            <w:tcBorders>
              <w:bottom w:val="single" w:sz="4" w:space="0" w:color="E5E2E1"/>
            </w:tcBorders>
            <w:tcMar>
              <w:top w:w="20" w:type="dxa"/>
              <w:left w:w="80" w:type="dxa"/>
              <w:bottom w:w="20" w:type="dxa"/>
              <w:right w:w="80" w:type="dxa"/>
            </w:tcMar>
          </w:tcPr>
          <w:p w14:paraId="062EBCAB" w14:textId="77777777" w:rsidR="00187B38" w:rsidRDefault="00E12A47">
            <w:pPr>
              <w:keepNext/>
              <w:spacing w:after="0"/>
            </w:pPr>
            <w:proofErr w:type="spellStart"/>
            <w:r>
              <w:rPr>
                <w:sz w:val="17"/>
              </w:rPr>
              <w:t>Mahrow</w:t>
            </w:r>
            <w:proofErr w:type="spellEnd"/>
            <w:r>
              <w:rPr>
                <w:sz w:val="17"/>
              </w:rPr>
              <w:t xml:space="preserve"> Robin</w:t>
            </w:r>
          </w:p>
        </w:tc>
        <w:tc>
          <w:tcPr>
            <w:tcW w:w="1531" w:type="dxa"/>
            <w:tcBorders>
              <w:bottom w:val="single" w:sz="4" w:space="0" w:color="E5E2E1"/>
            </w:tcBorders>
            <w:tcMar>
              <w:top w:w="20" w:type="dxa"/>
              <w:left w:w="80" w:type="dxa"/>
              <w:bottom w:w="20" w:type="dxa"/>
              <w:right w:w="80" w:type="dxa"/>
            </w:tcMar>
          </w:tcPr>
          <w:p w14:paraId="4A089448" w14:textId="77777777" w:rsidR="00187B38" w:rsidRDefault="00E12A47">
            <w:pPr>
              <w:keepNext/>
              <w:spacing w:after="0"/>
              <w:jc w:val="center"/>
            </w:pPr>
            <w:r>
              <w:rPr>
                <w:sz w:val="17"/>
              </w:rPr>
              <w:t>16</w:t>
            </w:r>
          </w:p>
        </w:tc>
        <w:tc>
          <w:tcPr>
            <w:tcW w:w="1531" w:type="dxa"/>
            <w:tcBorders>
              <w:bottom w:val="single" w:sz="4" w:space="0" w:color="E5E2E1"/>
            </w:tcBorders>
            <w:tcMar>
              <w:top w:w="20" w:type="dxa"/>
              <w:left w:w="80" w:type="dxa"/>
              <w:bottom w:w="20" w:type="dxa"/>
              <w:right w:w="80" w:type="dxa"/>
            </w:tcMar>
          </w:tcPr>
          <w:p w14:paraId="462D75C8" w14:textId="77777777" w:rsidR="00187B38" w:rsidRDefault="00E12A47">
            <w:pPr>
              <w:keepNext/>
              <w:spacing w:after="0"/>
              <w:jc w:val="center"/>
            </w:pPr>
            <w:r>
              <w:rPr>
                <w:sz w:val="17"/>
              </w:rPr>
              <w:t>744</w:t>
            </w:r>
          </w:p>
        </w:tc>
        <w:tc>
          <w:tcPr>
            <w:tcW w:w="1531" w:type="dxa"/>
            <w:tcBorders>
              <w:bottom w:val="single" w:sz="4" w:space="0" w:color="E5E2E1"/>
            </w:tcBorders>
            <w:tcMar>
              <w:top w:w="20" w:type="dxa"/>
              <w:left w:w="80" w:type="dxa"/>
              <w:bottom w:w="20" w:type="dxa"/>
              <w:right w:w="80" w:type="dxa"/>
            </w:tcMar>
          </w:tcPr>
          <w:p w14:paraId="590C5B83" w14:textId="77777777" w:rsidR="00187B38" w:rsidRDefault="00E12A47">
            <w:pPr>
              <w:keepNext/>
              <w:spacing w:after="0"/>
              <w:jc w:val="center"/>
            </w:pPr>
            <w:r>
              <w:rPr>
                <w:sz w:val="17"/>
              </w:rPr>
              <w:t>2</w:t>
            </w:r>
          </w:p>
        </w:tc>
        <w:tc>
          <w:tcPr>
            <w:tcW w:w="1531" w:type="dxa"/>
            <w:tcBorders>
              <w:bottom w:val="single" w:sz="4" w:space="0" w:color="E5E2E1"/>
            </w:tcBorders>
            <w:tcMar>
              <w:top w:w="20" w:type="dxa"/>
              <w:left w:w="80" w:type="dxa"/>
              <w:bottom w:w="20" w:type="dxa"/>
              <w:right w:w="80" w:type="dxa"/>
            </w:tcMar>
          </w:tcPr>
          <w:p w14:paraId="4A1F92F8" w14:textId="77777777" w:rsidR="00187B38" w:rsidRDefault="00E12A47">
            <w:pPr>
              <w:keepNext/>
              <w:spacing w:after="0"/>
              <w:jc w:val="center"/>
            </w:pPr>
            <w:r>
              <w:rPr>
                <w:sz w:val="17"/>
              </w:rPr>
              <w:t>2</w:t>
            </w:r>
          </w:p>
        </w:tc>
      </w:tr>
      <w:tr w:rsidR="00187B38" w14:paraId="6C397BA9" w14:textId="77777777">
        <w:trPr>
          <w:cantSplit/>
          <w:jc w:val="center"/>
        </w:trPr>
        <w:tc>
          <w:tcPr>
            <w:tcW w:w="3742" w:type="dxa"/>
            <w:tcBorders>
              <w:bottom w:val="single" w:sz="4" w:space="0" w:color="E5E2E1"/>
            </w:tcBorders>
            <w:tcMar>
              <w:top w:w="20" w:type="dxa"/>
              <w:left w:w="80" w:type="dxa"/>
              <w:bottom w:w="20" w:type="dxa"/>
              <w:right w:w="80" w:type="dxa"/>
            </w:tcMar>
          </w:tcPr>
          <w:p w14:paraId="5B389AC6" w14:textId="77777777" w:rsidR="00187B38" w:rsidRDefault="00E12A47">
            <w:pPr>
              <w:keepNext/>
              <w:spacing w:after="0"/>
            </w:pPr>
            <w:r>
              <w:rPr>
                <w:sz w:val="17"/>
              </w:rPr>
              <w:t>Moser Fabio</w:t>
            </w:r>
          </w:p>
        </w:tc>
        <w:tc>
          <w:tcPr>
            <w:tcW w:w="1531" w:type="dxa"/>
            <w:tcBorders>
              <w:bottom w:val="single" w:sz="4" w:space="0" w:color="E5E2E1"/>
            </w:tcBorders>
            <w:tcMar>
              <w:top w:w="20" w:type="dxa"/>
              <w:left w:w="80" w:type="dxa"/>
              <w:bottom w:w="20" w:type="dxa"/>
              <w:right w:w="80" w:type="dxa"/>
            </w:tcMar>
          </w:tcPr>
          <w:p w14:paraId="259696DE" w14:textId="77777777" w:rsidR="00187B38" w:rsidRDefault="00E12A47">
            <w:pPr>
              <w:keepNext/>
              <w:spacing w:after="0"/>
              <w:jc w:val="center"/>
            </w:pPr>
            <w:r>
              <w:rPr>
                <w:sz w:val="17"/>
              </w:rPr>
              <w:t>3</w:t>
            </w:r>
          </w:p>
        </w:tc>
        <w:tc>
          <w:tcPr>
            <w:tcW w:w="1531" w:type="dxa"/>
            <w:tcBorders>
              <w:bottom w:val="single" w:sz="4" w:space="0" w:color="E5E2E1"/>
            </w:tcBorders>
            <w:tcMar>
              <w:top w:w="20" w:type="dxa"/>
              <w:left w:w="80" w:type="dxa"/>
              <w:bottom w:w="20" w:type="dxa"/>
              <w:right w:w="80" w:type="dxa"/>
            </w:tcMar>
          </w:tcPr>
          <w:p w14:paraId="1D267C92" w14:textId="77777777" w:rsidR="00187B38" w:rsidRDefault="00E12A47">
            <w:pPr>
              <w:keepNext/>
              <w:spacing w:after="0"/>
              <w:jc w:val="center"/>
            </w:pPr>
            <w:r>
              <w:rPr>
                <w:sz w:val="17"/>
              </w:rPr>
              <w:t>185</w:t>
            </w:r>
          </w:p>
        </w:tc>
        <w:tc>
          <w:tcPr>
            <w:tcW w:w="1531" w:type="dxa"/>
            <w:tcBorders>
              <w:bottom w:val="single" w:sz="4" w:space="0" w:color="E5E2E1"/>
            </w:tcBorders>
            <w:tcMar>
              <w:top w:w="20" w:type="dxa"/>
              <w:left w:w="80" w:type="dxa"/>
              <w:bottom w:w="20" w:type="dxa"/>
              <w:right w:w="80" w:type="dxa"/>
            </w:tcMar>
          </w:tcPr>
          <w:p w14:paraId="6885B02C" w14:textId="77777777" w:rsidR="00187B38" w:rsidRDefault="00E12A47">
            <w:pPr>
              <w:keepNext/>
              <w:spacing w:after="0"/>
              <w:jc w:val="center"/>
            </w:pPr>
            <w:r>
              <w:rPr>
                <w:sz w:val="17"/>
              </w:rPr>
              <w:t>0</w:t>
            </w:r>
          </w:p>
        </w:tc>
        <w:tc>
          <w:tcPr>
            <w:tcW w:w="1531" w:type="dxa"/>
            <w:tcBorders>
              <w:bottom w:val="single" w:sz="4" w:space="0" w:color="E5E2E1"/>
            </w:tcBorders>
            <w:tcMar>
              <w:top w:w="20" w:type="dxa"/>
              <w:left w:w="80" w:type="dxa"/>
              <w:bottom w:w="20" w:type="dxa"/>
              <w:right w:w="80" w:type="dxa"/>
            </w:tcMar>
          </w:tcPr>
          <w:p w14:paraId="6BC47E98" w14:textId="77777777" w:rsidR="00187B38" w:rsidRDefault="00E12A47">
            <w:pPr>
              <w:keepNext/>
              <w:spacing w:after="0"/>
              <w:jc w:val="center"/>
            </w:pPr>
            <w:r>
              <w:rPr>
                <w:sz w:val="17"/>
              </w:rPr>
              <w:t>0</w:t>
            </w:r>
          </w:p>
        </w:tc>
      </w:tr>
      <w:tr w:rsidR="00187B38" w14:paraId="212CDAD6" w14:textId="77777777">
        <w:trPr>
          <w:cantSplit/>
          <w:jc w:val="center"/>
        </w:trPr>
        <w:tc>
          <w:tcPr>
            <w:tcW w:w="3742" w:type="dxa"/>
            <w:tcBorders>
              <w:bottom w:val="single" w:sz="4" w:space="0" w:color="E5E2E1"/>
            </w:tcBorders>
            <w:tcMar>
              <w:top w:w="20" w:type="dxa"/>
              <w:left w:w="80" w:type="dxa"/>
              <w:bottom w:w="20" w:type="dxa"/>
              <w:right w:w="80" w:type="dxa"/>
            </w:tcMar>
          </w:tcPr>
          <w:p w14:paraId="7449F88E" w14:textId="77777777" w:rsidR="00187B38" w:rsidRDefault="00E12A47">
            <w:pPr>
              <w:keepNext/>
              <w:spacing w:after="0"/>
            </w:pPr>
            <w:proofErr w:type="spellStart"/>
            <w:r>
              <w:rPr>
                <w:sz w:val="17"/>
              </w:rPr>
              <w:t>Muoser</w:t>
            </w:r>
            <w:proofErr w:type="spellEnd"/>
            <w:r>
              <w:rPr>
                <w:sz w:val="17"/>
              </w:rPr>
              <w:t xml:space="preserve"> Elias</w:t>
            </w:r>
          </w:p>
        </w:tc>
        <w:tc>
          <w:tcPr>
            <w:tcW w:w="1531" w:type="dxa"/>
            <w:tcBorders>
              <w:bottom w:val="single" w:sz="4" w:space="0" w:color="E5E2E1"/>
            </w:tcBorders>
            <w:tcMar>
              <w:top w:w="20" w:type="dxa"/>
              <w:left w:w="80" w:type="dxa"/>
              <w:bottom w:w="20" w:type="dxa"/>
              <w:right w:w="80" w:type="dxa"/>
            </w:tcMar>
          </w:tcPr>
          <w:p w14:paraId="54D14AA8" w14:textId="77777777" w:rsidR="00187B38" w:rsidRDefault="00E12A47">
            <w:pPr>
              <w:keepNext/>
              <w:spacing w:after="0"/>
              <w:jc w:val="center"/>
            </w:pPr>
            <w:r>
              <w:rPr>
                <w:sz w:val="17"/>
              </w:rPr>
              <w:t>4</w:t>
            </w:r>
          </w:p>
        </w:tc>
        <w:tc>
          <w:tcPr>
            <w:tcW w:w="1531" w:type="dxa"/>
            <w:tcBorders>
              <w:bottom w:val="single" w:sz="4" w:space="0" w:color="E5E2E1"/>
            </w:tcBorders>
            <w:tcMar>
              <w:top w:w="20" w:type="dxa"/>
              <w:left w:w="80" w:type="dxa"/>
              <w:bottom w:w="20" w:type="dxa"/>
              <w:right w:w="80" w:type="dxa"/>
            </w:tcMar>
          </w:tcPr>
          <w:p w14:paraId="7C29FE99" w14:textId="77777777" w:rsidR="00187B38" w:rsidRDefault="00E12A47">
            <w:pPr>
              <w:keepNext/>
              <w:spacing w:after="0"/>
              <w:jc w:val="center"/>
            </w:pPr>
            <w:r>
              <w:rPr>
                <w:sz w:val="17"/>
              </w:rPr>
              <w:t>133</w:t>
            </w:r>
          </w:p>
        </w:tc>
        <w:tc>
          <w:tcPr>
            <w:tcW w:w="1531" w:type="dxa"/>
            <w:tcBorders>
              <w:bottom w:val="single" w:sz="4" w:space="0" w:color="E5E2E1"/>
            </w:tcBorders>
            <w:tcMar>
              <w:top w:w="20" w:type="dxa"/>
              <w:left w:w="80" w:type="dxa"/>
              <w:bottom w:w="20" w:type="dxa"/>
              <w:right w:w="80" w:type="dxa"/>
            </w:tcMar>
          </w:tcPr>
          <w:p w14:paraId="72191F2D" w14:textId="77777777" w:rsidR="00187B38" w:rsidRDefault="00E12A47">
            <w:pPr>
              <w:keepNext/>
              <w:spacing w:after="0"/>
              <w:jc w:val="center"/>
            </w:pPr>
            <w:r>
              <w:rPr>
                <w:sz w:val="17"/>
              </w:rPr>
              <w:t>0</w:t>
            </w:r>
          </w:p>
        </w:tc>
        <w:tc>
          <w:tcPr>
            <w:tcW w:w="1531" w:type="dxa"/>
            <w:tcBorders>
              <w:bottom w:val="single" w:sz="4" w:space="0" w:color="E5E2E1"/>
            </w:tcBorders>
            <w:tcMar>
              <w:top w:w="20" w:type="dxa"/>
              <w:left w:w="80" w:type="dxa"/>
              <w:bottom w:w="20" w:type="dxa"/>
              <w:right w:w="80" w:type="dxa"/>
            </w:tcMar>
          </w:tcPr>
          <w:p w14:paraId="48CDFB41" w14:textId="77777777" w:rsidR="00187B38" w:rsidRDefault="00E12A47">
            <w:pPr>
              <w:keepNext/>
              <w:spacing w:after="0"/>
              <w:jc w:val="center"/>
            </w:pPr>
            <w:r>
              <w:rPr>
                <w:sz w:val="17"/>
              </w:rPr>
              <w:t>0</w:t>
            </w:r>
          </w:p>
        </w:tc>
      </w:tr>
      <w:tr w:rsidR="00187B38" w14:paraId="1AC3B376" w14:textId="77777777">
        <w:trPr>
          <w:cantSplit/>
          <w:jc w:val="center"/>
        </w:trPr>
        <w:tc>
          <w:tcPr>
            <w:tcW w:w="3742" w:type="dxa"/>
            <w:tcBorders>
              <w:bottom w:val="single" w:sz="4" w:space="0" w:color="E5E2E1"/>
            </w:tcBorders>
            <w:tcMar>
              <w:top w:w="20" w:type="dxa"/>
              <w:left w:w="80" w:type="dxa"/>
              <w:bottom w:w="20" w:type="dxa"/>
              <w:right w:w="80" w:type="dxa"/>
            </w:tcMar>
          </w:tcPr>
          <w:p w14:paraId="50D3FEA3" w14:textId="77777777" w:rsidR="00187B38" w:rsidRDefault="00E12A47">
            <w:pPr>
              <w:keepNext/>
              <w:spacing w:after="0"/>
            </w:pPr>
            <w:r>
              <w:rPr>
                <w:sz w:val="17"/>
              </w:rPr>
              <w:t>Riesen Tim</w:t>
            </w:r>
          </w:p>
        </w:tc>
        <w:tc>
          <w:tcPr>
            <w:tcW w:w="1531" w:type="dxa"/>
            <w:tcBorders>
              <w:bottom w:val="single" w:sz="4" w:space="0" w:color="E5E2E1"/>
            </w:tcBorders>
            <w:tcMar>
              <w:top w:w="20" w:type="dxa"/>
              <w:left w:w="80" w:type="dxa"/>
              <w:bottom w:w="20" w:type="dxa"/>
              <w:right w:w="80" w:type="dxa"/>
            </w:tcMar>
          </w:tcPr>
          <w:p w14:paraId="6FDC8436" w14:textId="77777777" w:rsidR="00187B38" w:rsidRDefault="00E12A47">
            <w:pPr>
              <w:keepNext/>
              <w:spacing w:after="0"/>
              <w:jc w:val="center"/>
            </w:pPr>
            <w:r>
              <w:rPr>
                <w:sz w:val="17"/>
              </w:rPr>
              <w:t>11</w:t>
            </w:r>
          </w:p>
        </w:tc>
        <w:tc>
          <w:tcPr>
            <w:tcW w:w="1531" w:type="dxa"/>
            <w:tcBorders>
              <w:bottom w:val="single" w:sz="4" w:space="0" w:color="E5E2E1"/>
            </w:tcBorders>
            <w:tcMar>
              <w:top w:w="20" w:type="dxa"/>
              <w:left w:w="80" w:type="dxa"/>
              <w:bottom w:w="20" w:type="dxa"/>
              <w:right w:w="80" w:type="dxa"/>
            </w:tcMar>
          </w:tcPr>
          <w:p w14:paraId="79C8F304" w14:textId="77777777" w:rsidR="00187B38" w:rsidRDefault="00E12A47">
            <w:pPr>
              <w:keepNext/>
              <w:spacing w:after="0"/>
              <w:jc w:val="center"/>
            </w:pPr>
            <w:r>
              <w:rPr>
                <w:sz w:val="17"/>
              </w:rPr>
              <w:t>462</w:t>
            </w:r>
          </w:p>
        </w:tc>
        <w:tc>
          <w:tcPr>
            <w:tcW w:w="1531" w:type="dxa"/>
            <w:tcBorders>
              <w:bottom w:val="single" w:sz="4" w:space="0" w:color="E5E2E1"/>
            </w:tcBorders>
            <w:tcMar>
              <w:top w:w="20" w:type="dxa"/>
              <w:left w:w="80" w:type="dxa"/>
              <w:bottom w:w="20" w:type="dxa"/>
              <w:right w:w="80" w:type="dxa"/>
            </w:tcMar>
          </w:tcPr>
          <w:p w14:paraId="2D1FD3C5" w14:textId="77777777" w:rsidR="00187B38" w:rsidRDefault="00E12A47">
            <w:pPr>
              <w:keepNext/>
              <w:spacing w:after="0"/>
              <w:jc w:val="center"/>
            </w:pPr>
            <w:r>
              <w:rPr>
                <w:sz w:val="17"/>
              </w:rPr>
              <w:t>0</w:t>
            </w:r>
          </w:p>
        </w:tc>
        <w:tc>
          <w:tcPr>
            <w:tcW w:w="1531" w:type="dxa"/>
            <w:tcBorders>
              <w:bottom w:val="single" w:sz="4" w:space="0" w:color="E5E2E1"/>
            </w:tcBorders>
            <w:tcMar>
              <w:top w:w="20" w:type="dxa"/>
              <w:left w:w="80" w:type="dxa"/>
              <w:bottom w:w="20" w:type="dxa"/>
              <w:right w:w="80" w:type="dxa"/>
            </w:tcMar>
          </w:tcPr>
          <w:p w14:paraId="390BF506" w14:textId="77777777" w:rsidR="00187B38" w:rsidRDefault="00E12A47">
            <w:pPr>
              <w:keepNext/>
              <w:spacing w:after="0"/>
              <w:jc w:val="center"/>
            </w:pPr>
            <w:r>
              <w:rPr>
                <w:sz w:val="17"/>
              </w:rPr>
              <w:t>1</w:t>
            </w:r>
          </w:p>
        </w:tc>
      </w:tr>
      <w:tr w:rsidR="00187B38" w14:paraId="17248E14" w14:textId="77777777">
        <w:trPr>
          <w:cantSplit/>
          <w:jc w:val="center"/>
        </w:trPr>
        <w:tc>
          <w:tcPr>
            <w:tcW w:w="3742" w:type="dxa"/>
            <w:tcBorders>
              <w:bottom w:val="single" w:sz="4" w:space="0" w:color="E5E2E1"/>
            </w:tcBorders>
            <w:tcMar>
              <w:top w:w="20" w:type="dxa"/>
              <w:left w:w="80" w:type="dxa"/>
              <w:bottom w:w="20" w:type="dxa"/>
              <w:right w:w="80" w:type="dxa"/>
            </w:tcMar>
          </w:tcPr>
          <w:p w14:paraId="60C865E5" w14:textId="77777777" w:rsidR="00187B38" w:rsidRDefault="00E12A47">
            <w:pPr>
              <w:keepNext/>
              <w:spacing w:after="0"/>
            </w:pPr>
            <w:r>
              <w:rPr>
                <w:sz w:val="17"/>
              </w:rPr>
              <w:t>Scheiber Ramon</w:t>
            </w:r>
          </w:p>
        </w:tc>
        <w:tc>
          <w:tcPr>
            <w:tcW w:w="1531" w:type="dxa"/>
            <w:tcBorders>
              <w:bottom w:val="single" w:sz="4" w:space="0" w:color="E5E2E1"/>
            </w:tcBorders>
            <w:tcMar>
              <w:top w:w="20" w:type="dxa"/>
              <w:left w:w="80" w:type="dxa"/>
              <w:bottom w:w="20" w:type="dxa"/>
              <w:right w:w="80" w:type="dxa"/>
            </w:tcMar>
          </w:tcPr>
          <w:p w14:paraId="02F9EC98" w14:textId="77777777" w:rsidR="00187B38" w:rsidRDefault="00E12A47">
            <w:pPr>
              <w:keepNext/>
              <w:spacing w:after="0"/>
              <w:jc w:val="center"/>
            </w:pPr>
            <w:r>
              <w:rPr>
                <w:sz w:val="17"/>
              </w:rPr>
              <w:t>2</w:t>
            </w:r>
          </w:p>
        </w:tc>
        <w:tc>
          <w:tcPr>
            <w:tcW w:w="1531" w:type="dxa"/>
            <w:tcBorders>
              <w:bottom w:val="single" w:sz="4" w:space="0" w:color="E5E2E1"/>
            </w:tcBorders>
            <w:tcMar>
              <w:top w:w="20" w:type="dxa"/>
              <w:left w:w="80" w:type="dxa"/>
              <w:bottom w:w="20" w:type="dxa"/>
              <w:right w:w="80" w:type="dxa"/>
            </w:tcMar>
          </w:tcPr>
          <w:p w14:paraId="48F633FF" w14:textId="77777777" w:rsidR="00187B38" w:rsidRDefault="00E12A47">
            <w:pPr>
              <w:keepNext/>
              <w:spacing w:after="0"/>
              <w:jc w:val="center"/>
            </w:pPr>
            <w:r>
              <w:rPr>
                <w:sz w:val="17"/>
              </w:rPr>
              <w:t>40</w:t>
            </w:r>
          </w:p>
        </w:tc>
        <w:tc>
          <w:tcPr>
            <w:tcW w:w="1531" w:type="dxa"/>
            <w:tcBorders>
              <w:bottom w:val="single" w:sz="4" w:space="0" w:color="E5E2E1"/>
            </w:tcBorders>
            <w:tcMar>
              <w:top w:w="20" w:type="dxa"/>
              <w:left w:w="80" w:type="dxa"/>
              <w:bottom w:w="20" w:type="dxa"/>
              <w:right w:w="80" w:type="dxa"/>
            </w:tcMar>
          </w:tcPr>
          <w:p w14:paraId="2835A0FF" w14:textId="77777777" w:rsidR="00187B38" w:rsidRDefault="00E12A47">
            <w:pPr>
              <w:keepNext/>
              <w:spacing w:after="0"/>
              <w:jc w:val="center"/>
            </w:pPr>
            <w:r>
              <w:rPr>
                <w:sz w:val="17"/>
              </w:rPr>
              <w:t>1</w:t>
            </w:r>
          </w:p>
        </w:tc>
        <w:tc>
          <w:tcPr>
            <w:tcW w:w="1531" w:type="dxa"/>
            <w:tcBorders>
              <w:bottom w:val="single" w:sz="4" w:space="0" w:color="E5E2E1"/>
            </w:tcBorders>
            <w:tcMar>
              <w:top w:w="20" w:type="dxa"/>
              <w:left w:w="80" w:type="dxa"/>
              <w:bottom w:w="20" w:type="dxa"/>
              <w:right w:w="80" w:type="dxa"/>
            </w:tcMar>
          </w:tcPr>
          <w:p w14:paraId="2C6E1B93" w14:textId="77777777" w:rsidR="00187B38" w:rsidRDefault="00E12A47">
            <w:pPr>
              <w:keepNext/>
              <w:spacing w:after="0"/>
              <w:jc w:val="center"/>
            </w:pPr>
            <w:r>
              <w:rPr>
                <w:sz w:val="17"/>
              </w:rPr>
              <w:t>1</w:t>
            </w:r>
          </w:p>
        </w:tc>
      </w:tr>
      <w:tr w:rsidR="00187B38" w14:paraId="7C26A824" w14:textId="77777777">
        <w:trPr>
          <w:cantSplit/>
          <w:jc w:val="center"/>
        </w:trPr>
        <w:tc>
          <w:tcPr>
            <w:tcW w:w="3742" w:type="dxa"/>
            <w:tcBorders>
              <w:bottom w:val="single" w:sz="4" w:space="0" w:color="E5E2E1"/>
            </w:tcBorders>
            <w:tcMar>
              <w:top w:w="20" w:type="dxa"/>
              <w:left w:w="80" w:type="dxa"/>
              <w:bottom w:w="20" w:type="dxa"/>
              <w:right w:w="80" w:type="dxa"/>
            </w:tcMar>
          </w:tcPr>
          <w:p w14:paraId="706B472A" w14:textId="77777777" w:rsidR="00187B38" w:rsidRDefault="00E12A47">
            <w:pPr>
              <w:keepNext/>
              <w:spacing w:after="0"/>
            </w:pPr>
            <w:proofErr w:type="spellStart"/>
            <w:r>
              <w:rPr>
                <w:sz w:val="17"/>
              </w:rPr>
              <w:t>Schorno</w:t>
            </w:r>
            <w:proofErr w:type="spellEnd"/>
            <w:r>
              <w:rPr>
                <w:sz w:val="17"/>
              </w:rPr>
              <w:t xml:space="preserve"> Mattia</w:t>
            </w:r>
          </w:p>
        </w:tc>
        <w:tc>
          <w:tcPr>
            <w:tcW w:w="1531" w:type="dxa"/>
            <w:tcBorders>
              <w:bottom w:val="single" w:sz="4" w:space="0" w:color="E5E2E1"/>
            </w:tcBorders>
            <w:tcMar>
              <w:top w:w="20" w:type="dxa"/>
              <w:left w:w="80" w:type="dxa"/>
              <w:bottom w:w="20" w:type="dxa"/>
              <w:right w:w="80" w:type="dxa"/>
            </w:tcMar>
          </w:tcPr>
          <w:p w14:paraId="5E961569" w14:textId="77777777" w:rsidR="00187B38" w:rsidRDefault="00E12A47">
            <w:pPr>
              <w:keepNext/>
              <w:spacing w:after="0"/>
              <w:jc w:val="center"/>
            </w:pPr>
            <w:r>
              <w:rPr>
                <w:sz w:val="17"/>
              </w:rPr>
              <w:t>15</w:t>
            </w:r>
          </w:p>
        </w:tc>
        <w:tc>
          <w:tcPr>
            <w:tcW w:w="1531" w:type="dxa"/>
            <w:tcBorders>
              <w:bottom w:val="single" w:sz="4" w:space="0" w:color="E5E2E1"/>
            </w:tcBorders>
            <w:tcMar>
              <w:top w:w="20" w:type="dxa"/>
              <w:left w:w="80" w:type="dxa"/>
              <w:bottom w:w="20" w:type="dxa"/>
              <w:right w:w="80" w:type="dxa"/>
            </w:tcMar>
          </w:tcPr>
          <w:p w14:paraId="3EC0406D" w14:textId="77777777" w:rsidR="00187B38" w:rsidRDefault="00E12A47">
            <w:pPr>
              <w:keepNext/>
              <w:spacing w:after="0"/>
              <w:jc w:val="center"/>
            </w:pPr>
            <w:r>
              <w:rPr>
                <w:sz w:val="17"/>
              </w:rPr>
              <w:t>617</w:t>
            </w:r>
          </w:p>
        </w:tc>
        <w:tc>
          <w:tcPr>
            <w:tcW w:w="1531" w:type="dxa"/>
            <w:tcBorders>
              <w:bottom w:val="single" w:sz="4" w:space="0" w:color="E5E2E1"/>
            </w:tcBorders>
            <w:tcMar>
              <w:top w:w="20" w:type="dxa"/>
              <w:left w:w="80" w:type="dxa"/>
              <w:bottom w:w="20" w:type="dxa"/>
              <w:right w:w="80" w:type="dxa"/>
            </w:tcMar>
          </w:tcPr>
          <w:p w14:paraId="707462EC" w14:textId="77777777" w:rsidR="00187B38" w:rsidRDefault="00E12A47">
            <w:pPr>
              <w:keepNext/>
              <w:spacing w:after="0"/>
              <w:jc w:val="center"/>
            </w:pPr>
            <w:r>
              <w:rPr>
                <w:sz w:val="17"/>
              </w:rPr>
              <w:t>5</w:t>
            </w:r>
          </w:p>
        </w:tc>
        <w:tc>
          <w:tcPr>
            <w:tcW w:w="1531" w:type="dxa"/>
            <w:tcBorders>
              <w:bottom w:val="single" w:sz="4" w:space="0" w:color="E5E2E1"/>
            </w:tcBorders>
            <w:tcMar>
              <w:top w:w="20" w:type="dxa"/>
              <w:left w:w="80" w:type="dxa"/>
              <w:bottom w:w="20" w:type="dxa"/>
              <w:right w:w="80" w:type="dxa"/>
            </w:tcMar>
          </w:tcPr>
          <w:p w14:paraId="3C03E2F5" w14:textId="77777777" w:rsidR="00187B38" w:rsidRDefault="00E12A47">
            <w:pPr>
              <w:keepNext/>
              <w:spacing w:after="0"/>
              <w:jc w:val="center"/>
            </w:pPr>
            <w:r>
              <w:rPr>
                <w:sz w:val="17"/>
              </w:rPr>
              <w:t>2</w:t>
            </w:r>
          </w:p>
        </w:tc>
      </w:tr>
      <w:tr w:rsidR="00187B38" w14:paraId="4D0281FB" w14:textId="77777777">
        <w:trPr>
          <w:cantSplit/>
          <w:jc w:val="center"/>
        </w:trPr>
        <w:tc>
          <w:tcPr>
            <w:tcW w:w="3742" w:type="dxa"/>
            <w:tcBorders>
              <w:bottom w:val="single" w:sz="4" w:space="0" w:color="E5E2E1"/>
            </w:tcBorders>
            <w:tcMar>
              <w:top w:w="20" w:type="dxa"/>
              <w:left w:w="80" w:type="dxa"/>
              <w:bottom w:w="20" w:type="dxa"/>
              <w:right w:w="80" w:type="dxa"/>
            </w:tcMar>
          </w:tcPr>
          <w:p w14:paraId="720D76CB" w14:textId="77777777" w:rsidR="00187B38" w:rsidRDefault="00E12A47">
            <w:pPr>
              <w:keepNext/>
              <w:spacing w:after="0"/>
            </w:pPr>
            <w:r>
              <w:rPr>
                <w:sz w:val="17"/>
              </w:rPr>
              <w:t>Stampfli Patrik</w:t>
            </w:r>
          </w:p>
        </w:tc>
        <w:tc>
          <w:tcPr>
            <w:tcW w:w="1531" w:type="dxa"/>
            <w:tcBorders>
              <w:bottom w:val="single" w:sz="4" w:space="0" w:color="E5E2E1"/>
            </w:tcBorders>
            <w:tcMar>
              <w:top w:w="20" w:type="dxa"/>
              <w:left w:w="80" w:type="dxa"/>
              <w:bottom w:w="20" w:type="dxa"/>
              <w:right w:w="80" w:type="dxa"/>
            </w:tcMar>
          </w:tcPr>
          <w:p w14:paraId="09934468" w14:textId="77777777" w:rsidR="00187B38" w:rsidRDefault="00E12A47">
            <w:pPr>
              <w:keepNext/>
              <w:spacing w:after="0"/>
              <w:jc w:val="center"/>
            </w:pPr>
            <w:r>
              <w:rPr>
                <w:sz w:val="17"/>
              </w:rPr>
              <w:t>23</w:t>
            </w:r>
          </w:p>
        </w:tc>
        <w:tc>
          <w:tcPr>
            <w:tcW w:w="1531" w:type="dxa"/>
            <w:tcBorders>
              <w:bottom w:val="single" w:sz="4" w:space="0" w:color="E5E2E1"/>
            </w:tcBorders>
            <w:tcMar>
              <w:top w:w="20" w:type="dxa"/>
              <w:left w:w="80" w:type="dxa"/>
              <w:bottom w:w="20" w:type="dxa"/>
              <w:right w:w="80" w:type="dxa"/>
            </w:tcMar>
          </w:tcPr>
          <w:p w14:paraId="71B40A97" w14:textId="77777777" w:rsidR="00187B38" w:rsidRDefault="00E12A47">
            <w:pPr>
              <w:keepNext/>
              <w:spacing w:after="0"/>
              <w:jc w:val="center"/>
            </w:pPr>
            <w:r>
              <w:rPr>
                <w:sz w:val="17"/>
              </w:rPr>
              <w:t>1926</w:t>
            </w:r>
          </w:p>
        </w:tc>
        <w:tc>
          <w:tcPr>
            <w:tcW w:w="1531" w:type="dxa"/>
            <w:tcBorders>
              <w:bottom w:val="single" w:sz="4" w:space="0" w:color="E5E2E1"/>
            </w:tcBorders>
            <w:tcMar>
              <w:top w:w="20" w:type="dxa"/>
              <w:left w:w="80" w:type="dxa"/>
              <w:bottom w:w="20" w:type="dxa"/>
              <w:right w:w="80" w:type="dxa"/>
            </w:tcMar>
          </w:tcPr>
          <w:p w14:paraId="230747A1" w14:textId="77777777" w:rsidR="00187B38" w:rsidRDefault="00E12A47">
            <w:pPr>
              <w:keepNext/>
              <w:spacing w:after="0"/>
              <w:jc w:val="center"/>
            </w:pPr>
            <w:r>
              <w:rPr>
                <w:sz w:val="17"/>
              </w:rPr>
              <w:t>9</w:t>
            </w:r>
          </w:p>
        </w:tc>
        <w:tc>
          <w:tcPr>
            <w:tcW w:w="1531" w:type="dxa"/>
            <w:tcBorders>
              <w:bottom w:val="single" w:sz="4" w:space="0" w:color="E5E2E1"/>
            </w:tcBorders>
            <w:tcMar>
              <w:top w:w="20" w:type="dxa"/>
              <w:left w:w="80" w:type="dxa"/>
              <w:bottom w:w="20" w:type="dxa"/>
              <w:right w:w="80" w:type="dxa"/>
            </w:tcMar>
          </w:tcPr>
          <w:p w14:paraId="6953C03B" w14:textId="77777777" w:rsidR="00187B38" w:rsidRDefault="00E12A47">
            <w:pPr>
              <w:keepNext/>
              <w:spacing w:after="0"/>
              <w:jc w:val="center"/>
            </w:pPr>
            <w:r>
              <w:rPr>
                <w:sz w:val="17"/>
              </w:rPr>
              <w:t>2</w:t>
            </w:r>
          </w:p>
        </w:tc>
      </w:tr>
      <w:tr w:rsidR="00187B38" w14:paraId="058A5A88" w14:textId="77777777">
        <w:trPr>
          <w:cantSplit/>
          <w:jc w:val="center"/>
        </w:trPr>
        <w:tc>
          <w:tcPr>
            <w:tcW w:w="3742" w:type="dxa"/>
            <w:tcBorders>
              <w:bottom w:val="single" w:sz="4" w:space="0" w:color="E5E2E1"/>
            </w:tcBorders>
            <w:tcMar>
              <w:top w:w="20" w:type="dxa"/>
              <w:left w:w="80" w:type="dxa"/>
              <w:bottom w:w="20" w:type="dxa"/>
              <w:right w:w="80" w:type="dxa"/>
            </w:tcMar>
          </w:tcPr>
          <w:p w14:paraId="74415F42" w14:textId="77777777" w:rsidR="00187B38" w:rsidRDefault="00E12A47">
            <w:pPr>
              <w:keepNext/>
              <w:spacing w:after="0"/>
            </w:pPr>
            <w:r>
              <w:rPr>
                <w:sz w:val="17"/>
              </w:rPr>
              <w:t>Stampfli Sandro</w:t>
            </w:r>
          </w:p>
        </w:tc>
        <w:tc>
          <w:tcPr>
            <w:tcW w:w="1531" w:type="dxa"/>
            <w:tcBorders>
              <w:bottom w:val="single" w:sz="4" w:space="0" w:color="E5E2E1"/>
            </w:tcBorders>
            <w:tcMar>
              <w:top w:w="20" w:type="dxa"/>
              <w:left w:w="80" w:type="dxa"/>
              <w:bottom w:w="20" w:type="dxa"/>
              <w:right w:w="80" w:type="dxa"/>
            </w:tcMar>
          </w:tcPr>
          <w:p w14:paraId="0AF06875" w14:textId="77777777" w:rsidR="00187B38" w:rsidRDefault="00E12A47">
            <w:pPr>
              <w:keepNext/>
              <w:spacing w:after="0"/>
              <w:jc w:val="center"/>
            </w:pPr>
            <w:r>
              <w:rPr>
                <w:sz w:val="17"/>
              </w:rPr>
              <w:t>26</w:t>
            </w:r>
          </w:p>
        </w:tc>
        <w:tc>
          <w:tcPr>
            <w:tcW w:w="1531" w:type="dxa"/>
            <w:tcBorders>
              <w:bottom w:val="single" w:sz="4" w:space="0" w:color="E5E2E1"/>
            </w:tcBorders>
            <w:tcMar>
              <w:top w:w="20" w:type="dxa"/>
              <w:left w:w="80" w:type="dxa"/>
              <w:bottom w:w="20" w:type="dxa"/>
              <w:right w:w="80" w:type="dxa"/>
            </w:tcMar>
          </w:tcPr>
          <w:p w14:paraId="43E3FF2F" w14:textId="77777777" w:rsidR="00187B38" w:rsidRDefault="00E12A47">
            <w:pPr>
              <w:keepNext/>
              <w:spacing w:after="0"/>
              <w:jc w:val="center"/>
            </w:pPr>
            <w:r>
              <w:rPr>
                <w:sz w:val="17"/>
              </w:rPr>
              <w:t>2272</w:t>
            </w:r>
          </w:p>
        </w:tc>
        <w:tc>
          <w:tcPr>
            <w:tcW w:w="1531" w:type="dxa"/>
            <w:tcBorders>
              <w:bottom w:val="single" w:sz="4" w:space="0" w:color="E5E2E1"/>
            </w:tcBorders>
            <w:tcMar>
              <w:top w:w="20" w:type="dxa"/>
              <w:left w:w="80" w:type="dxa"/>
              <w:bottom w:w="20" w:type="dxa"/>
              <w:right w:w="80" w:type="dxa"/>
            </w:tcMar>
          </w:tcPr>
          <w:p w14:paraId="1CC18E22" w14:textId="77777777" w:rsidR="00187B38" w:rsidRDefault="00E12A47">
            <w:pPr>
              <w:keepNext/>
              <w:spacing w:after="0"/>
              <w:jc w:val="center"/>
            </w:pPr>
            <w:r>
              <w:rPr>
                <w:sz w:val="17"/>
              </w:rPr>
              <w:t>1</w:t>
            </w:r>
          </w:p>
        </w:tc>
        <w:tc>
          <w:tcPr>
            <w:tcW w:w="1531" w:type="dxa"/>
            <w:tcBorders>
              <w:bottom w:val="single" w:sz="4" w:space="0" w:color="E5E2E1"/>
            </w:tcBorders>
            <w:tcMar>
              <w:top w:w="20" w:type="dxa"/>
              <w:left w:w="80" w:type="dxa"/>
              <w:bottom w:w="20" w:type="dxa"/>
              <w:right w:w="80" w:type="dxa"/>
            </w:tcMar>
          </w:tcPr>
          <w:p w14:paraId="487682F2" w14:textId="77777777" w:rsidR="00187B38" w:rsidRDefault="00E12A47">
            <w:pPr>
              <w:keepNext/>
              <w:spacing w:after="0"/>
              <w:jc w:val="center"/>
            </w:pPr>
            <w:r>
              <w:rPr>
                <w:sz w:val="17"/>
              </w:rPr>
              <w:t>2</w:t>
            </w:r>
          </w:p>
        </w:tc>
      </w:tr>
      <w:tr w:rsidR="00187B38" w14:paraId="4D0F16FA" w14:textId="77777777">
        <w:trPr>
          <w:cantSplit/>
          <w:jc w:val="center"/>
        </w:trPr>
        <w:tc>
          <w:tcPr>
            <w:tcW w:w="3742" w:type="dxa"/>
            <w:tcBorders>
              <w:bottom w:val="single" w:sz="4" w:space="0" w:color="E5E2E1"/>
            </w:tcBorders>
            <w:tcMar>
              <w:top w:w="20" w:type="dxa"/>
              <w:left w:w="80" w:type="dxa"/>
              <w:bottom w:w="20" w:type="dxa"/>
              <w:right w:w="80" w:type="dxa"/>
            </w:tcMar>
          </w:tcPr>
          <w:p w14:paraId="27BFB400" w14:textId="77777777" w:rsidR="00187B38" w:rsidRDefault="00E12A47">
            <w:pPr>
              <w:keepNext/>
              <w:spacing w:after="0"/>
            </w:pPr>
            <w:r>
              <w:rPr>
                <w:sz w:val="17"/>
              </w:rPr>
              <w:t>Wipfli Simon</w:t>
            </w:r>
          </w:p>
        </w:tc>
        <w:tc>
          <w:tcPr>
            <w:tcW w:w="1531" w:type="dxa"/>
            <w:tcBorders>
              <w:bottom w:val="single" w:sz="4" w:space="0" w:color="E5E2E1"/>
            </w:tcBorders>
            <w:tcMar>
              <w:top w:w="20" w:type="dxa"/>
              <w:left w:w="80" w:type="dxa"/>
              <w:bottom w:w="20" w:type="dxa"/>
              <w:right w:w="80" w:type="dxa"/>
            </w:tcMar>
          </w:tcPr>
          <w:p w14:paraId="00693E5E" w14:textId="77777777" w:rsidR="00187B38" w:rsidRDefault="00E12A47">
            <w:pPr>
              <w:keepNext/>
              <w:spacing w:after="0"/>
              <w:jc w:val="center"/>
            </w:pPr>
            <w:r>
              <w:rPr>
                <w:sz w:val="17"/>
              </w:rPr>
              <w:t>22</w:t>
            </w:r>
          </w:p>
        </w:tc>
        <w:tc>
          <w:tcPr>
            <w:tcW w:w="1531" w:type="dxa"/>
            <w:tcBorders>
              <w:bottom w:val="single" w:sz="4" w:space="0" w:color="E5E2E1"/>
            </w:tcBorders>
            <w:tcMar>
              <w:top w:w="20" w:type="dxa"/>
              <w:left w:w="80" w:type="dxa"/>
              <w:bottom w:w="20" w:type="dxa"/>
              <w:right w:w="80" w:type="dxa"/>
            </w:tcMar>
          </w:tcPr>
          <w:p w14:paraId="608A51DF" w14:textId="77777777" w:rsidR="00187B38" w:rsidRDefault="00E12A47">
            <w:pPr>
              <w:keepNext/>
              <w:spacing w:after="0"/>
              <w:jc w:val="center"/>
            </w:pPr>
            <w:r>
              <w:rPr>
                <w:sz w:val="17"/>
              </w:rPr>
              <w:t>1752</w:t>
            </w:r>
          </w:p>
        </w:tc>
        <w:tc>
          <w:tcPr>
            <w:tcW w:w="1531" w:type="dxa"/>
            <w:tcBorders>
              <w:bottom w:val="single" w:sz="4" w:space="0" w:color="E5E2E1"/>
            </w:tcBorders>
            <w:tcMar>
              <w:top w:w="20" w:type="dxa"/>
              <w:left w:w="80" w:type="dxa"/>
              <w:bottom w:w="20" w:type="dxa"/>
              <w:right w:w="80" w:type="dxa"/>
            </w:tcMar>
          </w:tcPr>
          <w:p w14:paraId="3573BAEB" w14:textId="77777777" w:rsidR="00187B38" w:rsidRDefault="00E12A47">
            <w:pPr>
              <w:keepNext/>
              <w:spacing w:after="0"/>
              <w:jc w:val="center"/>
            </w:pPr>
            <w:r>
              <w:rPr>
                <w:sz w:val="17"/>
              </w:rPr>
              <w:t>2</w:t>
            </w:r>
          </w:p>
        </w:tc>
        <w:tc>
          <w:tcPr>
            <w:tcW w:w="1531" w:type="dxa"/>
            <w:tcBorders>
              <w:bottom w:val="single" w:sz="4" w:space="0" w:color="E5E2E1"/>
            </w:tcBorders>
            <w:tcMar>
              <w:top w:w="20" w:type="dxa"/>
              <w:left w:w="80" w:type="dxa"/>
              <w:bottom w:w="20" w:type="dxa"/>
              <w:right w:w="80" w:type="dxa"/>
            </w:tcMar>
          </w:tcPr>
          <w:p w14:paraId="33D6A89B" w14:textId="77777777" w:rsidR="00187B38" w:rsidRDefault="00E12A47">
            <w:pPr>
              <w:keepNext/>
              <w:spacing w:after="0"/>
              <w:jc w:val="center"/>
            </w:pPr>
            <w:r>
              <w:rPr>
                <w:sz w:val="17"/>
              </w:rPr>
              <w:t>4</w:t>
            </w:r>
          </w:p>
        </w:tc>
      </w:tr>
      <w:tr w:rsidR="00187B38" w14:paraId="3451DD60" w14:textId="77777777">
        <w:trPr>
          <w:cantSplit/>
          <w:jc w:val="center"/>
        </w:trPr>
        <w:tc>
          <w:tcPr>
            <w:tcW w:w="3742" w:type="dxa"/>
            <w:tcBorders>
              <w:bottom w:val="single" w:sz="4" w:space="0" w:color="E5E2E1"/>
            </w:tcBorders>
            <w:tcMar>
              <w:top w:w="20" w:type="dxa"/>
              <w:left w:w="80" w:type="dxa"/>
              <w:bottom w:w="20" w:type="dxa"/>
              <w:right w:w="80" w:type="dxa"/>
            </w:tcMar>
          </w:tcPr>
          <w:p w14:paraId="56F15866" w14:textId="77777777" w:rsidR="00187B38" w:rsidRDefault="00E12A47">
            <w:pPr>
              <w:keepNext/>
              <w:spacing w:after="0"/>
            </w:pPr>
            <w:r>
              <w:rPr>
                <w:sz w:val="17"/>
              </w:rPr>
              <w:t>Wirth Samuel</w:t>
            </w:r>
          </w:p>
        </w:tc>
        <w:tc>
          <w:tcPr>
            <w:tcW w:w="1531" w:type="dxa"/>
            <w:tcBorders>
              <w:bottom w:val="single" w:sz="4" w:space="0" w:color="E5E2E1"/>
            </w:tcBorders>
            <w:tcMar>
              <w:top w:w="20" w:type="dxa"/>
              <w:left w:w="80" w:type="dxa"/>
              <w:bottom w:w="20" w:type="dxa"/>
              <w:right w:w="80" w:type="dxa"/>
            </w:tcMar>
          </w:tcPr>
          <w:p w14:paraId="03D92A42" w14:textId="77777777" w:rsidR="00187B38" w:rsidRDefault="00E12A47">
            <w:pPr>
              <w:keepNext/>
              <w:spacing w:after="0"/>
              <w:jc w:val="center"/>
            </w:pPr>
            <w:r>
              <w:rPr>
                <w:sz w:val="17"/>
              </w:rPr>
              <w:t>23</w:t>
            </w:r>
          </w:p>
        </w:tc>
        <w:tc>
          <w:tcPr>
            <w:tcW w:w="1531" w:type="dxa"/>
            <w:tcBorders>
              <w:bottom w:val="single" w:sz="4" w:space="0" w:color="E5E2E1"/>
            </w:tcBorders>
            <w:tcMar>
              <w:top w:w="20" w:type="dxa"/>
              <w:left w:w="80" w:type="dxa"/>
              <w:bottom w:w="20" w:type="dxa"/>
              <w:right w:w="80" w:type="dxa"/>
            </w:tcMar>
          </w:tcPr>
          <w:p w14:paraId="3D36DA5A" w14:textId="77777777" w:rsidR="00187B38" w:rsidRDefault="00E12A47">
            <w:pPr>
              <w:keepNext/>
              <w:spacing w:after="0"/>
              <w:jc w:val="center"/>
            </w:pPr>
            <w:r>
              <w:rPr>
                <w:sz w:val="17"/>
              </w:rPr>
              <w:t>1870</w:t>
            </w:r>
          </w:p>
        </w:tc>
        <w:tc>
          <w:tcPr>
            <w:tcW w:w="1531" w:type="dxa"/>
            <w:tcBorders>
              <w:bottom w:val="single" w:sz="4" w:space="0" w:color="E5E2E1"/>
            </w:tcBorders>
            <w:tcMar>
              <w:top w:w="20" w:type="dxa"/>
              <w:left w:w="80" w:type="dxa"/>
              <w:bottom w:w="20" w:type="dxa"/>
              <w:right w:w="80" w:type="dxa"/>
            </w:tcMar>
          </w:tcPr>
          <w:p w14:paraId="7C638742" w14:textId="77777777" w:rsidR="00187B38" w:rsidRDefault="00E12A47">
            <w:pPr>
              <w:keepNext/>
              <w:spacing w:after="0"/>
              <w:jc w:val="center"/>
            </w:pPr>
            <w:r>
              <w:rPr>
                <w:sz w:val="17"/>
              </w:rPr>
              <w:t>0</w:t>
            </w:r>
          </w:p>
        </w:tc>
        <w:tc>
          <w:tcPr>
            <w:tcW w:w="1531" w:type="dxa"/>
            <w:tcBorders>
              <w:bottom w:val="single" w:sz="4" w:space="0" w:color="E5E2E1"/>
            </w:tcBorders>
            <w:tcMar>
              <w:top w:w="20" w:type="dxa"/>
              <w:left w:w="80" w:type="dxa"/>
              <w:bottom w:w="20" w:type="dxa"/>
              <w:right w:w="80" w:type="dxa"/>
            </w:tcMar>
          </w:tcPr>
          <w:p w14:paraId="1148E3A5" w14:textId="77777777" w:rsidR="00187B38" w:rsidRDefault="00E12A47">
            <w:pPr>
              <w:keepNext/>
              <w:spacing w:after="0"/>
              <w:jc w:val="center"/>
            </w:pPr>
            <w:r>
              <w:rPr>
                <w:sz w:val="17"/>
              </w:rPr>
              <w:t>6</w:t>
            </w:r>
          </w:p>
        </w:tc>
      </w:tr>
      <w:tr w:rsidR="00187B38" w14:paraId="0F61B82E" w14:textId="77777777">
        <w:trPr>
          <w:cantSplit/>
          <w:jc w:val="center"/>
        </w:trPr>
        <w:tc>
          <w:tcPr>
            <w:tcW w:w="3742" w:type="dxa"/>
            <w:tcBorders>
              <w:bottom w:val="single" w:sz="4" w:space="0" w:color="E5E2E1"/>
            </w:tcBorders>
            <w:tcMar>
              <w:top w:w="20" w:type="dxa"/>
              <w:left w:w="80" w:type="dxa"/>
              <w:bottom w:w="20" w:type="dxa"/>
              <w:right w:w="80" w:type="dxa"/>
            </w:tcMar>
          </w:tcPr>
          <w:p w14:paraId="43A67AB3" w14:textId="77777777" w:rsidR="00187B38" w:rsidRDefault="00E12A47">
            <w:pPr>
              <w:spacing w:after="0"/>
            </w:pPr>
            <w:r>
              <w:rPr>
                <w:sz w:val="17"/>
              </w:rPr>
              <w:t>Zgraggen Nico</w:t>
            </w:r>
          </w:p>
        </w:tc>
        <w:tc>
          <w:tcPr>
            <w:tcW w:w="1531" w:type="dxa"/>
            <w:tcBorders>
              <w:bottom w:val="single" w:sz="4" w:space="0" w:color="E5E2E1"/>
            </w:tcBorders>
            <w:tcMar>
              <w:top w:w="20" w:type="dxa"/>
              <w:left w:w="80" w:type="dxa"/>
              <w:bottom w:w="20" w:type="dxa"/>
              <w:right w:w="80" w:type="dxa"/>
            </w:tcMar>
          </w:tcPr>
          <w:p w14:paraId="64BE0229" w14:textId="77777777" w:rsidR="00187B38" w:rsidRDefault="00E12A47">
            <w:pPr>
              <w:spacing w:after="0"/>
              <w:jc w:val="center"/>
            </w:pPr>
            <w:r>
              <w:rPr>
                <w:sz w:val="17"/>
              </w:rPr>
              <w:t>21</w:t>
            </w:r>
          </w:p>
        </w:tc>
        <w:tc>
          <w:tcPr>
            <w:tcW w:w="1531" w:type="dxa"/>
            <w:tcBorders>
              <w:bottom w:val="single" w:sz="4" w:space="0" w:color="E5E2E1"/>
            </w:tcBorders>
            <w:tcMar>
              <w:top w:w="20" w:type="dxa"/>
              <w:left w:w="80" w:type="dxa"/>
              <w:bottom w:w="20" w:type="dxa"/>
              <w:right w:w="80" w:type="dxa"/>
            </w:tcMar>
          </w:tcPr>
          <w:p w14:paraId="6865D6A1" w14:textId="77777777" w:rsidR="00187B38" w:rsidRDefault="00E12A47">
            <w:pPr>
              <w:spacing w:after="0"/>
              <w:jc w:val="center"/>
            </w:pPr>
            <w:r>
              <w:rPr>
                <w:sz w:val="17"/>
              </w:rPr>
              <w:t>1194</w:t>
            </w:r>
          </w:p>
        </w:tc>
        <w:tc>
          <w:tcPr>
            <w:tcW w:w="1531" w:type="dxa"/>
            <w:tcBorders>
              <w:bottom w:val="single" w:sz="4" w:space="0" w:color="E5E2E1"/>
            </w:tcBorders>
            <w:tcMar>
              <w:top w:w="20" w:type="dxa"/>
              <w:left w:w="80" w:type="dxa"/>
              <w:bottom w:w="20" w:type="dxa"/>
              <w:right w:w="80" w:type="dxa"/>
            </w:tcMar>
          </w:tcPr>
          <w:p w14:paraId="25E7C25F" w14:textId="77777777" w:rsidR="00187B38" w:rsidRDefault="00E12A47">
            <w:pPr>
              <w:spacing w:after="0"/>
              <w:jc w:val="center"/>
            </w:pPr>
            <w:r>
              <w:rPr>
                <w:sz w:val="17"/>
              </w:rPr>
              <w:t>8</w:t>
            </w:r>
          </w:p>
        </w:tc>
        <w:tc>
          <w:tcPr>
            <w:tcW w:w="1531" w:type="dxa"/>
            <w:tcBorders>
              <w:bottom w:val="single" w:sz="4" w:space="0" w:color="E5E2E1"/>
            </w:tcBorders>
            <w:tcMar>
              <w:top w:w="20" w:type="dxa"/>
              <w:left w:w="80" w:type="dxa"/>
              <w:bottom w:w="20" w:type="dxa"/>
              <w:right w:w="80" w:type="dxa"/>
            </w:tcMar>
          </w:tcPr>
          <w:p w14:paraId="47186EDC" w14:textId="77777777" w:rsidR="00187B38" w:rsidRDefault="00E12A47">
            <w:pPr>
              <w:spacing w:after="0"/>
              <w:jc w:val="center"/>
            </w:pPr>
            <w:r>
              <w:rPr>
                <w:sz w:val="17"/>
              </w:rPr>
              <w:t>5</w:t>
            </w:r>
          </w:p>
        </w:tc>
      </w:tr>
    </w:tbl>
    <w:p w14:paraId="32E3706A" w14:textId="77777777" w:rsidR="00187B38" w:rsidRDefault="00E12A47">
      <w:pPr>
        <w:spacing w:before="40"/>
      </w:pPr>
      <w:r>
        <w:rPr>
          <w:color w:val="52575E"/>
          <w:sz w:val="15"/>
        </w:rPr>
        <w:t xml:space="preserve">Gelb = </w:t>
      </w:r>
      <w:proofErr w:type="spellStart"/>
      <w:r>
        <w:rPr>
          <w:color w:val="52575E"/>
          <w:sz w:val="15"/>
        </w:rPr>
        <w:t>Verwarnungen</w:t>
      </w:r>
      <w:proofErr w:type="spellEnd"/>
    </w:p>
    <w:tbl>
      <w:tblPr>
        <w:tblW w:w="10902" w:type="dxa"/>
        <w:jc w:val="center"/>
        <w:tblLayout w:type="fixed"/>
        <w:tblLook w:val="04A0" w:firstRow="1" w:lastRow="0" w:firstColumn="1" w:lastColumn="0" w:noHBand="0" w:noVBand="1"/>
      </w:tblPr>
      <w:tblGrid>
        <w:gridCol w:w="10902"/>
      </w:tblGrid>
      <w:tr w:rsidR="00187B38" w14:paraId="4E43CE99" w14:textId="77777777" w:rsidTr="00CE05E4">
        <w:trPr>
          <w:cantSplit/>
          <w:trHeight w:val="6276"/>
          <w:jc w:val="center"/>
        </w:trPr>
        <w:tc>
          <w:tcPr>
            <w:tcW w:w="10902" w:type="dxa"/>
            <w:tcBorders>
              <w:left w:val="single" w:sz="24" w:space="0" w:color="E63124"/>
            </w:tcBorders>
            <w:shd w:val="clear" w:color="F6F2F1" w:fill="F6F2F1"/>
            <w:tcMar>
              <w:top w:w="90" w:type="dxa"/>
              <w:left w:w="180" w:type="dxa"/>
              <w:bottom w:w="90" w:type="dxa"/>
              <w:right w:w="180" w:type="dxa"/>
            </w:tcMar>
          </w:tcPr>
          <w:p w14:paraId="5A5C52B8" w14:textId="77777777" w:rsidR="00187B38" w:rsidRPr="007159AE" w:rsidRDefault="00E12A47">
            <w:pPr>
              <w:spacing w:after="40"/>
              <w:rPr>
                <w:lang w:val="de-CH"/>
              </w:rPr>
            </w:pPr>
            <w:r w:rsidRPr="007159AE">
              <w:rPr>
                <w:b/>
                <w:caps/>
                <w:color w:val="D9261C"/>
                <w:spacing w:val="25"/>
                <w:sz w:val="17"/>
                <w:lang w:val="de-CH"/>
              </w:rPr>
              <w:lastRenderedPageBreak/>
              <w:t>Sponsoren</w:t>
            </w:r>
          </w:p>
          <w:p w14:paraId="22DE503C" w14:textId="77777777" w:rsidR="00187B38" w:rsidRPr="007159AE" w:rsidRDefault="00E12A47" w:rsidP="003910A2">
            <w:pPr>
              <w:spacing w:after="20"/>
              <w:jc w:val="both"/>
              <w:rPr>
                <w:lang w:val="de-CH"/>
              </w:rPr>
            </w:pPr>
            <w:r w:rsidRPr="007159AE">
              <w:rPr>
                <w:b/>
                <w:sz w:val="19"/>
                <w:lang w:val="de-CH"/>
              </w:rPr>
              <w:t xml:space="preserve">Team-Sponsoren: </w:t>
            </w:r>
            <w:r>
              <w:rPr>
                <w:sz w:val="19"/>
              </w:rPr>
              <w:t>Wohncenter Muoser Schattdorf · Imholz Sport Bürglen · Gasthaus Brückli Schattdorf · Kebab Hüsli Schattdorf · Axanova · Schelbert AG</w:t>
            </w:r>
          </w:p>
          <w:tbl>
            <w:tblPr>
              <w:tblW w:w="0" w:type="auto"/>
              <w:jc w:val="center"/>
              <w:tblLayout w:type="fixed"/>
              <w:tblLook w:val="04A0" w:firstRow="1" w:lastRow="0" w:firstColumn="1" w:lastColumn="0" w:noHBand="0" w:noVBand="1"/>
            </w:tblPr>
            <w:tblGrid>
              <w:gridCol w:w="3137"/>
              <w:gridCol w:w="3137"/>
              <w:gridCol w:w="3137"/>
            </w:tblGrid>
            <w:tr w:rsidR="00983B29" w14:paraId="695E3D65" w14:textId="77777777">
              <w:trPr>
                <w:cantSplit/>
                <w:jc w:val="center"/>
              </w:trPr>
              <w:tc>
                <w:tcPr>
                  <w:tcW w:w="3137" w:type="dxa"/>
                  <w:shd w:val="clear" w:color="FFFFFF" w:fill="FFFFFF"/>
                  <w:tcMar>
                    <w:top w:w="60" w:type="dxa"/>
                    <w:left w:w="60" w:type="dxa"/>
                    <w:bottom w:w="60" w:type="dxa"/>
                    <w:right w:w="60" w:type="dxa"/>
                  </w:tcMar>
                </w:tcPr>
                <w:p w14:paraId="45B8DD25" w14:textId="77777777" w:rsidR="00983B29" w:rsidRDefault="00000000">
                  <w:pPr>
                    <w:spacing w:after="0"/>
                    <w:jc w:val="center"/>
                  </w:pPr>
                  <w:r>
                    <w:rPr>
                      <w:noProof/>
                    </w:rPr>
                    <w:drawing>
                      <wp:inline distT="0" distB="0" distL="0" distR="0" wp14:anchorId="25D7D7FB" wp14:editId="648577CC">
                        <wp:extent cx="1664233" cy="684000"/>
                        <wp:effectExtent l="0" t="0" r="0" b="0"/>
                        <wp:docPr id="2035628031" name="Picture 2035628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oser.png"/>
                                <pic:cNvPicPr/>
                              </pic:nvPicPr>
                              <pic:blipFill>
                                <a:blip r:embed="rId50"/>
                                <a:stretch>
                                  <a:fillRect/>
                                </a:stretch>
                              </pic:blipFill>
                              <pic:spPr>
                                <a:xfrm>
                                  <a:off x="0" y="0"/>
                                  <a:ext cx="1664233" cy="684000"/>
                                </a:xfrm>
                                <a:prstGeom prst="rect">
                                  <a:avLst/>
                                </a:prstGeom>
                              </pic:spPr>
                            </pic:pic>
                          </a:graphicData>
                        </a:graphic>
                      </wp:inline>
                    </w:drawing>
                  </w:r>
                </w:p>
              </w:tc>
              <w:tc>
                <w:tcPr>
                  <w:tcW w:w="3137" w:type="dxa"/>
                  <w:shd w:val="clear" w:color="FFFFFF" w:fill="FFFFFF"/>
                  <w:tcMar>
                    <w:top w:w="60" w:type="dxa"/>
                    <w:left w:w="60" w:type="dxa"/>
                    <w:bottom w:w="60" w:type="dxa"/>
                    <w:right w:w="60" w:type="dxa"/>
                  </w:tcMar>
                </w:tcPr>
                <w:p w14:paraId="6008BBFE" w14:textId="77777777" w:rsidR="00983B29" w:rsidRDefault="00000000">
                  <w:pPr>
                    <w:spacing w:after="0"/>
                    <w:jc w:val="center"/>
                  </w:pPr>
                  <w:r>
                    <w:rPr>
                      <w:noProof/>
                    </w:rPr>
                    <w:drawing>
                      <wp:inline distT="0" distB="0" distL="0" distR="0" wp14:anchorId="6F51BA9D" wp14:editId="2D71180A">
                        <wp:extent cx="1277333" cy="684000"/>
                        <wp:effectExtent l="0" t="0" r="0" b="0"/>
                        <wp:docPr id="2035628032" name="Picture 2035628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holz-sport.png"/>
                                <pic:cNvPicPr/>
                              </pic:nvPicPr>
                              <pic:blipFill>
                                <a:blip r:embed="rId51"/>
                                <a:stretch>
                                  <a:fillRect/>
                                </a:stretch>
                              </pic:blipFill>
                              <pic:spPr>
                                <a:xfrm>
                                  <a:off x="0" y="0"/>
                                  <a:ext cx="1277333" cy="684000"/>
                                </a:xfrm>
                                <a:prstGeom prst="rect">
                                  <a:avLst/>
                                </a:prstGeom>
                              </pic:spPr>
                            </pic:pic>
                          </a:graphicData>
                        </a:graphic>
                      </wp:inline>
                    </w:drawing>
                  </w:r>
                </w:p>
              </w:tc>
              <w:tc>
                <w:tcPr>
                  <w:tcW w:w="3137" w:type="dxa"/>
                  <w:shd w:val="clear" w:color="FFFFFF" w:fill="FFFFFF"/>
                  <w:tcMar>
                    <w:top w:w="60" w:type="dxa"/>
                    <w:left w:w="60" w:type="dxa"/>
                    <w:bottom w:w="60" w:type="dxa"/>
                    <w:right w:w="60" w:type="dxa"/>
                  </w:tcMar>
                </w:tcPr>
                <w:p w14:paraId="4A20DA29" w14:textId="77777777" w:rsidR="00983B29" w:rsidRDefault="00000000">
                  <w:pPr>
                    <w:spacing w:after="0"/>
                    <w:jc w:val="center"/>
                  </w:pPr>
                  <w:r>
                    <w:rPr>
                      <w:noProof/>
                    </w:rPr>
                    <w:drawing>
                      <wp:inline distT="0" distB="0" distL="0" distR="0" wp14:anchorId="66B40CF9" wp14:editId="2462A864">
                        <wp:extent cx="684000" cy="684000"/>
                        <wp:effectExtent l="0" t="0" r="0" b="0"/>
                        <wp:docPr id="2035628033" name="Picture 2035628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sthaus-brueckli.png"/>
                                <pic:cNvPicPr/>
                              </pic:nvPicPr>
                              <pic:blipFill>
                                <a:blip r:embed="rId52"/>
                                <a:stretch>
                                  <a:fillRect/>
                                </a:stretch>
                              </pic:blipFill>
                              <pic:spPr>
                                <a:xfrm>
                                  <a:off x="0" y="0"/>
                                  <a:ext cx="684000" cy="684000"/>
                                </a:xfrm>
                                <a:prstGeom prst="rect">
                                  <a:avLst/>
                                </a:prstGeom>
                              </pic:spPr>
                            </pic:pic>
                          </a:graphicData>
                        </a:graphic>
                      </wp:inline>
                    </w:drawing>
                  </w:r>
                </w:p>
              </w:tc>
            </w:tr>
            <w:tr w:rsidR="00983B29" w14:paraId="0183E99F" w14:textId="77777777">
              <w:trPr>
                <w:cantSplit/>
                <w:jc w:val="center"/>
              </w:trPr>
              <w:tc>
                <w:tcPr>
                  <w:tcW w:w="3137" w:type="dxa"/>
                  <w:shd w:val="clear" w:color="FFFFFF" w:fill="FFFFFF"/>
                  <w:tcMar>
                    <w:top w:w="60" w:type="dxa"/>
                    <w:left w:w="60" w:type="dxa"/>
                    <w:bottom w:w="60" w:type="dxa"/>
                    <w:right w:w="60" w:type="dxa"/>
                  </w:tcMar>
                </w:tcPr>
                <w:p w14:paraId="5F66381C" w14:textId="77777777" w:rsidR="00983B29" w:rsidRDefault="00000000">
                  <w:pPr>
                    <w:spacing w:after="0"/>
                    <w:jc w:val="center"/>
                  </w:pPr>
                  <w:r>
                    <w:rPr>
                      <w:noProof/>
                    </w:rPr>
                    <w:drawing>
                      <wp:inline distT="0" distB="0" distL="0" distR="0" wp14:anchorId="77E2C86F" wp14:editId="52304ECC">
                        <wp:extent cx="1791194" cy="684000"/>
                        <wp:effectExtent l="0" t="0" r="0" b="0"/>
                        <wp:docPr id="2035628034" name="Picture 2035628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bab-huesli.png"/>
                                <pic:cNvPicPr/>
                              </pic:nvPicPr>
                              <pic:blipFill>
                                <a:blip r:embed="rId53"/>
                                <a:stretch>
                                  <a:fillRect/>
                                </a:stretch>
                              </pic:blipFill>
                              <pic:spPr>
                                <a:xfrm>
                                  <a:off x="0" y="0"/>
                                  <a:ext cx="1791194" cy="684000"/>
                                </a:xfrm>
                                <a:prstGeom prst="rect">
                                  <a:avLst/>
                                </a:prstGeom>
                              </pic:spPr>
                            </pic:pic>
                          </a:graphicData>
                        </a:graphic>
                      </wp:inline>
                    </w:drawing>
                  </w:r>
                </w:p>
              </w:tc>
              <w:tc>
                <w:tcPr>
                  <w:tcW w:w="3137" w:type="dxa"/>
                  <w:shd w:val="clear" w:color="FFFFFF" w:fill="FFFFFF"/>
                  <w:tcMar>
                    <w:top w:w="60" w:type="dxa"/>
                    <w:left w:w="60" w:type="dxa"/>
                    <w:bottom w:w="60" w:type="dxa"/>
                    <w:right w:w="60" w:type="dxa"/>
                  </w:tcMar>
                </w:tcPr>
                <w:p w14:paraId="6F838401" w14:textId="77777777" w:rsidR="00983B29" w:rsidRDefault="00000000">
                  <w:pPr>
                    <w:spacing w:after="0"/>
                    <w:jc w:val="center"/>
                  </w:pPr>
                  <w:r>
                    <w:rPr>
                      <w:noProof/>
                    </w:rPr>
                    <w:drawing>
                      <wp:inline distT="0" distB="0" distL="0" distR="0" wp14:anchorId="224BC758" wp14:editId="502B4FA3">
                        <wp:extent cx="746244" cy="684000"/>
                        <wp:effectExtent l="0" t="0" r="0" b="0"/>
                        <wp:docPr id="2035628035" name="Picture 2035628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xanova.png"/>
                                <pic:cNvPicPr/>
                              </pic:nvPicPr>
                              <pic:blipFill>
                                <a:blip r:embed="rId54"/>
                                <a:stretch>
                                  <a:fillRect/>
                                </a:stretch>
                              </pic:blipFill>
                              <pic:spPr>
                                <a:xfrm>
                                  <a:off x="0" y="0"/>
                                  <a:ext cx="746244" cy="684000"/>
                                </a:xfrm>
                                <a:prstGeom prst="rect">
                                  <a:avLst/>
                                </a:prstGeom>
                              </pic:spPr>
                            </pic:pic>
                          </a:graphicData>
                        </a:graphic>
                      </wp:inline>
                    </w:drawing>
                  </w:r>
                </w:p>
              </w:tc>
              <w:tc>
                <w:tcPr>
                  <w:tcW w:w="3137" w:type="dxa"/>
                  <w:shd w:val="clear" w:color="FFFFFF" w:fill="FFFFFF"/>
                  <w:tcMar>
                    <w:top w:w="60" w:type="dxa"/>
                    <w:left w:w="60" w:type="dxa"/>
                    <w:bottom w:w="60" w:type="dxa"/>
                    <w:right w:w="60" w:type="dxa"/>
                  </w:tcMar>
                </w:tcPr>
                <w:p w14:paraId="236C018B" w14:textId="77777777" w:rsidR="00983B29" w:rsidRDefault="00000000">
                  <w:pPr>
                    <w:spacing w:after="0"/>
                    <w:jc w:val="center"/>
                  </w:pPr>
                  <w:r>
                    <w:rPr>
                      <w:noProof/>
                    </w:rPr>
                    <w:drawing>
                      <wp:inline distT="0" distB="0" distL="0" distR="0" wp14:anchorId="289B03CC" wp14:editId="5DED6BF2">
                        <wp:extent cx="1812000" cy="495280"/>
                        <wp:effectExtent l="0" t="0" r="0" b="0"/>
                        <wp:docPr id="2035628036" name="Picture 2035628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lbert.png"/>
                                <pic:cNvPicPr/>
                              </pic:nvPicPr>
                              <pic:blipFill>
                                <a:blip r:embed="rId55"/>
                                <a:stretch>
                                  <a:fillRect/>
                                </a:stretch>
                              </pic:blipFill>
                              <pic:spPr>
                                <a:xfrm>
                                  <a:off x="0" y="0"/>
                                  <a:ext cx="1812000" cy="495280"/>
                                </a:xfrm>
                                <a:prstGeom prst="rect">
                                  <a:avLst/>
                                </a:prstGeom>
                              </pic:spPr>
                            </pic:pic>
                          </a:graphicData>
                        </a:graphic>
                      </wp:inline>
                    </w:drawing>
                  </w:r>
                </w:p>
              </w:tc>
            </w:tr>
          </w:tbl>
          <w:p w14:paraId="3CA62E1C" w14:textId="77777777" w:rsidR="00983B29" w:rsidRDefault="00983B29"/>
        </w:tc>
      </w:tr>
    </w:tbl>
    <w:p w14:paraId="1A59B480" w14:textId="77777777" w:rsidR="00BA4D62" w:rsidRDefault="00BA4D62" w:rsidP="00BA4D62">
      <w:pPr>
        <w:jc w:val="center"/>
      </w:pPr>
    </w:p>
    <w:p w14:paraId="7E6E6212" w14:textId="77777777" w:rsidR="00BA4D62" w:rsidRDefault="00BA4D62" w:rsidP="00BA4D62">
      <w:pPr>
        <w:jc w:val="center"/>
      </w:pPr>
    </w:p>
    <w:p w14:paraId="6BB548FE" w14:textId="77777777" w:rsidR="00BA4D62" w:rsidRDefault="00BA4D62" w:rsidP="00BA4D62">
      <w:pPr>
        <w:jc w:val="center"/>
      </w:pPr>
    </w:p>
    <w:p w14:paraId="24BE2D3D" w14:textId="77777777" w:rsidR="00BA4D62" w:rsidRDefault="00BA4D62" w:rsidP="00BA4D62">
      <w:pPr>
        <w:jc w:val="center"/>
      </w:pPr>
    </w:p>
    <w:p w14:paraId="2EDA4578" w14:textId="77777777" w:rsidR="00BA4D62" w:rsidRDefault="00BA4D62" w:rsidP="00BA4D62">
      <w:pPr>
        <w:jc w:val="center"/>
      </w:pPr>
    </w:p>
    <w:p w14:paraId="06A7CAF0" w14:textId="77777777" w:rsidR="00BA4D62" w:rsidRDefault="00BA4D62" w:rsidP="00BA4D62">
      <w:pPr>
        <w:jc w:val="center"/>
      </w:pPr>
    </w:p>
    <w:p w14:paraId="6E211175" w14:textId="77777777" w:rsidR="00BA4D62" w:rsidRDefault="00BA4D62" w:rsidP="00BA4D62">
      <w:pPr>
        <w:jc w:val="center"/>
      </w:pPr>
    </w:p>
    <w:p w14:paraId="05A79F28" w14:textId="77777777" w:rsidR="00BA4D62" w:rsidRDefault="00BA4D62" w:rsidP="00BA4D62">
      <w:pPr>
        <w:jc w:val="center"/>
      </w:pPr>
    </w:p>
    <w:p w14:paraId="0A91795B" w14:textId="77777777" w:rsidR="00187B38" w:rsidRDefault="00816E6A" w:rsidP="00BA4D62">
      <w:pPr>
        <w:jc w:val="center"/>
      </w:pPr>
      <w:r>
        <w:rPr>
          <w:noProof/>
        </w:rPr>
        <w:lastRenderedPageBreak/>
        <w:drawing>
          <wp:inline distT="0" distB="0" distL="0" distR="0" wp14:anchorId="10359C2C" wp14:editId="0BDC12EC">
            <wp:extent cx="6154648" cy="4109012"/>
            <wp:effectExtent l="0" t="0" r="508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iar.png"/>
                    <pic:cNvPicPr/>
                  </pic:nvPicPr>
                  <pic:blipFill>
                    <a:blip r:embed="rId56"/>
                    <a:stretch>
                      <a:fillRect/>
                    </a:stretch>
                  </pic:blipFill>
                  <pic:spPr>
                    <a:xfrm>
                      <a:off x="0" y="0"/>
                      <a:ext cx="6208188" cy="4144757"/>
                    </a:xfrm>
                    <a:prstGeom prst="rect">
                      <a:avLst/>
                    </a:prstGeom>
                  </pic:spPr>
                </pic:pic>
              </a:graphicData>
            </a:graphic>
          </wp:inline>
        </w:drawing>
      </w:r>
    </w:p>
    <w:p w14:paraId="09E957E7" w14:textId="77777777" w:rsidR="00187B38" w:rsidRDefault="00187B38">
      <w:pPr>
        <w:spacing w:before="200" w:after="120"/>
        <w:jc w:val="center"/>
      </w:pPr>
    </w:p>
    <w:p w14:paraId="57DDE31A" w14:textId="77777777" w:rsidR="00187B38" w:rsidRDefault="00E12A47">
      <w:r>
        <w:br w:type="page"/>
      </w:r>
    </w:p>
    <w:p w14:paraId="765E4066" w14:textId="77777777" w:rsidR="00187B38" w:rsidRPr="007159AE" w:rsidRDefault="00E12A47">
      <w:pPr>
        <w:spacing w:before="200" w:after="40"/>
        <w:rPr>
          <w:lang w:val="de-CH"/>
        </w:rPr>
      </w:pPr>
      <w:r w:rsidRPr="007159AE">
        <w:rPr>
          <w:b/>
          <w:caps/>
          <w:color w:val="FFFFFF"/>
          <w:spacing w:val="30"/>
          <w:sz w:val="16"/>
          <w:shd w:val="clear" w:color="D9261C" w:fill="D9261C"/>
          <w:lang w:val="de-CH"/>
        </w:rPr>
        <w:lastRenderedPageBreak/>
        <w:t xml:space="preserve">  4. Liga · 2. Mannschaft  </w:t>
      </w:r>
    </w:p>
    <w:p w14:paraId="18D96EBC" w14:textId="77777777" w:rsidR="00187B38" w:rsidRPr="007159AE" w:rsidRDefault="00E12A47">
      <w:pPr>
        <w:pStyle w:val="berschrift2"/>
        <w:pBdr>
          <w:bottom w:val="single" w:sz="20" w:space="3" w:color="E63124"/>
        </w:pBdr>
        <w:spacing w:before="40" w:after="120"/>
        <w:rPr>
          <w:lang w:val="de-CH"/>
        </w:rPr>
      </w:pPr>
      <w:bookmarkStart w:id="54" w:name="_Toc235833784"/>
      <w:r w:rsidRPr="007159AE">
        <w:rPr>
          <w:rFonts w:ascii="Inter" w:eastAsia="Inter" w:hAnsi="Inter" w:cs="Inter"/>
          <w:caps/>
          <w:color w:val="181818"/>
          <w:spacing w:val="10"/>
          <w:sz w:val="29"/>
          <w:lang w:val="de-CH"/>
        </w:rPr>
        <w:t>Rückblick auf die Saison der 2. Mannschaft</w:t>
      </w:r>
      <w:bookmarkEnd w:id="54"/>
    </w:p>
    <w:p w14:paraId="6879E881" w14:textId="77777777" w:rsidR="00187B38" w:rsidRPr="007159AE" w:rsidRDefault="00E12A47" w:rsidP="003910A2">
      <w:pPr>
        <w:spacing w:after="120"/>
        <w:jc w:val="both"/>
        <w:rPr>
          <w:lang w:val="de-CH"/>
        </w:rPr>
      </w:pPr>
      <w:r w:rsidRPr="007159AE">
        <w:rPr>
          <w:lang w:val="de-CH"/>
        </w:rPr>
        <w:t xml:space="preserve">Die 2. Mannschaft des FC Schattdorf darf auf eine starke und insgesamt sehr erfolgreiche Saison 2025/2026 zurückblicken. Bereits in der Vorbereitung zeigte das Team gute Ansätze und tankte mit überzeugenden Testspielsiegen gegen </w:t>
      </w:r>
      <w:proofErr w:type="spellStart"/>
      <w:r w:rsidRPr="007159AE">
        <w:rPr>
          <w:lang w:val="de-CH"/>
        </w:rPr>
        <w:t>Hergiswil</w:t>
      </w:r>
      <w:proofErr w:type="spellEnd"/>
      <w:r w:rsidRPr="007159AE">
        <w:rPr>
          <w:lang w:val="de-CH"/>
        </w:rPr>
        <w:t xml:space="preserve"> II, Brunnen III und </w:t>
      </w:r>
      <w:proofErr w:type="spellStart"/>
      <w:r w:rsidRPr="007159AE">
        <w:rPr>
          <w:lang w:val="de-CH"/>
        </w:rPr>
        <w:t>Erstfeld</w:t>
      </w:r>
      <w:proofErr w:type="spellEnd"/>
      <w:r w:rsidRPr="007159AE">
        <w:rPr>
          <w:lang w:val="de-CH"/>
        </w:rPr>
        <w:t xml:space="preserve"> II viel Selbstvertrauen. Besonders die offensive Durchschlagskraft und die mannschaftliche Geschlossenheit waren dabei deutlich sichtbar.</w:t>
      </w:r>
    </w:p>
    <w:p w14:paraId="27D97E46" w14:textId="77777777" w:rsidR="00187B38" w:rsidRPr="007159AE" w:rsidRDefault="00E12A47" w:rsidP="003910A2">
      <w:pPr>
        <w:spacing w:after="120"/>
        <w:jc w:val="both"/>
        <w:rPr>
          <w:lang w:val="de-CH"/>
        </w:rPr>
      </w:pPr>
      <w:r w:rsidRPr="007159AE">
        <w:rPr>
          <w:lang w:val="de-CH"/>
        </w:rPr>
        <w:t xml:space="preserve">Der Start in die Rückrunde verlief nahezu optimal. Mit einem klaren 3:0-Derbysieg gegen Altdorf II und einem überzeugenden 4:1-Heimerfolg gegen Ibach II setzte die Mannschaft früh ein Ausrufezeichen und bestätigte ihre Ambitionen für die zweite Saisonhälfte. Danach folgte jedoch mit dem 1:1 auswärts gegen das spätere Schlusslicht FC </w:t>
      </w:r>
      <w:proofErr w:type="spellStart"/>
      <w:r w:rsidRPr="007159AE">
        <w:rPr>
          <w:lang w:val="de-CH"/>
        </w:rPr>
        <w:t>Sins</w:t>
      </w:r>
      <w:proofErr w:type="spellEnd"/>
      <w:r w:rsidRPr="007159AE">
        <w:rPr>
          <w:lang w:val="de-CH"/>
        </w:rPr>
        <w:t xml:space="preserve"> b ein erster Dämpfer, bei dem wichtige Punkte liegen gelassen wurden.</w:t>
      </w:r>
    </w:p>
    <w:p w14:paraId="5DCDFC00" w14:textId="77777777" w:rsidR="00187B38" w:rsidRPr="007159AE" w:rsidRDefault="00E12A47" w:rsidP="003910A2">
      <w:pPr>
        <w:spacing w:after="120"/>
        <w:jc w:val="both"/>
        <w:rPr>
          <w:lang w:val="de-CH"/>
        </w:rPr>
      </w:pPr>
      <w:r w:rsidRPr="007159AE">
        <w:rPr>
          <w:lang w:val="de-CH"/>
        </w:rPr>
        <w:t xml:space="preserve">Im weiteren Verlauf wechselten sich starke Leistungen mit einzelnen Rückschlägen ab. Besonders die Heimniederlagen gegen </w:t>
      </w:r>
      <w:proofErr w:type="spellStart"/>
      <w:r w:rsidRPr="007159AE">
        <w:rPr>
          <w:lang w:val="de-CH"/>
        </w:rPr>
        <w:t>Aegeri</w:t>
      </w:r>
      <w:proofErr w:type="spellEnd"/>
      <w:r w:rsidRPr="007159AE">
        <w:rPr>
          <w:lang w:val="de-CH"/>
        </w:rPr>
        <w:t xml:space="preserve"> II, Hünenberg I und Brunnen II verhinderten eine noch bessere Klassierung. Trotzdem bewies die Mannschaft immer wieder Charakter und reagierte auf schwierige Phasen mit wichtigen Erfolgen. Die Auswärtssiege gegen </w:t>
      </w:r>
      <w:proofErr w:type="spellStart"/>
      <w:r w:rsidRPr="007159AE">
        <w:rPr>
          <w:lang w:val="de-CH"/>
        </w:rPr>
        <w:t>Dietwil</w:t>
      </w:r>
      <w:proofErr w:type="spellEnd"/>
      <w:r w:rsidRPr="007159AE">
        <w:rPr>
          <w:lang w:val="de-CH"/>
        </w:rPr>
        <w:t xml:space="preserve">, Weggis und Küssnacht II unterstrichen die Qualität und Mentalität des Teams. Vor allem der 1:0-Erfolg beim späteren Meister </w:t>
      </w:r>
      <w:proofErr w:type="spellStart"/>
      <w:r w:rsidRPr="007159AE">
        <w:rPr>
          <w:lang w:val="de-CH"/>
        </w:rPr>
        <w:t>Weggiser</w:t>
      </w:r>
      <w:proofErr w:type="spellEnd"/>
      <w:r w:rsidRPr="007159AE">
        <w:rPr>
          <w:lang w:val="de-CH"/>
        </w:rPr>
        <w:t xml:space="preserve"> SC darf sicherlich als eines der Highlights der Saison bezeichnet werden.</w:t>
      </w:r>
    </w:p>
    <w:p w14:paraId="42496B29" w14:textId="77777777" w:rsidR="00187B38" w:rsidRPr="007159AE" w:rsidRDefault="00E12A47" w:rsidP="003910A2">
      <w:pPr>
        <w:spacing w:after="120"/>
        <w:jc w:val="both"/>
        <w:rPr>
          <w:lang w:val="de-CH"/>
        </w:rPr>
      </w:pPr>
      <w:r w:rsidRPr="007159AE">
        <w:rPr>
          <w:lang w:val="de-CH"/>
        </w:rPr>
        <w:t>Bis zum zweitletzten Spieltag durfte die Mannschaft sogar auf die Teilnahme an den Aufstiegsspielen hoffen. Schlussendlich beendete der FC Schattdorf die Saison mit starken 35 Punkten auf dem hervorragenden 4. Tabellenrang – punktgleich mit dem Drittplatzierten FC Ibach II. Damit bestätigte das Team eindrucksvoll seine Zugehörigkeit zur Spitzengruppe der Liga.</w:t>
      </w:r>
    </w:p>
    <w:p w14:paraId="15A0D199" w14:textId="77777777" w:rsidR="00187B38" w:rsidRPr="007159AE" w:rsidRDefault="00E12A47" w:rsidP="003910A2">
      <w:pPr>
        <w:spacing w:after="120"/>
        <w:jc w:val="both"/>
        <w:rPr>
          <w:lang w:val="de-CH"/>
        </w:rPr>
      </w:pPr>
      <w:r w:rsidRPr="007159AE">
        <w:rPr>
          <w:lang w:val="de-CH"/>
        </w:rPr>
        <w:t>Neben den sportlichen Fortschritten bleiben vor allem auch die gemeinsamen Emotionen, die intensiven Spiele und der besondere Teamgeist in Erinnerung. Die Mannschaft hat in dieser Saison gezeigt, welches Potenzial in ihr steckt und dass sie die Qualität besitzt, künftig auch den nächsten Schritt machen zu können.</w:t>
      </w:r>
    </w:p>
    <w:p w14:paraId="55959BEB" w14:textId="77777777" w:rsidR="00187B38" w:rsidRPr="007159AE" w:rsidRDefault="00E12A47" w:rsidP="003910A2">
      <w:pPr>
        <w:spacing w:after="120"/>
        <w:jc w:val="both"/>
        <w:rPr>
          <w:lang w:val="de-CH"/>
        </w:rPr>
      </w:pPr>
      <w:r w:rsidRPr="007159AE">
        <w:rPr>
          <w:lang w:val="de-CH"/>
        </w:rPr>
        <w:t>Zum Abschluss bedankt sich die 2. Mannschaft herzlich bei allen Zuschauerinnen und Zuschauern, Helferinnen und Helfern sowie dem gesamten Umfeld des FC Schattdorf für die Unterstützung während der gesamten Saison.</w:t>
      </w:r>
    </w:p>
    <w:p w14:paraId="678B6F32" w14:textId="77777777" w:rsidR="00187B38" w:rsidRDefault="00E12A47">
      <w:r>
        <w:rPr>
          <w:b/>
        </w:rPr>
        <w:t>Die 2. Mannschaft</w:t>
      </w:r>
    </w:p>
    <w:tbl>
      <w:tblPr>
        <w:tblW w:w="0" w:type="auto"/>
        <w:jc w:val="center"/>
        <w:tblLayout w:type="fixed"/>
        <w:tblLook w:val="04A0" w:firstRow="1" w:lastRow="0" w:firstColumn="1" w:lastColumn="0" w:noHBand="0" w:noVBand="1"/>
      </w:tblPr>
      <w:tblGrid>
        <w:gridCol w:w="4819"/>
        <w:gridCol w:w="4819"/>
      </w:tblGrid>
      <w:tr w:rsidR="00187B38" w14:paraId="2730F549" w14:textId="77777777">
        <w:trPr>
          <w:cantSplit/>
          <w:jc w:val="center"/>
        </w:trPr>
        <w:tc>
          <w:tcPr>
            <w:tcW w:w="4819" w:type="dxa"/>
            <w:tcMar>
              <w:top w:w="40" w:type="dxa"/>
              <w:left w:w="40" w:type="dxa"/>
              <w:bottom w:w="40" w:type="dxa"/>
              <w:right w:w="40" w:type="dxa"/>
            </w:tcMar>
          </w:tcPr>
          <w:p w14:paraId="6B35AF6C" w14:textId="77777777" w:rsidR="00187B38" w:rsidRDefault="00E12A47">
            <w:pPr>
              <w:spacing w:after="0"/>
              <w:jc w:val="center"/>
            </w:pPr>
            <w:r>
              <w:rPr>
                <w:noProof/>
              </w:rPr>
              <w:drawing>
                <wp:inline distT="0" distB="0" distL="0" distR="0" wp14:anchorId="6109CBC7" wp14:editId="69445D6F">
                  <wp:extent cx="2969998" cy="197909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S_2_Web_jpg.jpg"/>
                          <pic:cNvPicPr/>
                        </pic:nvPicPr>
                        <pic:blipFill>
                          <a:blip r:embed="rId57" cstate="hqprint">
                            <a:extLst>
                              <a:ext uri="{28A0092B-C50C-407E-A947-70E740481C1C}">
                                <a14:useLocalDpi xmlns:a14="http://schemas.microsoft.com/office/drawing/2010/main"/>
                              </a:ext>
                            </a:extLst>
                          </a:blip>
                          <a:stretch>
                            <a:fillRect/>
                          </a:stretch>
                        </pic:blipFill>
                        <pic:spPr>
                          <a:xfrm>
                            <a:off x="0" y="0"/>
                            <a:ext cx="2969998" cy="1979099"/>
                          </a:xfrm>
                          <a:prstGeom prst="rect">
                            <a:avLst/>
                          </a:prstGeom>
                        </pic:spPr>
                      </pic:pic>
                    </a:graphicData>
                  </a:graphic>
                </wp:inline>
              </w:drawing>
            </w:r>
          </w:p>
        </w:tc>
        <w:tc>
          <w:tcPr>
            <w:tcW w:w="4819" w:type="dxa"/>
            <w:tcMar>
              <w:top w:w="40" w:type="dxa"/>
              <w:left w:w="40" w:type="dxa"/>
              <w:bottom w:w="40" w:type="dxa"/>
              <w:right w:w="40" w:type="dxa"/>
            </w:tcMar>
          </w:tcPr>
          <w:p w14:paraId="0597AF69" w14:textId="77777777" w:rsidR="00187B38" w:rsidRDefault="00E12A47">
            <w:pPr>
              <w:spacing w:after="0"/>
              <w:jc w:val="center"/>
            </w:pPr>
            <w:r>
              <w:rPr>
                <w:noProof/>
              </w:rPr>
              <w:drawing>
                <wp:inline distT="0" distB="0" distL="0" distR="0" wp14:anchorId="34445400" wp14:editId="7753E9FC">
                  <wp:extent cx="2969998" cy="215459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S_2_DerbySieg_jpeg.jpg"/>
                          <pic:cNvPicPr/>
                        </pic:nvPicPr>
                        <pic:blipFill>
                          <a:blip r:embed="rId58" cstate="hqprint">
                            <a:extLst>
                              <a:ext uri="{28A0092B-C50C-407E-A947-70E740481C1C}">
                                <a14:useLocalDpi xmlns:a14="http://schemas.microsoft.com/office/drawing/2010/main"/>
                              </a:ext>
                            </a:extLst>
                          </a:blip>
                          <a:stretch>
                            <a:fillRect/>
                          </a:stretch>
                        </pic:blipFill>
                        <pic:spPr>
                          <a:xfrm>
                            <a:off x="0" y="0"/>
                            <a:ext cx="2969998" cy="2154599"/>
                          </a:xfrm>
                          <a:prstGeom prst="rect">
                            <a:avLst/>
                          </a:prstGeom>
                        </pic:spPr>
                      </pic:pic>
                    </a:graphicData>
                  </a:graphic>
                </wp:inline>
              </w:drawing>
            </w:r>
          </w:p>
        </w:tc>
      </w:tr>
    </w:tbl>
    <w:p w14:paraId="1C3EB675" w14:textId="77777777" w:rsidR="00187B38" w:rsidRDefault="00187B38"/>
    <w:p w14:paraId="2CEA5E2D" w14:textId="77777777" w:rsidR="00187B38" w:rsidRDefault="00E12A47">
      <w:pPr>
        <w:keepNext/>
        <w:spacing w:before="200" w:after="60"/>
      </w:pPr>
      <w:proofErr w:type="spellStart"/>
      <w:r>
        <w:rPr>
          <w:b/>
          <w:color w:val="D9261C"/>
          <w:sz w:val="22"/>
        </w:rPr>
        <w:lastRenderedPageBreak/>
        <w:t>Schlusstabelle</w:t>
      </w:r>
      <w:proofErr w:type="spellEnd"/>
      <w:r>
        <w:rPr>
          <w:b/>
          <w:color w:val="D9261C"/>
          <w:sz w:val="22"/>
        </w:rPr>
        <w:t xml:space="preserve"> 4. Liga - Gruppe 1</w:t>
      </w:r>
    </w:p>
    <w:tbl>
      <w:tblPr>
        <w:tblW w:w="0" w:type="auto"/>
        <w:jc w:val="center"/>
        <w:tblLayout w:type="fixed"/>
        <w:tblLook w:val="04A0" w:firstRow="1" w:lastRow="0" w:firstColumn="1" w:lastColumn="0" w:noHBand="0" w:noVBand="1"/>
      </w:tblPr>
      <w:tblGrid>
        <w:gridCol w:w="624"/>
        <w:gridCol w:w="3685"/>
        <w:gridCol w:w="624"/>
        <w:gridCol w:w="624"/>
        <w:gridCol w:w="624"/>
        <w:gridCol w:w="624"/>
        <w:gridCol w:w="737"/>
        <w:gridCol w:w="1361"/>
        <w:gridCol w:w="964"/>
      </w:tblGrid>
      <w:tr w:rsidR="00187B38" w14:paraId="71D52F1C" w14:textId="77777777">
        <w:trPr>
          <w:cantSplit/>
          <w:tblHeader/>
          <w:jc w:val="center"/>
        </w:trPr>
        <w:tc>
          <w:tcPr>
            <w:tcW w:w="624" w:type="dxa"/>
            <w:shd w:val="clear" w:color="E63124" w:fill="E63124"/>
            <w:tcMar>
              <w:top w:w="40" w:type="dxa"/>
              <w:left w:w="80" w:type="dxa"/>
              <w:bottom w:w="40" w:type="dxa"/>
              <w:right w:w="80" w:type="dxa"/>
            </w:tcMar>
          </w:tcPr>
          <w:p w14:paraId="362BBC9D" w14:textId="77777777" w:rsidR="00187B38" w:rsidRDefault="00E12A47">
            <w:pPr>
              <w:keepNext/>
              <w:spacing w:after="0"/>
            </w:pPr>
            <w:r>
              <w:rPr>
                <w:b/>
                <w:caps/>
                <w:color w:val="FFFFFF"/>
                <w:sz w:val="17"/>
              </w:rPr>
              <w:t>Rg</w:t>
            </w:r>
          </w:p>
        </w:tc>
        <w:tc>
          <w:tcPr>
            <w:tcW w:w="3685" w:type="dxa"/>
            <w:shd w:val="clear" w:color="E63124" w:fill="E63124"/>
            <w:tcMar>
              <w:top w:w="40" w:type="dxa"/>
              <w:left w:w="80" w:type="dxa"/>
              <w:bottom w:w="40" w:type="dxa"/>
              <w:right w:w="80" w:type="dxa"/>
            </w:tcMar>
          </w:tcPr>
          <w:p w14:paraId="46EFABD3" w14:textId="77777777" w:rsidR="00187B38" w:rsidRDefault="00E12A47">
            <w:pPr>
              <w:keepNext/>
              <w:spacing w:after="0"/>
            </w:pPr>
            <w:r>
              <w:rPr>
                <w:b/>
                <w:caps/>
                <w:color w:val="FFFFFF"/>
                <w:sz w:val="17"/>
              </w:rPr>
              <w:t>Verein</w:t>
            </w:r>
          </w:p>
        </w:tc>
        <w:tc>
          <w:tcPr>
            <w:tcW w:w="624" w:type="dxa"/>
            <w:shd w:val="clear" w:color="E63124" w:fill="E63124"/>
            <w:tcMar>
              <w:top w:w="40" w:type="dxa"/>
              <w:left w:w="80" w:type="dxa"/>
              <w:bottom w:w="40" w:type="dxa"/>
              <w:right w:w="80" w:type="dxa"/>
            </w:tcMar>
          </w:tcPr>
          <w:p w14:paraId="739FA0DB" w14:textId="77777777" w:rsidR="00187B38" w:rsidRDefault="00E12A47">
            <w:pPr>
              <w:keepNext/>
              <w:spacing w:after="0"/>
              <w:jc w:val="center"/>
            </w:pPr>
            <w:r>
              <w:rPr>
                <w:b/>
                <w:caps/>
                <w:color w:val="FFFFFF"/>
                <w:sz w:val="17"/>
              </w:rPr>
              <w:t>Sp</w:t>
            </w:r>
          </w:p>
        </w:tc>
        <w:tc>
          <w:tcPr>
            <w:tcW w:w="624" w:type="dxa"/>
            <w:shd w:val="clear" w:color="E63124" w:fill="E63124"/>
            <w:tcMar>
              <w:top w:w="40" w:type="dxa"/>
              <w:left w:w="80" w:type="dxa"/>
              <w:bottom w:w="40" w:type="dxa"/>
              <w:right w:w="80" w:type="dxa"/>
            </w:tcMar>
          </w:tcPr>
          <w:p w14:paraId="4DEADE47" w14:textId="77777777" w:rsidR="00187B38" w:rsidRDefault="00E12A47">
            <w:pPr>
              <w:keepNext/>
              <w:spacing w:after="0"/>
              <w:jc w:val="center"/>
            </w:pPr>
            <w:r>
              <w:rPr>
                <w:b/>
                <w:caps/>
                <w:color w:val="FFFFFF"/>
                <w:sz w:val="17"/>
              </w:rPr>
              <w:t>S</w:t>
            </w:r>
          </w:p>
        </w:tc>
        <w:tc>
          <w:tcPr>
            <w:tcW w:w="624" w:type="dxa"/>
            <w:shd w:val="clear" w:color="E63124" w:fill="E63124"/>
            <w:tcMar>
              <w:top w:w="40" w:type="dxa"/>
              <w:left w:w="80" w:type="dxa"/>
              <w:bottom w:w="40" w:type="dxa"/>
              <w:right w:w="80" w:type="dxa"/>
            </w:tcMar>
          </w:tcPr>
          <w:p w14:paraId="465E3936" w14:textId="77777777" w:rsidR="00187B38" w:rsidRDefault="00E12A47">
            <w:pPr>
              <w:keepNext/>
              <w:spacing w:after="0"/>
              <w:jc w:val="center"/>
            </w:pPr>
            <w:r>
              <w:rPr>
                <w:b/>
                <w:caps/>
                <w:color w:val="FFFFFF"/>
                <w:sz w:val="17"/>
              </w:rPr>
              <w:t>U</w:t>
            </w:r>
          </w:p>
        </w:tc>
        <w:tc>
          <w:tcPr>
            <w:tcW w:w="624" w:type="dxa"/>
            <w:shd w:val="clear" w:color="E63124" w:fill="E63124"/>
            <w:tcMar>
              <w:top w:w="40" w:type="dxa"/>
              <w:left w:w="80" w:type="dxa"/>
              <w:bottom w:w="40" w:type="dxa"/>
              <w:right w:w="80" w:type="dxa"/>
            </w:tcMar>
          </w:tcPr>
          <w:p w14:paraId="27C5AA48" w14:textId="77777777" w:rsidR="00187B38" w:rsidRDefault="00E12A47">
            <w:pPr>
              <w:keepNext/>
              <w:spacing w:after="0"/>
              <w:jc w:val="center"/>
            </w:pPr>
            <w:r>
              <w:rPr>
                <w:b/>
                <w:caps/>
                <w:color w:val="FFFFFF"/>
                <w:sz w:val="17"/>
              </w:rPr>
              <w:t>N</w:t>
            </w:r>
          </w:p>
        </w:tc>
        <w:tc>
          <w:tcPr>
            <w:tcW w:w="737" w:type="dxa"/>
            <w:shd w:val="clear" w:color="E63124" w:fill="E63124"/>
            <w:tcMar>
              <w:top w:w="40" w:type="dxa"/>
              <w:left w:w="80" w:type="dxa"/>
              <w:bottom w:w="40" w:type="dxa"/>
              <w:right w:w="80" w:type="dxa"/>
            </w:tcMar>
          </w:tcPr>
          <w:p w14:paraId="65224194" w14:textId="77777777" w:rsidR="00187B38" w:rsidRDefault="00E12A47">
            <w:pPr>
              <w:keepNext/>
              <w:spacing w:after="0"/>
              <w:jc w:val="center"/>
            </w:pPr>
            <w:r>
              <w:rPr>
                <w:b/>
                <w:caps/>
                <w:color w:val="FFFFFF"/>
                <w:sz w:val="17"/>
              </w:rPr>
              <w:t>Str</w:t>
            </w:r>
          </w:p>
        </w:tc>
        <w:tc>
          <w:tcPr>
            <w:tcW w:w="1361" w:type="dxa"/>
            <w:shd w:val="clear" w:color="E63124" w:fill="E63124"/>
            <w:tcMar>
              <w:top w:w="40" w:type="dxa"/>
              <w:left w:w="80" w:type="dxa"/>
              <w:bottom w:w="40" w:type="dxa"/>
              <w:right w:w="80" w:type="dxa"/>
            </w:tcMar>
          </w:tcPr>
          <w:p w14:paraId="6E3AB829" w14:textId="77777777" w:rsidR="00187B38" w:rsidRDefault="00E12A47">
            <w:pPr>
              <w:keepNext/>
              <w:spacing w:after="0"/>
              <w:jc w:val="center"/>
            </w:pPr>
            <w:r>
              <w:rPr>
                <w:b/>
                <w:caps/>
                <w:color w:val="FFFFFF"/>
                <w:sz w:val="17"/>
              </w:rPr>
              <w:t>Tore</w:t>
            </w:r>
          </w:p>
        </w:tc>
        <w:tc>
          <w:tcPr>
            <w:tcW w:w="964" w:type="dxa"/>
            <w:shd w:val="clear" w:color="E63124" w:fill="E63124"/>
            <w:tcMar>
              <w:top w:w="40" w:type="dxa"/>
              <w:left w:w="80" w:type="dxa"/>
              <w:bottom w:w="40" w:type="dxa"/>
              <w:right w:w="80" w:type="dxa"/>
            </w:tcMar>
          </w:tcPr>
          <w:p w14:paraId="5DB7DE3A" w14:textId="77777777" w:rsidR="00187B38" w:rsidRDefault="00E12A47">
            <w:pPr>
              <w:keepNext/>
              <w:spacing w:after="0"/>
              <w:jc w:val="center"/>
            </w:pPr>
            <w:r>
              <w:rPr>
                <w:b/>
                <w:caps/>
                <w:color w:val="FFFFFF"/>
                <w:sz w:val="17"/>
              </w:rPr>
              <w:t>Pkt</w:t>
            </w:r>
          </w:p>
        </w:tc>
      </w:tr>
      <w:tr w:rsidR="00187B38" w14:paraId="5A557D75" w14:textId="77777777">
        <w:trPr>
          <w:cantSplit/>
          <w:jc w:val="center"/>
        </w:trPr>
        <w:tc>
          <w:tcPr>
            <w:tcW w:w="624" w:type="dxa"/>
            <w:tcBorders>
              <w:bottom w:val="single" w:sz="4" w:space="0" w:color="E5E2E1"/>
            </w:tcBorders>
            <w:tcMar>
              <w:top w:w="40" w:type="dxa"/>
              <w:left w:w="80" w:type="dxa"/>
              <w:bottom w:w="40" w:type="dxa"/>
              <w:right w:w="80" w:type="dxa"/>
            </w:tcMar>
          </w:tcPr>
          <w:p w14:paraId="1A7D2F6C" w14:textId="77777777" w:rsidR="00187B38" w:rsidRDefault="00E12A47">
            <w:pPr>
              <w:keepNext/>
              <w:spacing w:after="0"/>
              <w:jc w:val="center"/>
            </w:pPr>
            <w:r>
              <w:rPr>
                <w:sz w:val="18"/>
              </w:rPr>
              <w:t>1</w:t>
            </w:r>
          </w:p>
        </w:tc>
        <w:tc>
          <w:tcPr>
            <w:tcW w:w="3685" w:type="dxa"/>
            <w:tcBorders>
              <w:bottom w:val="single" w:sz="4" w:space="0" w:color="E5E2E1"/>
            </w:tcBorders>
            <w:tcMar>
              <w:top w:w="40" w:type="dxa"/>
              <w:left w:w="80" w:type="dxa"/>
              <w:bottom w:w="40" w:type="dxa"/>
              <w:right w:w="80" w:type="dxa"/>
            </w:tcMar>
          </w:tcPr>
          <w:p w14:paraId="4F910B70" w14:textId="77777777" w:rsidR="00187B38" w:rsidRDefault="00E12A47">
            <w:pPr>
              <w:keepNext/>
              <w:spacing w:after="0"/>
            </w:pPr>
            <w:proofErr w:type="spellStart"/>
            <w:r>
              <w:rPr>
                <w:sz w:val="18"/>
              </w:rPr>
              <w:t>Weggiser</w:t>
            </w:r>
            <w:proofErr w:type="spellEnd"/>
            <w:r>
              <w:rPr>
                <w:sz w:val="18"/>
              </w:rPr>
              <w:t xml:space="preserve"> SC</w:t>
            </w:r>
          </w:p>
        </w:tc>
        <w:tc>
          <w:tcPr>
            <w:tcW w:w="624" w:type="dxa"/>
            <w:tcBorders>
              <w:bottom w:val="single" w:sz="4" w:space="0" w:color="E5E2E1"/>
            </w:tcBorders>
            <w:tcMar>
              <w:top w:w="40" w:type="dxa"/>
              <w:left w:w="80" w:type="dxa"/>
              <w:bottom w:w="40" w:type="dxa"/>
              <w:right w:w="80" w:type="dxa"/>
            </w:tcMar>
          </w:tcPr>
          <w:p w14:paraId="0A70B34A" w14:textId="77777777" w:rsidR="00187B38" w:rsidRDefault="00E12A47">
            <w:pPr>
              <w:keepNext/>
              <w:spacing w:after="0"/>
              <w:jc w:val="center"/>
            </w:pPr>
            <w:r>
              <w:rPr>
                <w:sz w:val="18"/>
              </w:rPr>
              <w:t>18</w:t>
            </w:r>
          </w:p>
        </w:tc>
        <w:tc>
          <w:tcPr>
            <w:tcW w:w="624" w:type="dxa"/>
            <w:tcBorders>
              <w:bottom w:val="single" w:sz="4" w:space="0" w:color="E5E2E1"/>
            </w:tcBorders>
            <w:tcMar>
              <w:top w:w="40" w:type="dxa"/>
              <w:left w:w="80" w:type="dxa"/>
              <w:bottom w:w="40" w:type="dxa"/>
              <w:right w:w="80" w:type="dxa"/>
            </w:tcMar>
          </w:tcPr>
          <w:p w14:paraId="209ACB11" w14:textId="77777777" w:rsidR="00187B38" w:rsidRDefault="00E12A47">
            <w:pPr>
              <w:keepNext/>
              <w:spacing w:after="0"/>
              <w:jc w:val="center"/>
            </w:pPr>
            <w:r>
              <w:rPr>
                <w:sz w:val="18"/>
              </w:rPr>
              <w:t>14</w:t>
            </w:r>
          </w:p>
        </w:tc>
        <w:tc>
          <w:tcPr>
            <w:tcW w:w="624" w:type="dxa"/>
            <w:tcBorders>
              <w:bottom w:val="single" w:sz="4" w:space="0" w:color="E5E2E1"/>
            </w:tcBorders>
            <w:tcMar>
              <w:top w:w="40" w:type="dxa"/>
              <w:left w:w="80" w:type="dxa"/>
              <w:bottom w:w="40" w:type="dxa"/>
              <w:right w:w="80" w:type="dxa"/>
            </w:tcMar>
          </w:tcPr>
          <w:p w14:paraId="6D6D12F4" w14:textId="77777777" w:rsidR="00187B38" w:rsidRDefault="00E12A47">
            <w:pPr>
              <w:keepNext/>
              <w:spacing w:after="0"/>
              <w:jc w:val="center"/>
            </w:pPr>
            <w:r>
              <w:rPr>
                <w:sz w:val="18"/>
              </w:rPr>
              <w:t>2</w:t>
            </w:r>
          </w:p>
        </w:tc>
        <w:tc>
          <w:tcPr>
            <w:tcW w:w="624" w:type="dxa"/>
            <w:tcBorders>
              <w:bottom w:val="single" w:sz="4" w:space="0" w:color="E5E2E1"/>
            </w:tcBorders>
            <w:tcMar>
              <w:top w:w="40" w:type="dxa"/>
              <w:left w:w="80" w:type="dxa"/>
              <w:bottom w:w="40" w:type="dxa"/>
              <w:right w:w="80" w:type="dxa"/>
            </w:tcMar>
          </w:tcPr>
          <w:p w14:paraId="0C7D1B4C" w14:textId="77777777" w:rsidR="00187B38" w:rsidRDefault="00E12A47">
            <w:pPr>
              <w:keepNext/>
              <w:spacing w:after="0"/>
              <w:jc w:val="center"/>
            </w:pPr>
            <w:r>
              <w:rPr>
                <w:sz w:val="18"/>
              </w:rPr>
              <w:t>2</w:t>
            </w:r>
          </w:p>
        </w:tc>
        <w:tc>
          <w:tcPr>
            <w:tcW w:w="737" w:type="dxa"/>
            <w:tcBorders>
              <w:bottom w:val="single" w:sz="4" w:space="0" w:color="E5E2E1"/>
            </w:tcBorders>
            <w:tcMar>
              <w:top w:w="40" w:type="dxa"/>
              <w:left w:w="80" w:type="dxa"/>
              <w:bottom w:w="40" w:type="dxa"/>
              <w:right w:w="80" w:type="dxa"/>
            </w:tcMar>
          </w:tcPr>
          <w:p w14:paraId="368CE171" w14:textId="77777777" w:rsidR="00187B38" w:rsidRDefault="00E12A47">
            <w:pPr>
              <w:keepNext/>
              <w:spacing w:after="0"/>
              <w:jc w:val="center"/>
            </w:pPr>
            <w:r>
              <w:rPr>
                <w:sz w:val="18"/>
              </w:rPr>
              <w:t>23</w:t>
            </w:r>
          </w:p>
        </w:tc>
        <w:tc>
          <w:tcPr>
            <w:tcW w:w="1361" w:type="dxa"/>
            <w:tcBorders>
              <w:bottom w:val="single" w:sz="4" w:space="0" w:color="E5E2E1"/>
            </w:tcBorders>
            <w:tcMar>
              <w:top w:w="40" w:type="dxa"/>
              <w:left w:w="80" w:type="dxa"/>
              <w:bottom w:w="40" w:type="dxa"/>
              <w:right w:w="80" w:type="dxa"/>
            </w:tcMar>
          </w:tcPr>
          <w:p w14:paraId="55B173AE" w14:textId="77777777" w:rsidR="00187B38" w:rsidRDefault="00E12A47">
            <w:pPr>
              <w:keepNext/>
              <w:spacing w:after="0"/>
              <w:jc w:val="center"/>
            </w:pPr>
            <w:proofErr w:type="gramStart"/>
            <w:r>
              <w:rPr>
                <w:sz w:val="18"/>
              </w:rPr>
              <w:t>45 :</w:t>
            </w:r>
            <w:proofErr w:type="gramEnd"/>
            <w:r>
              <w:rPr>
                <w:sz w:val="18"/>
              </w:rPr>
              <w:t xml:space="preserve"> 16</w:t>
            </w:r>
          </w:p>
        </w:tc>
        <w:tc>
          <w:tcPr>
            <w:tcW w:w="964" w:type="dxa"/>
            <w:tcBorders>
              <w:bottom w:val="single" w:sz="4" w:space="0" w:color="E5E2E1"/>
            </w:tcBorders>
            <w:tcMar>
              <w:top w:w="40" w:type="dxa"/>
              <w:left w:w="80" w:type="dxa"/>
              <w:bottom w:w="40" w:type="dxa"/>
              <w:right w:w="80" w:type="dxa"/>
            </w:tcMar>
          </w:tcPr>
          <w:p w14:paraId="13AFCCEE" w14:textId="77777777" w:rsidR="00187B38" w:rsidRDefault="00E12A47">
            <w:pPr>
              <w:keepNext/>
              <w:spacing w:after="0"/>
              <w:jc w:val="center"/>
            </w:pPr>
            <w:r>
              <w:rPr>
                <w:sz w:val="18"/>
              </w:rPr>
              <w:t>44</w:t>
            </w:r>
          </w:p>
        </w:tc>
      </w:tr>
      <w:tr w:rsidR="00187B38" w14:paraId="355E7590" w14:textId="77777777">
        <w:trPr>
          <w:cantSplit/>
          <w:jc w:val="center"/>
        </w:trPr>
        <w:tc>
          <w:tcPr>
            <w:tcW w:w="624" w:type="dxa"/>
            <w:tcBorders>
              <w:bottom w:val="single" w:sz="4" w:space="0" w:color="E5E2E1"/>
            </w:tcBorders>
            <w:tcMar>
              <w:top w:w="40" w:type="dxa"/>
              <w:left w:w="80" w:type="dxa"/>
              <w:bottom w:w="40" w:type="dxa"/>
              <w:right w:w="80" w:type="dxa"/>
            </w:tcMar>
          </w:tcPr>
          <w:p w14:paraId="1CBAD7C9" w14:textId="77777777" w:rsidR="00187B38" w:rsidRDefault="00E12A47">
            <w:pPr>
              <w:keepNext/>
              <w:spacing w:after="0"/>
              <w:jc w:val="center"/>
            </w:pPr>
            <w:r>
              <w:rPr>
                <w:sz w:val="18"/>
              </w:rPr>
              <w:t>2</w:t>
            </w:r>
          </w:p>
        </w:tc>
        <w:tc>
          <w:tcPr>
            <w:tcW w:w="3685" w:type="dxa"/>
            <w:tcBorders>
              <w:bottom w:val="single" w:sz="4" w:space="0" w:color="E5E2E1"/>
            </w:tcBorders>
            <w:tcMar>
              <w:top w:w="40" w:type="dxa"/>
              <w:left w:w="80" w:type="dxa"/>
              <w:bottom w:w="40" w:type="dxa"/>
              <w:right w:w="80" w:type="dxa"/>
            </w:tcMar>
          </w:tcPr>
          <w:p w14:paraId="46F4EB2C" w14:textId="77777777" w:rsidR="00187B38" w:rsidRDefault="00E12A47">
            <w:pPr>
              <w:keepNext/>
              <w:spacing w:after="0"/>
            </w:pPr>
            <w:r>
              <w:rPr>
                <w:sz w:val="18"/>
              </w:rPr>
              <w:t xml:space="preserve">FC </w:t>
            </w:r>
            <w:proofErr w:type="spellStart"/>
            <w:r>
              <w:rPr>
                <w:sz w:val="18"/>
              </w:rPr>
              <w:t>Brunnen</w:t>
            </w:r>
            <w:proofErr w:type="spellEnd"/>
            <w:r>
              <w:rPr>
                <w:sz w:val="18"/>
              </w:rPr>
              <w:t xml:space="preserve"> II</w:t>
            </w:r>
          </w:p>
        </w:tc>
        <w:tc>
          <w:tcPr>
            <w:tcW w:w="624" w:type="dxa"/>
            <w:tcBorders>
              <w:bottom w:val="single" w:sz="4" w:space="0" w:color="E5E2E1"/>
            </w:tcBorders>
            <w:tcMar>
              <w:top w:w="40" w:type="dxa"/>
              <w:left w:w="80" w:type="dxa"/>
              <w:bottom w:w="40" w:type="dxa"/>
              <w:right w:w="80" w:type="dxa"/>
            </w:tcMar>
          </w:tcPr>
          <w:p w14:paraId="3CEED6D1" w14:textId="77777777" w:rsidR="00187B38" w:rsidRDefault="00E12A47">
            <w:pPr>
              <w:keepNext/>
              <w:spacing w:after="0"/>
              <w:jc w:val="center"/>
            </w:pPr>
            <w:r>
              <w:rPr>
                <w:sz w:val="18"/>
              </w:rPr>
              <w:t>18</w:t>
            </w:r>
          </w:p>
        </w:tc>
        <w:tc>
          <w:tcPr>
            <w:tcW w:w="624" w:type="dxa"/>
            <w:tcBorders>
              <w:bottom w:val="single" w:sz="4" w:space="0" w:color="E5E2E1"/>
            </w:tcBorders>
            <w:tcMar>
              <w:top w:w="40" w:type="dxa"/>
              <w:left w:w="80" w:type="dxa"/>
              <w:bottom w:w="40" w:type="dxa"/>
              <w:right w:w="80" w:type="dxa"/>
            </w:tcMar>
          </w:tcPr>
          <w:p w14:paraId="31B3F5FB" w14:textId="77777777" w:rsidR="00187B38" w:rsidRDefault="00E12A47">
            <w:pPr>
              <w:keepNext/>
              <w:spacing w:after="0"/>
              <w:jc w:val="center"/>
            </w:pPr>
            <w:r>
              <w:rPr>
                <w:sz w:val="18"/>
              </w:rPr>
              <w:t>13</w:t>
            </w:r>
          </w:p>
        </w:tc>
        <w:tc>
          <w:tcPr>
            <w:tcW w:w="624" w:type="dxa"/>
            <w:tcBorders>
              <w:bottom w:val="single" w:sz="4" w:space="0" w:color="E5E2E1"/>
            </w:tcBorders>
            <w:tcMar>
              <w:top w:w="40" w:type="dxa"/>
              <w:left w:w="80" w:type="dxa"/>
              <w:bottom w:w="40" w:type="dxa"/>
              <w:right w:w="80" w:type="dxa"/>
            </w:tcMar>
          </w:tcPr>
          <w:p w14:paraId="5FF060CB" w14:textId="77777777" w:rsidR="00187B38" w:rsidRDefault="00E12A47">
            <w:pPr>
              <w:keepNext/>
              <w:spacing w:after="0"/>
              <w:jc w:val="center"/>
            </w:pPr>
            <w:r>
              <w:rPr>
                <w:sz w:val="18"/>
              </w:rPr>
              <w:t>2</w:t>
            </w:r>
          </w:p>
        </w:tc>
        <w:tc>
          <w:tcPr>
            <w:tcW w:w="624" w:type="dxa"/>
            <w:tcBorders>
              <w:bottom w:val="single" w:sz="4" w:space="0" w:color="E5E2E1"/>
            </w:tcBorders>
            <w:tcMar>
              <w:top w:w="40" w:type="dxa"/>
              <w:left w:w="80" w:type="dxa"/>
              <w:bottom w:w="40" w:type="dxa"/>
              <w:right w:w="80" w:type="dxa"/>
            </w:tcMar>
          </w:tcPr>
          <w:p w14:paraId="23BE37F2" w14:textId="77777777" w:rsidR="00187B38" w:rsidRDefault="00E12A47">
            <w:pPr>
              <w:keepNext/>
              <w:spacing w:after="0"/>
              <w:jc w:val="center"/>
            </w:pPr>
            <w:r>
              <w:rPr>
                <w:sz w:val="18"/>
              </w:rPr>
              <w:t>3</w:t>
            </w:r>
          </w:p>
        </w:tc>
        <w:tc>
          <w:tcPr>
            <w:tcW w:w="737" w:type="dxa"/>
            <w:tcBorders>
              <w:bottom w:val="single" w:sz="4" w:space="0" w:color="E5E2E1"/>
            </w:tcBorders>
            <w:tcMar>
              <w:top w:w="40" w:type="dxa"/>
              <w:left w:w="80" w:type="dxa"/>
              <w:bottom w:w="40" w:type="dxa"/>
              <w:right w:w="80" w:type="dxa"/>
            </w:tcMar>
          </w:tcPr>
          <w:p w14:paraId="5374FD7A" w14:textId="77777777" w:rsidR="00187B38" w:rsidRDefault="00E12A47">
            <w:pPr>
              <w:keepNext/>
              <w:spacing w:after="0"/>
              <w:jc w:val="center"/>
            </w:pPr>
            <w:r>
              <w:rPr>
                <w:sz w:val="18"/>
              </w:rPr>
              <w:t>35</w:t>
            </w:r>
          </w:p>
        </w:tc>
        <w:tc>
          <w:tcPr>
            <w:tcW w:w="1361" w:type="dxa"/>
            <w:tcBorders>
              <w:bottom w:val="single" w:sz="4" w:space="0" w:color="E5E2E1"/>
            </w:tcBorders>
            <w:tcMar>
              <w:top w:w="40" w:type="dxa"/>
              <w:left w:w="80" w:type="dxa"/>
              <w:bottom w:w="40" w:type="dxa"/>
              <w:right w:w="80" w:type="dxa"/>
            </w:tcMar>
          </w:tcPr>
          <w:p w14:paraId="4A2D24DC" w14:textId="77777777" w:rsidR="00187B38" w:rsidRDefault="00E12A47">
            <w:pPr>
              <w:keepNext/>
              <w:spacing w:after="0"/>
              <w:jc w:val="center"/>
            </w:pPr>
            <w:proofErr w:type="gramStart"/>
            <w:r>
              <w:rPr>
                <w:sz w:val="18"/>
              </w:rPr>
              <w:t>48 :</w:t>
            </w:r>
            <w:proofErr w:type="gramEnd"/>
            <w:r>
              <w:rPr>
                <w:sz w:val="18"/>
              </w:rPr>
              <w:t xml:space="preserve"> 22</w:t>
            </w:r>
          </w:p>
        </w:tc>
        <w:tc>
          <w:tcPr>
            <w:tcW w:w="964" w:type="dxa"/>
            <w:tcBorders>
              <w:bottom w:val="single" w:sz="4" w:space="0" w:color="E5E2E1"/>
            </w:tcBorders>
            <w:tcMar>
              <w:top w:w="40" w:type="dxa"/>
              <w:left w:w="80" w:type="dxa"/>
              <w:bottom w:w="40" w:type="dxa"/>
              <w:right w:w="80" w:type="dxa"/>
            </w:tcMar>
          </w:tcPr>
          <w:p w14:paraId="40EBE935" w14:textId="77777777" w:rsidR="00187B38" w:rsidRDefault="00E12A47">
            <w:pPr>
              <w:keepNext/>
              <w:spacing w:after="0"/>
              <w:jc w:val="center"/>
            </w:pPr>
            <w:r>
              <w:rPr>
                <w:sz w:val="18"/>
              </w:rPr>
              <w:t>41</w:t>
            </w:r>
          </w:p>
        </w:tc>
      </w:tr>
      <w:tr w:rsidR="00187B38" w14:paraId="1B4CAA69" w14:textId="77777777">
        <w:trPr>
          <w:cantSplit/>
          <w:jc w:val="center"/>
        </w:trPr>
        <w:tc>
          <w:tcPr>
            <w:tcW w:w="624" w:type="dxa"/>
            <w:tcBorders>
              <w:bottom w:val="single" w:sz="4" w:space="0" w:color="E5E2E1"/>
            </w:tcBorders>
            <w:tcMar>
              <w:top w:w="40" w:type="dxa"/>
              <w:left w:w="80" w:type="dxa"/>
              <w:bottom w:w="40" w:type="dxa"/>
              <w:right w:w="80" w:type="dxa"/>
            </w:tcMar>
          </w:tcPr>
          <w:p w14:paraId="03D0F0F4" w14:textId="77777777" w:rsidR="00187B38" w:rsidRDefault="00E12A47">
            <w:pPr>
              <w:keepNext/>
              <w:spacing w:after="0"/>
              <w:jc w:val="center"/>
            </w:pPr>
            <w:r>
              <w:rPr>
                <w:sz w:val="18"/>
              </w:rPr>
              <w:t>3</w:t>
            </w:r>
          </w:p>
        </w:tc>
        <w:tc>
          <w:tcPr>
            <w:tcW w:w="3685" w:type="dxa"/>
            <w:tcBorders>
              <w:bottom w:val="single" w:sz="4" w:space="0" w:color="E5E2E1"/>
            </w:tcBorders>
            <w:tcMar>
              <w:top w:w="40" w:type="dxa"/>
              <w:left w:w="80" w:type="dxa"/>
              <w:bottom w:w="40" w:type="dxa"/>
              <w:right w:w="80" w:type="dxa"/>
            </w:tcMar>
          </w:tcPr>
          <w:p w14:paraId="01B879BD" w14:textId="77777777" w:rsidR="00187B38" w:rsidRDefault="00E12A47">
            <w:pPr>
              <w:keepNext/>
              <w:spacing w:after="0"/>
            </w:pPr>
            <w:r>
              <w:rPr>
                <w:sz w:val="18"/>
              </w:rPr>
              <w:t>FC Ibach II</w:t>
            </w:r>
          </w:p>
        </w:tc>
        <w:tc>
          <w:tcPr>
            <w:tcW w:w="624" w:type="dxa"/>
            <w:tcBorders>
              <w:bottom w:val="single" w:sz="4" w:space="0" w:color="E5E2E1"/>
            </w:tcBorders>
            <w:tcMar>
              <w:top w:w="40" w:type="dxa"/>
              <w:left w:w="80" w:type="dxa"/>
              <w:bottom w:w="40" w:type="dxa"/>
              <w:right w:w="80" w:type="dxa"/>
            </w:tcMar>
          </w:tcPr>
          <w:p w14:paraId="1D230AE0" w14:textId="77777777" w:rsidR="00187B38" w:rsidRDefault="00E12A47">
            <w:pPr>
              <w:keepNext/>
              <w:spacing w:after="0"/>
              <w:jc w:val="center"/>
            </w:pPr>
            <w:r>
              <w:rPr>
                <w:sz w:val="18"/>
              </w:rPr>
              <w:t>18</w:t>
            </w:r>
          </w:p>
        </w:tc>
        <w:tc>
          <w:tcPr>
            <w:tcW w:w="624" w:type="dxa"/>
            <w:tcBorders>
              <w:bottom w:val="single" w:sz="4" w:space="0" w:color="E5E2E1"/>
            </w:tcBorders>
            <w:tcMar>
              <w:top w:w="40" w:type="dxa"/>
              <w:left w:w="80" w:type="dxa"/>
              <w:bottom w:w="40" w:type="dxa"/>
              <w:right w:w="80" w:type="dxa"/>
            </w:tcMar>
          </w:tcPr>
          <w:p w14:paraId="6464E43B" w14:textId="77777777" w:rsidR="00187B38" w:rsidRDefault="00E12A47">
            <w:pPr>
              <w:keepNext/>
              <w:spacing w:after="0"/>
              <w:jc w:val="center"/>
            </w:pPr>
            <w:r>
              <w:rPr>
                <w:sz w:val="18"/>
              </w:rPr>
              <w:t>11</w:t>
            </w:r>
          </w:p>
        </w:tc>
        <w:tc>
          <w:tcPr>
            <w:tcW w:w="624" w:type="dxa"/>
            <w:tcBorders>
              <w:bottom w:val="single" w:sz="4" w:space="0" w:color="E5E2E1"/>
            </w:tcBorders>
            <w:tcMar>
              <w:top w:w="40" w:type="dxa"/>
              <w:left w:w="80" w:type="dxa"/>
              <w:bottom w:w="40" w:type="dxa"/>
              <w:right w:w="80" w:type="dxa"/>
            </w:tcMar>
          </w:tcPr>
          <w:p w14:paraId="0D948666" w14:textId="77777777" w:rsidR="00187B38" w:rsidRDefault="00E12A47">
            <w:pPr>
              <w:keepNext/>
              <w:spacing w:after="0"/>
              <w:jc w:val="center"/>
            </w:pPr>
            <w:r>
              <w:rPr>
                <w:sz w:val="18"/>
              </w:rPr>
              <w:t>2</w:t>
            </w:r>
          </w:p>
        </w:tc>
        <w:tc>
          <w:tcPr>
            <w:tcW w:w="624" w:type="dxa"/>
            <w:tcBorders>
              <w:bottom w:val="single" w:sz="4" w:space="0" w:color="E5E2E1"/>
            </w:tcBorders>
            <w:tcMar>
              <w:top w:w="40" w:type="dxa"/>
              <w:left w:w="80" w:type="dxa"/>
              <w:bottom w:w="40" w:type="dxa"/>
              <w:right w:w="80" w:type="dxa"/>
            </w:tcMar>
          </w:tcPr>
          <w:p w14:paraId="15F4BE2A" w14:textId="77777777" w:rsidR="00187B38" w:rsidRDefault="00E12A47">
            <w:pPr>
              <w:keepNext/>
              <w:spacing w:after="0"/>
              <w:jc w:val="center"/>
            </w:pPr>
            <w:r>
              <w:rPr>
                <w:sz w:val="18"/>
              </w:rPr>
              <w:t>5</w:t>
            </w:r>
          </w:p>
        </w:tc>
        <w:tc>
          <w:tcPr>
            <w:tcW w:w="737" w:type="dxa"/>
            <w:tcBorders>
              <w:bottom w:val="single" w:sz="4" w:space="0" w:color="E5E2E1"/>
            </w:tcBorders>
            <w:tcMar>
              <w:top w:w="40" w:type="dxa"/>
              <w:left w:w="80" w:type="dxa"/>
              <w:bottom w:w="40" w:type="dxa"/>
              <w:right w:w="80" w:type="dxa"/>
            </w:tcMar>
          </w:tcPr>
          <w:p w14:paraId="69301331" w14:textId="77777777" w:rsidR="00187B38" w:rsidRDefault="00E12A47">
            <w:pPr>
              <w:keepNext/>
              <w:spacing w:after="0"/>
              <w:jc w:val="center"/>
            </w:pPr>
            <w:r>
              <w:rPr>
                <w:sz w:val="18"/>
              </w:rPr>
              <w:t>20</w:t>
            </w:r>
          </w:p>
        </w:tc>
        <w:tc>
          <w:tcPr>
            <w:tcW w:w="1361" w:type="dxa"/>
            <w:tcBorders>
              <w:bottom w:val="single" w:sz="4" w:space="0" w:color="E5E2E1"/>
            </w:tcBorders>
            <w:tcMar>
              <w:top w:w="40" w:type="dxa"/>
              <w:left w:w="80" w:type="dxa"/>
              <w:bottom w:w="40" w:type="dxa"/>
              <w:right w:w="80" w:type="dxa"/>
            </w:tcMar>
          </w:tcPr>
          <w:p w14:paraId="745D3902" w14:textId="77777777" w:rsidR="00187B38" w:rsidRDefault="00E12A47">
            <w:pPr>
              <w:keepNext/>
              <w:spacing w:after="0"/>
              <w:jc w:val="center"/>
            </w:pPr>
            <w:proofErr w:type="gramStart"/>
            <w:r>
              <w:rPr>
                <w:sz w:val="18"/>
              </w:rPr>
              <w:t>46 :</w:t>
            </w:r>
            <w:proofErr w:type="gramEnd"/>
            <w:r>
              <w:rPr>
                <w:sz w:val="18"/>
              </w:rPr>
              <w:t xml:space="preserve"> 25</w:t>
            </w:r>
          </w:p>
        </w:tc>
        <w:tc>
          <w:tcPr>
            <w:tcW w:w="964" w:type="dxa"/>
            <w:tcBorders>
              <w:bottom w:val="single" w:sz="4" w:space="0" w:color="E5E2E1"/>
            </w:tcBorders>
            <w:tcMar>
              <w:top w:w="40" w:type="dxa"/>
              <w:left w:w="80" w:type="dxa"/>
              <w:bottom w:w="40" w:type="dxa"/>
              <w:right w:w="80" w:type="dxa"/>
            </w:tcMar>
          </w:tcPr>
          <w:p w14:paraId="3760E562" w14:textId="77777777" w:rsidR="00187B38" w:rsidRDefault="00E12A47">
            <w:pPr>
              <w:keepNext/>
              <w:spacing w:after="0"/>
              <w:jc w:val="center"/>
            </w:pPr>
            <w:r>
              <w:rPr>
                <w:sz w:val="18"/>
              </w:rPr>
              <w:t>35</w:t>
            </w:r>
          </w:p>
        </w:tc>
      </w:tr>
      <w:tr w:rsidR="00187B38" w14:paraId="19409EDF" w14:textId="77777777">
        <w:trPr>
          <w:cantSplit/>
          <w:jc w:val="center"/>
        </w:trPr>
        <w:tc>
          <w:tcPr>
            <w:tcW w:w="624" w:type="dxa"/>
            <w:tcBorders>
              <w:bottom w:val="single" w:sz="4" w:space="0" w:color="E5E2E1"/>
            </w:tcBorders>
            <w:shd w:val="clear" w:color="F6F2F1" w:fill="F6F2F1"/>
            <w:tcMar>
              <w:top w:w="40" w:type="dxa"/>
              <w:left w:w="80" w:type="dxa"/>
              <w:bottom w:w="40" w:type="dxa"/>
              <w:right w:w="80" w:type="dxa"/>
            </w:tcMar>
          </w:tcPr>
          <w:p w14:paraId="67322E65" w14:textId="77777777" w:rsidR="00187B38" w:rsidRDefault="00E12A47">
            <w:pPr>
              <w:keepNext/>
              <w:spacing w:after="0"/>
              <w:jc w:val="center"/>
            </w:pPr>
            <w:r>
              <w:rPr>
                <w:b/>
                <w:sz w:val="18"/>
              </w:rPr>
              <w:t>4</w:t>
            </w:r>
          </w:p>
        </w:tc>
        <w:tc>
          <w:tcPr>
            <w:tcW w:w="3685" w:type="dxa"/>
            <w:tcBorders>
              <w:bottom w:val="single" w:sz="4" w:space="0" w:color="E5E2E1"/>
            </w:tcBorders>
            <w:shd w:val="clear" w:color="F6F2F1" w:fill="F6F2F1"/>
            <w:tcMar>
              <w:top w:w="40" w:type="dxa"/>
              <w:left w:w="80" w:type="dxa"/>
              <w:bottom w:w="40" w:type="dxa"/>
              <w:right w:w="80" w:type="dxa"/>
            </w:tcMar>
          </w:tcPr>
          <w:p w14:paraId="0B2AD800" w14:textId="77777777" w:rsidR="00187B38" w:rsidRDefault="00E12A47">
            <w:pPr>
              <w:keepNext/>
              <w:spacing w:after="0"/>
            </w:pPr>
            <w:r>
              <w:rPr>
                <w:b/>
                <w:sz w:val="18"/>
              </w:rPr>
              <w:t>FC Schattdorf</w:t>
            </w:r>
          </w:p>
        </w:tc>
        <w:tc>
          <w:tcPr>
            <w:tcW w:w="624" w:type="dxa"/>
            <w:tcBorders>
              <w:bottom w:val="single" w:sz="4" w:space="0" w:color="E5E2E1"/>
            </w:tcBorders>
            <w:shd w:val="clear" w:color="F6F2F1" w:fill="F6F2F1"/>
            <w:tcMar>
              <w:top w:w="40" w:type="dxa"/>
              <w:left w:w="80" w:type="dxa"/>
              <w:bottom w:w="40" w:type="dxa"/>
              <w:right w:w="80" w:type="dxa"/>
            </w:tcMar>
          </w:tcPr>
          <w:p w14:paraId="05AD1C6B" w14:textId="77777777" w:rsidR="00187B38" w:rsidRDefault="00E12A47">
            <w:pPr>
              <w:keepNext/>
              <w:spacing w:after="0"/>
              <w:jc w:val="center"/>
            </w:pPr>
            <w:r>
              <w:rPr>
                <w:b/>
                <w:sz w:val="18"/>
              </w:rPr>
              <w:t>18</w:t>
            </w:r>
          </w:p>
        </w:tc>
        <w:tc>
          <w:tcPr>
            <w:tcW w:w="624" w:type="dxa"/>
            <w:tcBorders>
              <w:bottom w:val="single" w:sz="4" w:space="0" w:color="E5E2E1"/>
            </w:tcBorders>
            <w:shd w:val="clear" w:color="F6F2F1" w:fill="F6F2F1"/>
            <w:tcMar>
              <w:top w:w="40" w:type="dxa"/>
              <w:left w:w="80" w:type="dxa"/>
              <w:bottom w:w="40" w:type="dxa"/>
              <w:right w:w="80" w:type="dxa"/>
            </w:tcMar>
          </w:tcPr>
          <w:p w14:paraId="5D27F2FC" w14:textId="77777777" w:rsidR="00187B38" w:rsidRDefault="00E12A47">
            <w:pPr>
              <w:keepNext/>
              <w:spacing w:after="0"/>
              <w:jc w:val="center"/>
            </w:pPr>
            <w:r>
              <w:rPr>
                <w:b/>
                <w:sz w:val="18"/>
              </w:rPr>
              <w:t>11</w:t>
            </w:r>
          </w:p>
        </w:tc>
        <w:tc>
          <w:tcPr>
            <w:tcW w:w="624" w:type="dxa"/>
            <w:tcBorders>
              <w:bottom w:val="single" w:sz="4" w:space="0" w:color="E5E2E1"/>
            </w:tcBorders>
            <w:shd w:val="clear" w:color="F6F2F1" w:fill="F6F2F1"/>
            <w:tcMar>
              <w:top w:w="40" w:type="dxa"/>
              <w:left w:w="80" w:type="dxa"/>
              <w:bottom w:w="40" w:type="dxa"/>
              <w:right w:w="80" w:type="dxa"/>
            </w:tcMar>
          </w:tcPr>
          <w:p w14:paraId="60A19DA3" w14:textId="77777777" w:rsidR="00187B38" w:rsidRDefault="00E12A47">
            <w:pPr>
              <w:keepNext/>
              <w:spacing w:after="0"/>
              <w:jc w:val="center"/>
            </w:pPr>
            <w:r>
              <w:rPr>
                <w:b/>
                <w:sz w:val="18"/>
              </w:rPr>
              <w:t>2</w:t>
            </w:r>
          </w:p>
        </w:tc>
        <w:tc>
          <w:tcPr>
            <w:tcW w:w="624" w:type="dxa"/>
            <w:tcBorders>
              <w:bottom w:val="single" w:sz="4" w:space="0" w:color="E5E2E1"/>
            </w:tcBorders>
            <w:shd w:val="clear" w:color="F6F2F1" w:fill="F6F2F1"/>
            <w:tcMar>
              <w:top w:w="40" w:type="dxa"/>
              <w:left w:w="80" w:type="dxa"/>
              <w:bottom w:w="40" w:type="dxa"/>
              <w:right w:w="80" w:type="dxa"/>
            </w:tcMar>
          </w:tcPr>
          <w:p w14:paraId="33296C3A" w14:textId="77777777" w:rsidR="00187B38" w:rsidRDefault="00E12A47">
            <w:pPr>
              <w:keepNext/>
              <w:spacing w:after="0"/>
              <w:jc w:val="center"/>
            </w:pPr>
            <w:r>
              <w:rPr>
                <w:b/>
                <w:sz w:val="18"/>
              </w:rPr>
              <w:t>5</w:t>
            </w:r>
          </w:p>
        </w:tc>
        <w:tc>
          <w:tcPr>
            <w:tcW w:w="737" w:type="dxa"/>
            <w:tcBorders>
              <w:bottom w:val="single" w:sz="4" w:space="0" w:color="E5E2E1"/>
            </w:tcBorders>
            <w:shd w:val="clear" w:color="F6F2F1" w:fill="F6F2F1"/>
            <w:tcMar>
              <w:top w:w="40" w:type="dxa"/>
              <w:left w:w="80" w:type="dxa"/>
              <w:bottom w:w="40" w:type="dxa"/>
              <w:right w:w="80" w:type="dxa"/>
            </w:tcMar>
          </w:tcPr>
          <w:p w14:paraId="5729CA21" w14:textId="77777777" w:rsidR="00187B38" w:rsidRDefault="00E12A47">
            <w:pPr>
              <w:keepNext/>
              <w:spacing w:after="0"/>
              <w:jc w:val="center"/>
            </w:pPr>
            <w:r>
              <w:rPr>
                <w:b/>
                <w:sz w:val="18"/>
              </w:rPr>
              <w:t>53</w:t>
            </w:r>
          </w:p>
        </w:tc>
        <w:tc>
          <w:tcPr>
            <w:tcW w:w="1361" w:type="dxa"/>
            <w:tcBorders>
              <w:bottom w:val="single" w:sz="4" w:space="0" w:color="E5E2E1"/>
            </w:tcBorders>
            <w:shd w:val="clear" w:color="F6F2F1" w:fill="F6F2F1"/>
            <w:tcMar>
              <w:top w:w="40" w:type="dxa"/>
              <w:left w:w="80" w:type="dxa"/>
              <w:bottom w:w="40" w:type="dxa"/>
              <w:right w:w="80" w:type="dxa"/>
            </w:tcMar>
          </w:tcPr>
          <w:p w14:paraId="793C44C1" w14:textId="77777777" w:rsidR="00187B38" w:rsidRDefault="00E12A47">
            <w:pPr>
              <w:keepNext/>
              <w:spacing w:after="0"/>
              <w:jc w:val="center"/>
            </w:pPr>
            <w:proofErr w:type="gramStart"/>
            <w:r>
              <w:rPr>
                <w:b/>
                <w:sz w:val="18"/>
              </w:rPr>
              <w:t>37 :</w:t>
            </w:r>
            <w:proofErr w:type="gramEnd"/>
            <w:r>
              <w:rPr>
                <w:b/>
                <w:sz w:val="18"/>
              </w:rPr>
              <w:t xml:space="preserve"> 24</w:t>
            </w:r>
          </w:p>
        </w:tc>
        <w:tc>
          <w:tcPr>
            <w:tcW w:w="964" w:type="dxa"/>
            <w:tcBorders>
              <w:bottom w:val="single" w:sz="4" w:space="0" w:color="E5E2E1"/>
            </w:tcBorders>
            <w:shd w:val="clear" w:color="F6F2F1" w:fill="F6F2F1"/>
            <w:tcMar>
              <w:top w:w="40" w:type="dxa"/>
              <w:left w:w="80" w:type="dxa"/>
              <w:bottom w:w="40" w:type="dxa"/>
              <w:right w:w="80" w:type="dxa"/>
            </w:tcMar>
          </w:tcPr>
          <w:p w14:paraId="1826881E" w14:textId="77777777" w:rsidR="00187B38" w:rsidRDefault="00E12A47">
            <w:pPr>
              <w:keepNext/>
              <w:spacing w:after="0"/>
              <w:jc w:val="center"/>
            </w:pPr>
            <w:r>
              <w:rPr>
                <w:b/>
                <w:sz w:val="18"/>
              </w:rPr>
              <w:t>35</w:t>
            </w:r>
          </w:p>
        </w:tc>
      </w:tr>
      <w:tr w:rsidR="00187B38" w14:paraId="0700E8C9" w14:textId="77777777">
        <w:trPr>
          <w:cantSplit/>
          <w:jc w:val="center"/>
        </w:trPr>
        <w:tc>
          <w:tcPr>
            <w:tcW w:w="624" w:type="dxa"/>
            <w:tcBorders>
              <w:bottom w:val="single" w:sz="4" w:space="0" w:color="E5E2E1"/>
            </w:tcBorders>
            <w:tcMar>
              <w:top w:w="40" w:type="dxa"/>
              <w:left w:w="80" w:type="dxa"/>
              <w:bottom w:w="40" w:type="dxa"/>
              <w:right w:w="80" w:type="dxa"/>
            </w:tcMar>
          </w:tcPr>
          <w:p w14:paraId="5F1B9EC9" w14:textId="77777777" w:rsidR="00187B38" w:rsidRDefault="00E12A47">
            <w:pPr>
              <w:keepNext/>
              <w:spacing w:after="0"/>
              <w:jc w:val="center"/>
            </w:pPr>
            <w:r>
              <w:rPr>
                <w:sz w:val="18"/>
              </w:rPr>
              <w:t>5</w:t>
            </w:r>
          </w:p>
        </w:tc>
        <w:tc>
          <w:tcPr>
            <w:tcW w:w="3685" w:type="dxa"/>
            <w:tcBorders>
              <w:bottom w:val="single" w:sz="4" w:space="0" w:color="E5E2E1"/>
            </w:tcBorders>
            <w:tcMar>
              <w:top w:w="40" w:type="dxa"/>
              <w:left w:w="80" w:type="dxa"/>
              <w:bottom w:w="40" w:type="dxa"/>
              <w:right w:w="80" w:type="dxa"/>
            </w:tcMar>
          </w:tcPr>
          <w:p w14:paraId="41A773B0" w14:textId="77777777" w:rsidR="00187B38" w:rsidRDefault="00E12A47">
            <w:pPr>
              <w:keepNext/>
              <w:spacing w:after="0"/>
            </w:pPr>
            <w:r>
              <w:rPr>
                <w:sz w:val="18"/>
              </w:rPr>
              <w:t xml:space="preserve">FC </w:t>
            </w:r>
            <w:proofErr w:type="spellStart"/>
            <w:r>
              <w:rPr>
                <w:sz w:val="18"/>
              </w:rPr>
              <w:t>Hünenberg</w:t>
            </w:r>
            <w:proofErr w:type="spellEnd"/>
            <w:r>
              <w:rPr>
                <w:sz w:val="18"/>
              </w:rPr>
              <w:t xml:space="preserve"> I</w:t>
            </w:r>
          </w:p>
        </w:tc>
        <w:tc>
          <w:tcPr>
            <w:tcW w:w="624" w:type="dxa"/>
            <w:tcBorders>
              <w:bottom w:val="single" w:sz="4" w:space="0" w:color="E5E2E1"/>
            </w:tcBorders>
            <w:tcMar>
              <w:top w:w="40" w:type="dxa"/>
              <w:left w:w="80" w:type="dxa"/>
              <w:bottom w:w="40" w:type="dxa"/>
              <w:right w:w="80" w:type="dxa"/>
            </w:tcMar>
          </w:tcPr>
          <w:p w14:paraId="500E0BA4" w14:textId="77777777" w:rsidR="00187B38" w:rsidRDefault="00E12A47">
            <w:pPr>
              <w:keepNext/>
              <w:spacing w:after="0"/>
              <w:jc w:val="center"/>
            </w:pPr>
            <w:r>
              <w:rPr>
                <w:sz w:val="18"/>
              </w:rPr>
              <w:t>18</w:t>
            </w:r>
          </w:p>
        </w:tc>
        <w:tc>
          <w:tcPr>
            <w:tcW w:w="624" w:type="dxa"/>
            <w:tcBorders>
              <w:bottom w:val="single" w:sz="4" w:space="0" w:color="E5E2E1"/>
            </w:tcBorders>
            <w:tcMar>
              <w:top w:w="40" w:type="dxa"/>
              <w:left w:w="80" w:type="dxa"/>
              <w:bottom w:w="40" w:type="dxa"/>
              <w:right w:w="80" w:type="dxa"/>
            </w:tcMar>
          </w:tcPr>
          <w:p w14:paraId="45E17136" w14:textId="77777777" w:rsidR="00187B38" w:rsidRDefault="00E12A47">
            <w:pPr>
              <w:keepNext/>
              <w:spacing w:after="0"/>
              <w:jc w:val="center"/>
            </w:pPr>
            <w:r>
              <w:rPr>
                <w:sz w:val="18"/>
              </w:rPr>
              <w:t>10</w:t>
            </w:r>
          </w:p>
        </w:tc>
        <w:tc>
          <w:tcPr>
            <w:tcW w:w="624" w:type="dxa"/>
            <w:tcBorders>
              <w:bottom w:val="single" w:sz="4" w:space="0" w:color="E5E2E1"/>
            </w:tcBorders>
            <w:tcMar>
              <w:top w:w="40" w:type="dxa"/>
              <w:left w:w="80" w:type="dxa"/>
              <w:bottom w:w="40" w:type="dxa"/>
              <w:right w:w="80" w:type="dxa"/>
            </w:tcMar>
          </w:tcPr>
          <w:p w14:paraId="74C10E43" w14:textId="77777777" w:rsidR="00187B38" w:rsidRDefault="00E12A47">
            <w:pPr>
              <w:keepNext/>
              <w:spacing w:after="0"/>
              <w:jc w:val="center"/>
            </w:pPr>
            <w:r>
              <w:rPr>
                <w:sz w:val="18"/>
              </w:rPr>
              <w:t>3</w:t>
            </w:r>
          </w:p>
        </w:tc>
        <w:tc>
          <w:tcPr>
            <w:tcW w:w="624" w:type="dxa"/>
            <w:tcBorders>
              <w:bottom w:val="single" w:sz="4" w:space="0" w:color="E5E2E1"/>
            </w:tcBorders>
            <w:tcMar>
              <w:top w:w="40" w:type="dxa"/>
              <w:left w:w="80" w:type="dxa"/>
              <w:bottom w:w="40" w:type="dxa"/>
              <w:right w:w="80" w:type="dxa"/>
            </w:tcMar>
          </w:tcPr>
          <w:p w14:paraId="2D4D24E4" w14:textId="77777777" w:rsidR="00187B38" w:rsidRDefault="00E12A47">
            <w:pPr>
              <w:keepNext/>
              <w:spacing w:after="0"/>
              <w:jc w:val="center"/>
            </w:pPr>
            <w:r>
              <w:rPr>
                <w:sz w:val="18"/>
              </w:rPr>
              <w:t>5</w:t>
            </w:r>
          </w:p>
        </w:tc>
        <w:tc>
          <w:tcPr>
            <w:tcW w:w="737" w:type="dxa"/>
            <w:tcBorders>
              <w:bottom w:val="single" w:sz="4" w:space="0" w:color="E5E2E1"/>
            </w:tcBorders>
            <w:tcMar>
              <w:top w:w="40" w:type="dxa"/>
              <w:left w:w="80" w:type="dxa"/>
              <w:bottom w:w="40" w:type="dxa"/>
              <w:right w:w="80" w:type="dxa"/>
            </w:tcMar>
          </w:tcPr>
          <w:p w14:paraId="038CFEBF" w14:textId="77777777" w:rsidR="00187B38" w:rsidRDefault="00E12A47">
            <w:pPr>
              <w:keepNext/>
              <w:spacing w:after="0"/>
              <w:jc w:val="center"/>
            </w:pPr>
            <w:r>
              <w:rPr>
                <w:sz w:val="18"/>
              </w:rPr>
              <w:t>55</w:t>
            </w:r>
          </w:p>
        </w:tc>
        <w:tc>
          <w:tcPr>
            <w:tcW w:w="1361" w:type="dxa"/>
            <w:tcBorders>
              <w:bottom w:val="single" w:sz="4" w:space="0" w:color="E5E2E1"/>
            </w:tcBorders>
            <w:tcMar>
              <w:top w:w="40" w:type="dxa"/>
              <w:left w:w="80" w:type="dxa"/>
              <w:bottom w:w="40" w:type="dxa"/>
              <w:right w:w="80" w:type="dxa"/>
            </w:tcMar>
          </w:tcPr>
          <w:p w14:paraId="5315968A" w14:textId="77777777" w:rsidR="00187B38" w:rsidRDefault="00E12A47">
            <w:pPr>
              <w:keepNext/>
              <w:spacing w:after="0"/>
              <w:jc w:val="center"/>
            </w:pPr>
            <w:proofErr w:type="gramStart"/>
            <w:r>
              <w:rPr>
                <w:sz w:val="18"/>
              </w:rPr>
              <w:t>52 :</w:t>
            </w:r>
            <w:proofErr w:type="gramEnd"/>
            <w:r>
              <w:rPr>
                <w:sz w:val="18"/>
              </w:rPr>
              <w:t xml:space="preserve"> 31</w:t>
            </w:r>
          </w:p>
        </w:tc>
        <w:tc>
          <w:tcPr>
            <w:tcW w:w="964" w:type="dxa"/>
            <w:tcBorders>
              <w:bottom w:val="single" w:sz="4" w:space="0" w:color="E5E2E1"/>
            </w:tcBorders>
            <w:tcMar>
              <w:top w:w="40" w:type="dxa"/>
              <w:left w:w="80" w:type="dxa"/>
              <w:bottom w:w="40" w:type="dxa"/>
              <w:right w:w="80" w:type="dxa"/>
            </w:tcMar>
          </w:tcPr>
          <w:p w14:paraId="7E3D0BF6" w14:textId="77777777" w:rsidR="00187B38" w:rsidRDefault="00E12A47">
            <w:pPr>
              <w:keepNext/>
              <w:spacing w:after="0"/>
              <w:jc w:val="center"/>
            </w:pPr>
            <w:r>
              <w:rPr>
                <w:sz w:val="18"/>
              </w:rPr>
              <w:t>33</w:t>
            </w:r>
          </w:p>
        </w:tc>
      </w:tr>
      <w:tr w:rsidR="00187B38" w14:paraId="5E5EDC17" w14:textId="77777777">
        <w:trPr>
          <w:cantSplit/>
          <w:jc w:val="center"/>
        </w:trPr>
        <w:tc>
          <w:tcPr>
            <w:tcW w:w="624" w:type="dxa"/>
            <w:tcBorders>
              <w:bottom w:val="single" w:sz="4" w:space="0" w:color="E5E2E1"/>
            </w:tcBorders>
            <w:tcMar>
              <w:top w:w="40" w:type="dxa"/>
              <w:left w:w="80" w:type="dxa"/>
              <w:bottom w:w="40" w:type="dxa"/>
              <w:right w:w="80" w:type="dxa"/>
            </w:tcMar>
          </w:tcPr>
          <w:p w14:paraId="48EF29A1" w14:textId="77777777" w:rsidR="00187B38" w:rsidRDefault="00E12A47">
            <w:pPr>
              <w:keepNext/>
              <w:spacing w:after="0"/>
              <w:jc w:val="center"/>
            </w:pPr>
            <w:r>
              <w:rPr>
                <w:sz w:val="18"/>
              </w:rPr>
              <w:t>6</w:t>
            </w:r>
          </w:p>
        </w:tc>
        <w:tc>
          <w:tcPr>
            <w:tcW w:w="3685" w:type="dxa"/>
            <w:tcBorders>
              <w:bottom w:val="single" w:sz="4" w:space="0" w:color="E5E2E1"/>
            </w:tcBorders>
            <w:tcMar>
              <w:top w:w="40" w:type="dxa"/>
              <w:left w:w="80" w:type="dxa"/>
              <w:bottom w:w="40" w:type="dxa"/>
              <w:right w:w="80" w:type="dxa"/>
            </w:tcMar>
          </w:tcPr>
          <w:p w14:paraId="1A1CF1B0" w14:textId="77777777" w:rsidR="00187B38" w:rsidRDefault="00E12A47">
            <w:pPr>
              <w:keepNext/>
              <w:spacing w:after="0"/>
            </w:pPr>
            <w:r>
              <w:rPr>
                <w:sz w:val="18"/>
              </w:rPr>
              <w:t xml:space="preserve">FC </w:t>
            </w:r>
            <w:proofErr w:type="spellStart"/>
            <w:r>
              <w:rPr>
                <w:sz w:val="18"/>
              </w:rPr>
              <w:t>Aegeri</w:t>
            </w:r>
            <w:proofErr w:type="spellEnd"/>
            <w:r>
              <w:rPr>
                <w:sz w:val="18"/>
              </w:rPr>
              <w:t xml:space="preserve"> 2</w:t>
            </w:r>
          </w:p>
        </w:tc>
        <w:tc>
          <w:tcPr>
            <w:tcW w:w="624" w:type="dxa"/>
            <w:tcBorders>
              <w:bottom w:val="single" w:sz="4" w:space="0" w:color="E5E2E1"/>
            </w:tcBorders>
            <w:tcMar>
              <w:top w:w="40" w:type="dxa"/>
              <w:left w:w="80" w:type="dxa"/>
              <w:bottom w:w="40" w:type="dxa"/>
              <w:right w:w="80" w:type="dxa"/>
            </w:tcMar>
          </w:tcPr>
          <w:p w14:paraId="6370AB80" w14:textId="77777777" w:rsidR="00187B38" w:rsidRDefault="00E12A47">
            <w:pPr>
              <w:keepNext/>
              <w:spacing w:after="0"/>
              <w:jc w:val="center"/>
            </w:pPr>
            <w:r>
              <w:rPr>
                <w:sz w:val="18"/>
              </w:rPr>
              <w:t>18</w:t>
            </w:r>
          </w:p>
        </w:tc>
        <w:tc>
          <w:tcPr>
            <w:tcW w:w="624" w:type="dxa"/>
            <w:tcBorders>
              <w:bottom w:val="single" w:sz="4" w:space="0" w:color="E5E2E1"/>
            </w:tcBorders>
            <w:tcMar>
              <w:top w:w="40" w:type="dxa"/>
              <w:left w:w="80" w:type="dxa"/>
              <w:bottom w:w="40" w:type="dxa"/>
              <w:right w:w="80" w:type="dxa"/>
            </w:tcMar>
          </w:tcPr>
          <w:p w14:paraId="74704109" w14:textId="77777777" w:rsidR="00187B38" w:rsidRDefault="00E12A47">
            <w:pPr>
              <w:keepNext/>
              <w:spacing w:after="0"/>
              <w:jc w:val="center"/>
            </w:pPr>
            <w:r>
              <w:rPr>
                <w:sz w:val="18"/>
              </w:rPr>
              <w:t>7</w:t>
            </w:r>
          </w:p>
        </w:tc>
        <w:tc>
          <w:tcPr>
            <w:tcW w:w="624" w:type="dxa"/>
            <w:tcBorders>
              <w:bottom w:val="single" w:sz="4" w:space="0" w:color="E5E2E1"/>
            </w:tcBorders>
            <w:tcMar>
              <w:top w:w="40" w:type="dxa"/>
              <w:left w:w="80" w:type="dxa"/>
              <w:bottom w:w="40" w:type="dxa"/>
              <w:right w:w="80" w:type="dxa"/>
            </w:tcMar>
          </w:tcPr>
          <w:p w14:paraId="117BF9EC" w14:textId="77777777" w:rsidR="00187B38" w:rsidRDefault="00E12A47">
            <w:pPr>
              <w:keepNext/>
              <w:spacing w:after="0"/>
              <w:jc w:val="center"/>
            </w:pPr>
            <w:r>
              <w:rPr>
                <w:sz w:val="18"/>
              </w:rPr>
              <w:t>4</w:t>
            </w:r>
          </w:p>
        </w:tc>
        <w:tc>
          <w:tcPr>
            <w:tcW w:w="624" w:type="dxa"/>
            <w:tcBorders>
              <w:bottom w:val="single" w:sz="4" w:space="0" w:color="E5E2E1"/>
            </w:tcBorders>
            <w:tcMar>
              <w:top w:w="40" w:type="dxa"/>
              <w:left w:w="80" w:type="dxa"/>
              <w:bottom w:w="40" w:type="dxa"/>
              <w:right w:w="80" w:type="dxa"/>
            </w:tcMar>
          </w:tcPr>
          <w:p w14:paraId="5C2F8BC1" w14:textId="77777777" w:rsidR="00187B38" w:rsidRDefault="00E12A47">
            <w:pPr>
              <w:keepNext/>
              <w:spacing w:after="0"/>
              <w:jc w:val="center"/>
            </w:pPr>
            <w:r>
              <w:rPr>
                <w:sz w:val="18"/>
              </w:rPr>
              <w:t>7</w:t>
            </w:r>
          </w:p>
        </w:tc>
        <w:tc>
          <w:tcPr>
            <w:tcW w:w="737" w:type="dxa"/>
            <w:tcBorders>
              <w:bottom w:val="single" w:sz="4" w:space="0" w:color="E5E2E1"/>
            </w:tcBorders>
            <w:tcMar>
              <w:top w:w="40" w:type="dxa"/>
              <w:left w:w="80" w:type="dxa"/>
              <w:bottom w:w="40" w:type="dxa"/>
              <w:right w:w="80" w:type="dxa"/>
            </w:tcMar>
          </w:tcPr>
          <w:p w14:paraId="27114DB9" w14:textId="77777777" w:rsidR="00187B38" w:rsidRDefault="00E12A47">
            <w:pPr>
              <w:keepNext/>
              <w:spacing w:after="0"/>
              <w:jc w:val="center"/>
            </w:pPr>
            <w:r>
              <w:rPr>
                <w:sz w:val="18"/>
              </w:rPr>
              <w:t>23</w:t>
            </w:r>
          </w:p>
        </w:tc>
        <w:tc>
          <w:tcPr>
            <w:tcW w:w="1361" w:type="dxa"/>
            <w:tcBorders>
              <w:bottom w:val="single" w:sz="4" w:space="0" w:color="E5E2E1"/>
            </w:tcBorders>
            <w:tcMar>
              <w:top w:w="40" w:type="dxa"/>
              <w:left w:w="80" w:type="dxa"/>
              <w:bottom w:w="40" w:type="dxa"/>
              <w:right w:w="80" w:type="dxa"/>
            </w:tcMar>
          </w:tcPr>
          <w:p w14:paraId="5DDF672E" w14:textId="77777777" w:rsidR="00187B38" w:rsidRDefault="00E12A47">
            <w:pPr>
              <w:keepNext/>
              <w:spacing w:after="0"/>
              <w:jc w:val="center"/>
            </w:pPr>
            <w:proofErr w:type="gramStart"/>
            <w:r>
              <w:rPr>
                <w:sz w:val="18"/>
              </w:rPr>
              <w:t>31 :</w:t>
            </w:r>
            <w:proofErr w:type="gramEnd"/>
            <w:r>
              <w:rPr>
                <w:sz w:val="18"/>
              </w:rPr>
              <w:t xml:space="preserve"> 34</w:t>
            </w:r>
          </w:p>
        </w:tc>
        <w:tc>
          <w:tcPr>
            <w:tcW w:w="964" w:type="dxa"/>
            <w:tcBorders>
              <w:bottom w:val="single" w:sz="4" w:space="0" w:color="E5E2E1"/>
            </w:tcBorders>
            <w:tcMar>
              <w:top w:w="40" w:type="dxa"/>
              <w:left w:w="80" w:type="dxa"/>
              <w:bottom w:w="40" w:type="dxa"/>
              <w:right w:w="80" w:type="dxa"/>
            </w:tcMar>
          </w:tcPr>
          <w:p w14:paraId="5E8639A8" w14:textId="77777777" w:rsidR="00187B38" w:rsidRDefault="00E12A47">
            <w:pPr>
              <w:keepNext/>
              <w:spacing w:after="0"/>
              <w:jc w:val="center"/>
            </w:pPr>
            <w:r>
              <w:rPr>
                <w:sz w:val="18"/>
              </w:rPr>
              <w:t>25</w:t>
            </w:r>
          </w:p>
        </w:tc>
      </w:tr>
      <w:tr w:rsidR="00187B38" w14:paraId="168A33DE" w14:textId="77777777">
        <w:trPr>
          <w:cantSplit/>
          <w:jc w:val="center"/>
        </w:trPr>
        <w:tc>
          <w:tcPr>
            <w:tcW w:w="624" w:type="dxa"/>
            <w:tcBorders>
              <w:bottom w:val="single" w:sz="4" w:space="0" w:color="E5E2E1"/>
            </w:tcBorders>
            <w:tcMar>
              <w:top w:w="40" w:type="dxa"/>
              <w:left w:w="80" w:type="dxa"/>
              <w:bottom w:w="40" w:type="dxa"/>
              <w:right w:w="80" w:type="dxa"/>
            </w:tcMar>
          </w:tcPr>
          <w:p w14:paraId="782E3412" w14:textId="77777777" w:rsidR="00187B38" w:rsidRDefault="00E12A47">
            <w:pPr>
              <w:keepNext/>
              <w:spacing w:after="0"/>
              <w:jc w:val="center"/>
            </w:pPr>
            <w:r>
              <w:rPr>
                <w:sz w:val="18"/>
              </w:rPr>
              <w:t>7</w:t>
            </w:r>
          </w:p>
        </w:tc>
        <w:tc>
          <w:tcPr>
            <w:tcW w:w="3685" w:type="dxa"/>
            <w:tcBorders>
              <w:bottom w:val="single" w:sz="4" w:space="0" w:color="E5E2E1"/>
            </w:tcBorders>
            <w:tcMar>
              <w:top w:w="40" w:type="dxa"/>
              <w:left w:w="80" w:type="dxa"/>
              <w:bottom w:w="40" w:type="dxa"/>
              <w:right w:w="80" w:type="dxa"/>
            </w:tcMar>
          </w:tcPr>
          <w:p w14:paraId="1F908EF3" w14:textId="77777777" w:rsidR="00187B38" w:rsidRPr="007159AE" w:rsidRDefault="00E12A47">
            <w:pPr>
              <w:keepNext/>
              <w:spacing w:after="0"/>
              <w:rPr>
                <w:lang w:val="de-CH"/>
              </w:rPr>
            </w:pPr>
            <w:r w:rsidRPr="007159AE">
              <w:rPr>
                <w:sz w:val="18"/>
                <w:lang w:val="de-CH"/>
              </w:rPr>
              <w:t>FC Küssnacht a/R II</w:t>
            </w:r>
          </w:p>
        </w:tc>
        <w:tc>
          <w:tcPr>
            <w:tcW w:w="624" w:type="dxa"/>
            <w:tcBorders>
              <w:bottom w:val="single" w:sz="4" w:space="0" w:color="E5E2E1"/>
            </w:tcBorders>
            <w:tcMar>
              <w:top w:w="40" w:type="dxa"/>
              <w:left w:w="80" w:type="dxa"/>
              <w:bottom w:w="40" w:type="dxa"/>
              <w:right w:w="80" w:type="dxa"/>
            </w:tcMar>
          </w:tcPr>
          <w:p w14:paraId="07C8D639" w14:textId="77777777" w:rsidR="00187B38" w:rsidRDefault="00E12A47">
            <w:pPr>
              <w:keepNext/>
              <w:spacing w:after="0"/>
              <w:jc w:val="center"/>
            </w:pPr>
            <w:r>
              <w:rPr>
                <w:sz w:val="18"/>
              </w:rPr>
              <w:t>18</w:t>
            </w:r>
          </w:p>
        </w:tc>
        <w:tc>
          <w:tcPr>
            <w:tcW w:w="624" w:type="dxa"/>
            <w:tcBorders>
              <w:bottom w:val="single" w:sz="4" w:space="0" w:color="E5E2E1"/>
            </w:tcBorders>
            <w:tcMar>
              <w:top w:w="40" w:type="dxa"/>
              <w:left w:w="80" w:type="dxa"/>
              <w:bottom w:w="40" w:type="dxa"/>
              <w:right w:w="80" w:type="dxa"/>
            </w:tcMar>
          </w:tcPr>
          <w:p w14:paraId="3ECF094C" w14:textId="77777777" w:rsidR="00187B38" w:rsidRDefault="00E12A47">
            <w:pPr>
              <w:keepNext/>
              <w:spacing w:after="0"/>
              <w:jc w:val="center"/>
            </w:pPr>
            <w:r>
              <w:rPr>
                <w:sz w:val="18"/>
              </w:rPr>
              <w:t>4</w:t>
            </w:r>
          </w:p>
        </w:tc>
        <w:tc>
          <w:tcPr>
            <w:tcW w:w="624" w:type="dxa"/>
            <w:tcBorders>
              <w:bottom w:val="single" w:sz="4" w:space="0" w:color="E5E2E1"/>
            </w:tcBorders>
            <w:tcMar>
              <w:top w:w="40" w:type="dxa"/>
              <w:left w:w="80" w:type="dxa"/>
              <w:bottom w:w="40" w:type="dxa"/>
              <w:right w:w="80" w:type="dxa"/>
            </w:tcMar>
          </w:tcPr>
          <w:p w14:paraId="27A4721E" w14:textId="77777777" w:rsidR="00187B38" w:rsidRDefault="00E12A47">
            <w:pPr>
              <w:keepNext/>
              <w:spacing w:after="0"/>
              <w:jc w:val="center"/>
            </w:pPr>
            <w:r>
              <w:rPr>
                <w:sz w:val="18"/>
              </w:rPr>
              <w:t>3</w:t>
            </w:r>
          </w:p>
        </w:tc>
        <w:tc>
          <w:tcPr>
            <w:tcW w:w="624" w:type="dxa"/>
            <w:tcBorders>
              <w:bottom w:val="single" w:sz="4" w:space="0" w:color="E5E2E1"/>
            </w:tcBorders>
            <w:tcMar>
              <w:top w:w="40" w:type="dxa"/>
              <w:left w:w="80" w:type="dxa"/>
              <w:bottom w:w="40" w:type="dxa"/>
              <w:right w:w="80" w:type="dxa"/>
            </w:tcMar>
          </w:tcPr>
          <w:p w14:paraId="6ABAA3A4" w14:textId="77777777" w:rsidR="00187B38" w:rsidRDefault="00E12A47">
            <w:pPr>
              <w:keepNext/>
              <w:spacing w:after="0"/>
              <w:jc w:val="center"/>
            </w:pPr>
            <w:r>
              <w:rPr>
                <w:sz w:val="18"/>
              </w:rPr>
              <w:t>11</w:t>
            </w:r>
          </w:p>
        </w:tc>
        <w:tc>
          <w:tcPr>
            <w:tcW w:w="737" w:type="dxa"/>
            <w:tcBorders>
              <w:bottom w:val="single" w:sz="4" w:space="0" w:color="E5E2E1"/>
            </w:tcBorders>
            <w:tcMar>
              <w:top w:w="40" w:type="dxa"/>
              <w:left w:w="80" w:type="dxa"/>
              <w:bottom w:w="40" w:type="dxa"/>
              <w:right w:w="80" w:type="dxa"/>
            </w:tcMar>
          </w:tcPr>
          <w:p w14:paraId="1524B401" w14:textId="77777777" w:rsidR="00187B38" w:rsidRDefault="00E12A47">
            <w:pPr>
              <w:keepNext/>
              <w:spacing w:after="0"/>
              <w:jc w:val="center"/>
            </w:pPr>
            <w:r>
              <w:rPr>
                <w:sz w:val="18"/>
              </w:rPr>
              <w:t>39</w:t>
            </w:r>
          </w:p>
        </w:tc>
        <w:tc>
          <w:tcPr>
            <w:tcW w:w="1361" w:type="dxa"/>
            <w:tcBorders>
              <w:bottom w:val="single" w:sz="4" w:space="0" w:color="E5E2E1"/>
            </w:tcBorders>
            <w:tcMar>
              <w:top w:w="40" w:type="dxa"/>
              <w:left w:w="80" w:type="dxa"/>
              <w:bottom w:w="40" w:type="dxa"/>
              <w:right w:w="80" w:type="dxa"/>
            </w:tcMar>
          </w:tcPr>
          <w:p w14:paraId="3C1A53A5" w14:textId="77777777" w:rsidR="00187B38" w:rsidRDefault="00E12A47">
            <w:pPr>
              <w:keepNext/>
              <w:spacing w:after="0"/>
              <w:jc w:val="center"/>
            </w:pPr>
            <w:proofErr w:type="gramStart"/>
            <w:r>
              <w:rPr>
                <w:sz w:val="18"/>
              </w:rPr>
              <w:t>18 :</w:t>
            </w:r>
            <w:proofErr w:type="gramEnd"/>
            <w:r>
              <w:rPr>
                <w:sz w:val="18"/>
              </w:rPr>
              <w:t xml:space="preserve"> 33</w:t>
            </w:r>
          </w:p>
        </w:tc>
        <w:tc>
          <w:tcPr>
            <w:tcW w:w="964" w:type="dxa"/>
            <w:tcBorders>
              <w:bottom w:val="single" w:sz="4" w:space="0" w:color="E5E2E1"/>
            </w:tcBorders>
            <w:tcMar>
              <w:top w:w="40" w:type="dxa"/>
              <w:left w:w="80" w:type="dxa"/>
              <w:bottom w:w="40" w:type="dxa"/>
              <w:right w:w="80" w:type="dxa"/>
            </w:tcMar>
          </w:tcPr>
          <w:p w14:paraId="5907AD24" w14:textId="77777777" w:rsidR="00187B38" w:rsidRDefault="00E12A47">
            <w:pPr>
              <w:keepNext/>
              <w:spacing w:after="0"/>
              <w:jc w:val="center"/>
            </w:pPr>
            <w:r>
              <w:rPr>
                <w:sz w:val="18"/>
              </w:rPr>
              <w:t>15</w:t>
            </w:r>
          </w:p>
        </w:tc>
      </w:tr>
      <w:tr w:rsidR="00187B38" w14:paraId="7E53DA83" w14:textId="77777777">
        <w:trPr>
          <w:cantSplit/>
          <w:jc w:val="center"/>
        </w:trPr>
        <w:tc>
          <w:tcPr>
            <w:tcW w:w="624" w:type="dxa"/>
            <w:tcBorders>
              <w:bottom w:val="single" w:sz="4" w:space="0" w:color="E5E2E1"/>
            </w:tcBorders>
            <w:tcMar>
              <w:top w:w="40" w:type="dxa"/>
              <w:left w:w="80" w:type="dxa"/>
              <w:bottom w:w="40" w:type="dxa"/>
              <w:right w:w="80" w:type="dxa"/>
            </w:tcMar>
          </w:tcPr>
          <w:p w14:paraId="4EF493CE" w14:textId="77777777" w:rsidR="00187B38" w:rsidRDefault="00E12A47">
            <w:pPr>
              <w:keepNext/>
              <w:spacing w:after="0"/>
              <w:jc w:val="center"/>
            </w:pPr>
            <w:r>
              <w:rPr>
                <w:sz w:val="18"/>
              </w:rPr>
              <w:t>8</w:t>
            </w:r>
          </w:p>
        </w:tc>
        <w:tc>
          <w:tcPr>
            <w:tcW w:w="3685" w:type="dxa"/>
            <w:tcBorders>
              <w:bottom w:val="single" w:sz="4" w:space="0" w:color="E5E2E1"/>
            </w:tcBorders>
            <w:tcMar>
              <w:top w:w="40" w:type="dxa"/>
              <w:left w:w="80" w:type="dxa"/>
              <w:bottom w:w="40" w:type="dxa"/>
              <w:right w:w="80" w:type="dxa"/>
            </w:tcMar>
          </w:tcPr>
          <w:p w14:paraId="17D71C9B" w14:textId="77777777" w:rsidR="00187B38" w:rsidRDefault="00E12A47">
            <w:pPr>
              <w:keepNext/>
              <w:spacing w:after="0"/>
            </w:pPr>
            <w:r>
              <w:rPr>
                <w:sz w:val="18"/>
              </w:rPr>
              <w:t>FC Altdorf II</w:t>
            </w:r>
          </w:p>
        </w:tc>
        <w:tc>
          <w:tcPr>
            <w:tcW w:w="624" w:type="dxa"/>
            <w:tcBorders>
              <w:bottom w:val="single" w:sz="4" w:space="0" w:color="E5E2E1"/>
            </w:tcBorders>
            <w:tcMar>
              <w:top w:w="40" w:type="dxa"/>
              <w:left w:w="80" w:type="dxa"/>
              <w:bottom w:w="40" w:type="dxa"/>
              <w:right w:w="80" w:type="dxa"/>
            </w:tcMar>
          </w:tcPr>
          <w:p w14:paraId="327126D3" w14:textId="77777777" w:rsidR="00187B38" w:rsidRDefault="00E12A47">
            <w:pPr>
              <w:keepNext/>
              <w:spacing w:after="0"/>
              <w:jc w:val="center"/>
            </w:pPr>
            <w:r>
              <w:rPr>
                <w:sz w:val="18"/>
              </w:rPr>
              <w:t>18</w:t>
            </w:r>
          </w:p>
        </w:tc>
        <w:tc>
          <w:tcPr>
            <w:tcW w:w="624" w:type="dxa"/>
            <w:tcBorders>
              <w:bottom w:val="single" w:sz="4" w:space="0" w:color="E5E2E1"/>
            </w:tcBorders>
            <w:tcMar>
              <w:top w:w="40" w:type="dxa"/>
              <w:left w:w="80" w:type="dxa"/>
              <w:bottom w:w="40" w:type="dxa"/>
              <w:right w:w="80" w:type="dxa"/>
            </w:tcMar>
          </w:tcPr>
          <w:p w14:paraId="39EB2F30" w14:textId="77777777" w:rsidR="00187B38" w:rsidRDefault="00E12A47">
            <w:pPr>
              <w:keepNext/>
              <w:spacing w:after="0"/>
              <w:jc w:val="center"/>
            </w:pPr>
            <w:r>
              <w:rPr>
                <w:sz w:val="18"/>
              </w:rPr>
              <w:t>4</w:t>
            </w:r>
          </w:p>
        </w:tc>
        <w:tc>
          <w:tcPr>
            <w:tcW w:w="624" w:type="dxa"/>
            <w:tcBorders>
              <w:bottom w:val="single" w:sz="4" w:space="0" w:color="E5E2E1"/>
            </w:tcBorders>
            <w:tcMar>
              <w:top w:w="40" w:type="dxa"/>
              <w:left w:w="80" w:type="dxa"/>
              <w:bottom w:w="40" w:type="dxa"/>
              <w:right w:w="80" w:type="dxa"/>
            </w:tcMar>
          </w:tcPr>
          <w:p w14:paraId="0E7E29AB" w14:textId="77777777" w:rsidR="00187B38" w:rsidRDefault="00E12A47">
            <w:pPr>
              <w:keepNext/>
              <w:spacing w:after="0"/>
              <w:jc w:val="center"/>
            </w:pPr>
            <w:r>
              <w:rPr>
                <w:sz w:val="18"/>
              </w:rPr>
              <w:t>2</w:t>
            </w:r>
          </w:p>
        </w:tc>
        <w:tc>
          <w:tcPr>
            <w:tcW w:w="624" w:type="dxa"/>
            <w:tcBorders>
              <w:bottom w:val="single" w:sz="4" w:space="0" w:color="E5E2E1"/>
            </w:tcBorders>
            <w:tcMar>
              <w:top w:w="40" w:type="dxa"/>
              <w:left w:w="80" w:type="dxa"/>
              <w:bottom w:w="40" w:type="dxa"/>
              <w:right w:w="80" w:type="dxa"/>
            </w:tcMar>
          </w:tcPr>
          <w:p w14:paraId="191147CF" w14:textId="77777777" w:rsidR="00187B38" w:rsidRDefault="00E12A47">
            <w:pPr>
              <w:keepNext/>
              <w:spacing w:after="0"/>
              <w:jc w:val="center"/>
            </w:pPr>
            <w:r>
              <w:rPr>
                <w:sz w:val="18"/>
              </w:rPr>
              <w:t>12</w:t>
            </w:r>
          </w:p>
        </w:tc>
        <w:tc>
          <w:tcPr>
            <w:tcW w:w="737" w:type="dxa"/>
            <w:tcBorders>
              <w:bottom w:val="single" w:sz="4" w:space="0" w:color="E5E2E1"/>
            </w:tcBorders>
            <w:tcMar>
              <w:top w:w="40" w:type="dxa"/>
              <w:left w:w="80" w:type="dxa"/>
              <w:bottom w:w="40" w:type="dxa"/>
              <w:right w:w="80" w:type="dxa"/>
            </w:tcMar>
          </w:tcPr>
          <w:p w14:paraId="46FC9D00" w14:textId="77777777" w:rsidR="00187B38" w:rsidRDefault="00E12A47">
            <w:pPr>
              <w:keepNext/>
              <w:spacing w:after="0"/>
              <w:jc w:val="center"/>
            </w:pPr>
            <w:r>
              <w:rPr>
                <w:sz w:val="18"/>
              </w:rPr>
              <w:t>24</w:t>
            </w:r>
          </w:p>
        </w:tc>
        <w:tc>
          <w:tcPr>
            <w:tcW w:w="1361" w:type="dxa"/>
            <w:tcBorders>
              <w:bottom w:val="single" w:sz="4" w:space="0" w:color="E5E2E1"/>
            </w:tcBorders>
            <w:tcMar>
              <w:top w:w="40" w:type="dxa"/>
              <w:left w:w="80" w:type="dxa"/>
              <w:bottom w:w="40" w:type="dxa"/>
              <w:right w:w="80" w:type="dxa"/>
            </w:tcMar>
          </w:tcPr>
          <w:p w14:paraId="641FE9CE" w14:textId="77777777" w:rsidR="00187B38" w:rsidRDefault="00E12A47">
            <w:pPr>
              <w:keepNext/>
              <w:spacing w:after="0"/>
              <w:jc w:val="center"/>
            </w:pPr>
            <w:proofErr w:type="gramStart"/>
            <w:r>
              <w:rPr>
                <w:sz w:val="18"/>
              </w:rPr>
              <w:t>22 :</w:t>
            </w:r>
            <w:proofErr w:type="gramEnd"/>
            <w:r>
              <w:rPr>
                <w:sz w:val="18"/>
              </w:rPr>
              <w:t xml:space="preserve"> 42</w:t>
            </w:r>
          </w:p>
        </w:tc>
        <w:tc>
          <w:tcPr>
            <w:tcW w:w="964" w:type="dxa"/>
            <w:tcBorders>
              <w:bottom w:val="single" w:sz="4" w:space="0" w:color="E5E2E1"/>
            </w:tcBorders>
            <w:tcMar>
              <w:top w:w="40" w:type="dxa"/>
              <w:left w:w="80" w:type="dxa"/>
              <w:bottom w:w="40" w:type="dxa"/>
              <w:right w:w="80" w:type="dxa"/>
            </w:tcMar>
          </w:tcPr>
          <w:p w14:paraId="375977C0" w14:textId="77777777" w:rsidR="00187B38" w:rsidRDefault="00E12A47">
            <w:pPr>
              <w:keepNext/>
              <w:spacing w:after="0"/>
              <w:jc w:val="center"/>
            </w:pPr>
            <w:r>
              <w:rPr>
                <w:sz w:val="18"/>
              </w:rPr>
              <w:t>14</w:t>
            </w:r>
          </w:p>
        </w:tc>
      </w:tr>
      <w:tr w:rsidR="00187B38" w14:paraId="3C66817C" w14:textId="77777777">
        <w:trPr>
          <w:cantSplit/>
          <w:jc w:val="center"/>
        </w:trPr>
        <w:tc>
          <w:tcPr>
            <w:tcW w:w="624" w:type="dxa"/>
            <w:tcBorders>
              <w:bottom w:val="single" w:sz="4" w:space="0" w:color="E5E2E1"/>
            </w:tcBorders>
            <w:tcMar>
              <w:top w:w="40" w:type="dxa"/>
              <w:left w:w="80" w:type="dxa"/>
              <w:bottom w:w="40" w:type="dxa"/>
              <w:right w:w="80" w:type="dxa"/>
            </w:tcMar>
          </w:tcPr>
          <w:p w14:paraId="71F2C4A7" w14:textId="77777777" w:rsidR="00187B38" w:rsidRDefault="00E12A47">
            <w:pPr>
              <w:keepNext/>
              <w:spacing w:after="0"/>
              <w:jc w:val="center"/>
            </w:pPr>
            <w:r>
              <w:rPr>
                <w:sz w:val="18"/>
              </w:rPr>
              <w:t>9</w:t>
            </w:r>
          </w:p>
        </w:tc>
        <w:tc>
          <w:tcPr>
            <w:tcW w:w="3685" w:type="dxa"/>
            <w:tcBorders>
              <w:bottom w:val="single" w:sz="4" w:space="0" w:color="E5E2E1"/>
            </w:tcBorders>
            <w:tcMar>
              <w:top w:w="40" w:type="dxa"/>
              <w:left w:w="80" w:type="dxa"/>
              <w:bottom w:w="40" w:type="dxa"/>
              <w:right w:w="80" w:type="dxa"/>
            </w:tcMar>
          </w:tcPr>
          <w:p w14:paraId="096F3E9F" w14:textId="77777777" w:rsidR="00187B38" w:rsidRDefault="00E12A47">
            <w:pPr>
              <w:keepNext/>
              <w:spacing w:after="0"/>
            </w:pPr>
            <w:r>
              <w:rPr>
                <w:sz w:val="18"/>
              </w:rPr>
              <w:t xml:space="preserve">FC </w:t>
            </w:r>
            <w:proofErr w:type="spellStart"/>
            <w:r>
              <w:rPr>
                <w:sz w:val="18"/>
              </w:rPr>
              <w:t>Dietwil</w:t>
            </w:r>
            <w:proofErr w:type="spellEnd"/>
          </w:p>
        </w:tc>
        <w:tc>
          <w:tcPr>
            <w:tcW w:w="624" w:type="dxa"/>
            <w:tcBorders>
              <w:bottom w:val="single" w:sz="4" w:space="0" w:color="E5E2E1"/>
            </w:tcBorders>
            <w:tcMar>
              <w:top w:w="40" w:type="dxa"/>
              <w:left w:w="80" w:type="dxa"/>
              <w:bottom w:w="40" w:type="dxa"/>
              <w:right w:w="80" w:type="dxa"/>
            </w:tcMar>
          </w:tcPr>
          <w:p w14:paraId="0BC2084C" w14:textId="77777777" w:rsidR="00187B38" w:rsidRDefault="00E12A47">
            <w:pPr>
              <w:keepNext/>
              <w:spacing w:after="0"/>
              <w:jc w:val="center"/>
            </w:pPr>
            <w:r>
              <w:rPr>
                <w:sz w:val="18"/>
              </w:rPr>
              <w:t>18</w:t>
            </w:r>
          </w:p>
        </w:tc>
        <w:tc>
          <w:tcPr>
            <w:tcW w:w="624" w:type="dxa"/>
            <w:tcBorders>
              <w:bottom w:val="single" w:sz="4" w:space="0" w:color="E5E2E1"/>
            </w:tcBorders>
            <w:tcMar>
              <w:top w:w="40" w:type="dxa"/>
              <w:left w:w="80" w:type="dxa"/>
              <w:bottom w:w="40" w:type="dxa"/>
              <w:right w:w="80" w:type="dxa"/>
            </w:tcMar>
          </w:tcPr>
          <w:p w14:paraId="2DC4F75E" w14:textId="77777777" w:rsidR="00187B38" w:rsidRDefault="00E12A47">
            <w:pPr>
              <w:keepNext/>
              <w:spacing w:after="0"/>
              <w:jc w:val="center"/>
            </w:pPr>
            <w:r>
              <w:rPr>
                <w:sz w:val="18"/>
              </w:rPr>
              <w:t>2</w:t>
            </w:r>
          </w:p>
        </w:tc>
        <w:tc>
          <w:tcPr>
            <w:tcW w:w="624" w:type="dxa"/>
            <w:tcBorders>
              <w:bottom w:val="single" w:sz="4" w:space="0" w:color="E5E2E1"/>
            </w:tcBorders>
            <w:tcMar>
              <w:top w:w="40" w:type="dxa"/>
              <w:left w:w="80" w:type="dxa"/>
              <w:bottom w:w="40" w:type="dxa"/>
              <w:right w:w="80" w:type="dxa"/>
            </w:tcMar>
          </w:tcPr>
          <w:p w14:paraId="7852ADFB" w14:textId="77777777" w:rsidR="00187B38" w:rsidRDefault="00E12A47">
            <w:pPr>
              <w:keepNext/>
              <w:spacing w:after="0"/>
              <w:jc w:val="center"/>
            </w:pPr>
            <w:r>
              <w:rPr>
                <w:sz w:val="18"/>
              </w:rPr>
              <w:t>2</w:t>
            </w:r>
          </w:p>
        </w:tc>
        <w:tc>
          <w:tcPr>
            <w:tcW w:w="624" w:type="dxa"/>
            <w:tcBorders>
              <w:bottom w:val="single" w:sz="4" w:space="0" w:color="E5E2E1"/>
            </w:tcBorders>
            <w:tcMar>
              <w:top w:w="40" w:type="dxa"/>
              <w:left w:w="80" w:type="dxa"/>
              <w:bottom w:w="40" w:type="dxa"/>
              <w:right w:w="80" w:type="dxa"/>
            </w:tcMar>
          </w:tcPr>
          <w:p w14:paraId="16E97869" w14:textId="77777777" w:rsidR="00187B38" w:rsidRDefault="00E12A47">
            <w:pPr>
              <w:keepNext/>
              <w:spacing w:after="0"/>
              <w:jc w:val="center"/>
            </w:pPr>
            <w:r>
              <w:rPr>
                <w:sz w:val="18"/>
              </w:rPr>
              <w:t>14</w:t>
            </w:r>
          </w:p>
        </w:tc>
        <w:tc>
          <w:tcPr>
            <w:tcW w:w="737" w:type="dxa"/>
            <w:tcBorders>
              <w:bottom w:val="single" w:sz="4" w:space="0" w:color="E5E2E1"/>
            </w:tcBorders>
            <w:tcMar>
              <w:top w:w="40" w:type="dxa"/>
              <w:left w:w="80" w:type="dxa"/>
              <w:bottom w:w="40" w:type="dxa"/>
              <w:right w:w="80" w:type="dxa"/>
            </w:tcMar>
          </w:tcPr>
          <w:p w14:paraId="15BD2226" w14:textId="77777777" w:rsidR="00187B38" w:rsidRDefault="00E12A47">
            <w:pPr>
              <w:keepNext/>
              <w:spacing w:after="0"/>
              <w:jc w:val="center"/>
            </w:pPr>
            <w:r>
              <w:rPr>
                <w:sz w:val="18"/>
              </w:rPr>
              <w:t>22</w:t>
            </w:r>
          </w:p>
        </w:tc>
        <w:tc>
          <w:tcPr>
            <w:tcW w:w="1361" w:type="dxa"/>
            <w:tcBorders>
              <w:bottom w:val="single" w:sz="4" w:space="0" w:color="E5E2E1"/>
            </w:tcBorders>
            <w:tcMar>
              <w:top w:w="40" w:type="dxa"/>
              <w:left w:w="80" w:type="dxa"/>
              <w:bottom w:w="40" w:type="dxa"/>
              <w:right w:w="80" w:type="dxa"/>
            </w:tcMar>
          </w:tcPr>
          <w:p w14:paraId="13D3C2A8" w14:textId="77777777" w:rsidR="00187B38" w:rsidRDefault="00E12A47">
            <w:pPr>
              <w:keepNext/>
              <w:spacing w:after="0"/>
              <w:jc w:val="center"/>
            </w:pPr>
            <w:proofErr w:type="gramStart"/>
            <w:r>
              <w:rPr>
                <w:sz w:val="18"/>
              </w:rPr>
              <w:t>24 :</w:t>
            </w:r>
            <w:proofErr w:type="gramEnd"/>
            <w:r>
              <w:rPr>
                <w:sz w:val="18"/>
              </w:rPr>
              <w:t xml:space="preserve"> 50</w:t>
            </w:r>
          </w:p>
        </w:tc>
        <w:tc>
          <w:tcPr>
            <w:tcW w:w="964" w:type="dxa"/>
            <w:tcBorders>
              <w:bottom w:val="single" w:sz="4" w:space="0" w:color="E5E2E1"/>
            </w:tcBorders>
            <w:tcMar>
              <w:top w:w="40" w:type="dxa"/>
              <w:left w:w="80" w:type="dxa"/>
              <w:bottom w:w="40" w:type="dxa"/>
              <w:right w:w="80" w:type="dxa"/>
            </w:tcMar>
          </w:tcPr>
          <w:p w14:paraId="3DDF5902" w14:textId="77777777" w:rsidR="00187B38" w:rsidRDefault="00E12A47">
            <w:pPr>
              <w:keepNext/>
              <w:spacing w:after="0"/>
              <w:jc w:val="center"/>
            </w:pPr>
            <w:r>
              <w:rPr>
                <w:sz w:val="18"/>
              </w:rPr>
              <w:t>8</w:t>
            </w:r>
          </w:p>
        </w:tc>
      </w:tr>
      <w:tr w:rsidR="00187B38" w14:paraId="02FBD3F4" w14:textId="77777777">
        <w:trPr>
          <w:cantSplit/>
          <w:jc w:val="center"/>
        </w:trPr>
        <w:tc>
          <w:tcPr>
            <w:tcW w:w="624" w:type="dxa"/>
            <w:tcBorders>
              <w:bottom w:val="single" w:sz="4" w:space="0" w:color="E5E2E1"/>
            </w:tcBorders>
            <w:tcMar>
              <w:top w:w="40" w:type="dxa"/>
              <w:left w:w="80" w:type="dxa"/>
              <w:bottom w:w="40" w:type="dxa"/>
              <w:right w:w="80" w:type="dxa"/>
            </w:tcMar>
          </w:tcPr>
          <w:p w14:paraId="43825122" w14:textId="77777777" w:rsidR="00187B38" w:rsidRDefault="00E12A47">
            <w:pPr>
              <w:spacing w:after="0"/>
              <w:jc w:val="center"/>
            </w:pPr>
            <w:r>
              <w:rPr>
                <w:sz w:val="18"/>
              </w:rPr>
              <w:t>10</w:t>
            </w:r>
          </w:p>
        </w:tc>
        <w:tc>
          <w:tcPr>
            <w:tcW w:w="3685" w:type="dxa"/>
            <w:tcBorders>
              <w:bottom w:val="single" w:sz="4" w:space="0" w:color="E5E2E1"/>
            </w:tcBorders>
            <w:tcMar>
              <w:top w:w="40" w:type="dxa"/>
              <w:left w:w="80" w:type="dxa"/>
              <w:bottom w:w="40" w:type="dxa"/>
              <w:right w:w="80" w:type="dxa"/>
            </w:tcMar>
          </w:tcPr>
          <w:p w14:paraId="796F4C15" w14:textId="77777777" w:rsidR="00187B38" w:rsidRDefault="00E12A47">
            <w:pPr>
              <w:spacing w:after="0"/>
            </w:pPr>
            <w:r>
              <w:rPr>
                <w:sz w:val="18"/>
              </w:rPr>
              <w:t>FC Sins b</w:t>
            </w:r>
          </w:p>
        </w:tc>
        <w:tc>
          <w:tcPr>
            <w:tcW w:w="624" w:type="dxa"/>
            <w:tcBorders>
              <w:bottom w:val="single" w:sz="4" w:space="0" w:color="E5E2E1"/>
            </w:tcBorders>
            <w:tcMar>
              <w:top w:w="40" w:type="dxa"/>
              <w:left w:w="80" w:type="dxa"/>
              <w:bottom w:w="40" w:type="dxa"/>
              <w:right w:w="80" w:type="dxa"/>
            </w:tcMar>
          </w:tcPr>
          <w:p w14:paraId="3DC6AD74" w14:textId="77777777" w:rsidR="00187B38" w:rsidRDefault="00E12A47">
            <w:pPr>
              <w:spacing w:after="0"/>
              <w:jc w:val="center"/>
            </w:pPr>
            <w:r>
              <w:rPr>
                <w:sz w:val="18"/>
              </w:rPr>
              <w:t>18</w:t>
            </w:r>
          </w:p>
        </w:tc>
        <w:tc>
          <w:tcPr>
            <w:tcW w:w="624" w:type="dxa"/>
            <w:tcBorders>
              <w:bottom w:val="single" w:sz="4" w:space="0" w:color="E5E2E1"/>
            </w:tcBorders>
            <w:tcMar>
              <w:top w:w="40" w:type="dxa"/>
              <w:left w:w="80" w:type="dxa"/>
              <w:bottom w:w="40" w:type="dxa"/>
              <w:right w:w="80" w:type="dxa"/>
            </w:tcMar>
          </w:tcPr>
          <w:p w14:paraId="09F8FD4E" w14:textId="77777777" w:rsidR="00187B38" w:rsidRDefault="00E12A47">
            <w:pPr>
              <w:spacing w:after="0"/>
              <w:jc w:val="center"/>
            </w:pPr>
            <w:r>
              <w:rPr>
                <w:sz w:val="18"/>
              </w:rPr>
              <w:t>1</w:t>
            </w:r>
          </w:p>
        </w:tc>
        <w:tc>
          <w:tcPr>
            <w:tcW w:w="624" w:type="dxa"/>
            <w:tcBorders>
              <w:bottom w:val="single" w:sz="4" w:space="0" w:color="E5E2E1"/>
            </w:tcBorders>
            <w:tcMar>
              <w:top w:w="40" w:type="dxa"/>
              <w:left w:w="80" w:type="dxa"/>
              <w:bottom w:w="40" w:type="dxa"/>
              <w:right w:w="80" w:type="dxa"/>
            </w:tcMar>
          </w:tcPr>
          <w:p w14:paraId="301A5BB9" w14:textId="77777777" w:rsidR="00187B38" w:rsidRDefault="00E12A47">
            <w:pPr>
              <w:spacing w:after="0"/>
              <w:jc w:val="center"/>
            </w:pPr>
            <w:r>
              <w:rPr>
                <w:sz w:val="18"/>
              </w:rPr>
              <w:t>4</w:t>
            </w:r>
          </w:p>
        </w:tc>
        <w:tc>
          <w:tcPr>
            <w:tcW w:w="624" w:type="dxa"/>
            <w:tcBorders>
              <w:bottom w:val="single" w:sz="4" w:space="0" w:color="E5E2E1"/>
            </w:tcBorders>
            <w:tcMar>
              <w:top w:w="40" w:type="dxa"/>
              <w:left w:w="80" w:type="dxa"/>
              <w:bottom w:w="40" w:type="dxa"/>
              <w:right w:w="80" w:type="dxa"/>
            </w:tcMar>
          </w:tcPr>
          <w:p w14:paraId="7E3D9F7F" w14:textId="77777777" w:rsidR="00187B38" w:rsidRDefault="00E12A47">
            <w:pPr>
              <w:spacing w:after="0"/>
              <w:jc w:val="center"/>
            </w:pPr>
            <w:r>
              <w:rPr>
                <w:sz w:val="18"/>
              </w:rPr>
              <w:t>13</w:t>
            </w:r>
          </w:p>
        </w:tc>
        <w:tc>
          <w:tcPr>
            <w:tcW w:w="737" w:type="dxa"/>
            <w:tcBorders>
              <w:bottom w:val="single" w:sz="4" w:space="0" w:color="E5E2E1"/>
            </w:tcBorders>
            <w:tcMar>
              <w:top w:w="40" w:type="dxa"/>
              <w:left w:w="80" w:type="dxa"/>
              <w:bottom w:w="40" w:type="dxa"/>
              <w:right w:w="80" w:type="dxa"/>
            </w:tcMar>
          </w:tcPr>
          <w:p w14:paraId="1D1CBC6E" w14:textId="77777777" w:rsidR="00187B38" w:rsidRDefault="00E12A47">
            <w:pPr>
              <w:spacing w:after="0"/>
              <w:jc w:val="center"/>
            </w:pPr>
            <w:r>
              <w:rPr>
                <w:sz w:val="18"/>
              </w:rPr>
              <w:t>12</w:t>
            </w:r>
          </w:p>
        </w:tc>
        <w:tc>
          <w:tcPr>
            <w:tcW w:w="1361" w:type="dxa"/>
            <w:tcBorders>
              <w:bottom w:val="single" w:sz="4" w:space="0" w:color="E5E2E1"/>
            </w:tcBorders>
            <w:tcMar>
              <w:top w:w="40" w:type="dxa"/>
              <w:left w:w="80" w:type="dxa"/>
              <w:bottom w:w="40" w:type="dxa"/>
              <w:right w:w="80" w:type="dxa"/>
            </w:tcMar>
          </w:tcPr>
          <w:p w14:paraId="72759403" w14:textId="77777777" w:rsidR="00187B38" w:rsidRDefault="00E12A47">
            <w:pPr>
              <w:spacing w:after="0"/>
              <w:jc w:val="center"/>
            </w:pPr>
            <w:proofErr w:type="gramStart"/>
            <w:r>
              <w:rPr>
                <w:sz w:val="18"/>
              </w:rPr>
              <w:t>21 :</w:t>
            </w:r>
            <w:proofErr w:type="gramEnd"/>
            <w:r>
              <w:rPr>
                <w:sz w:val="18"/>
              </w:rPr>
              <w:t xml:space="preserve"> 67</w:t>
            </w:r>
          </w:p>
        </w:tc>
        <w:tc>
          <w:tcPr>
            <w:tcW w:w="964" w:type="dxa"/>
            <w:tcBorders>
              <w:bottom w:val="single" w:sz="4" w:space="0" w:color="E5E2E1"/>
            </w:tcBorders>
            <w:tcMar>
              <w:top w:w="40" w:type="dxa"/>
              <w:left w:w="80" w:type="dxa"/>
              <w:bottom w:w="40" w:type="dxa"/>
              <w:right w:w="80" w:type="dxa"/>
            </w:tcMar>
          </w:tcPr>
          <w:p w14:paraId="23BC1EF1" w14:textId="77777777" w:rsidR="00187B38" w:rsidRDefault="00E12A47">
            <w:pPr>
              <w:spacing w:after="0"/>
              <w:jc w:val="center"/>
            </w:pPr>
            <w:r>
              <w:rPr>
                <w:sz w:val="18"/>
              </w:rPr>
              <w:t>7</w:t>
            </w:r>
          </w:p>
        </w:tc>
      </w:tr>
    </w:tbl>
    <w:p w14:paraId="11FEE74C" w14:textId="77777777" w:rsidR="00187B38" w:rsidRPr="007159AE" w:rsidRDefault="00E12A47">
      <w:pPr>
        <w:spacing w:before="40"/>
        <w:rPr>
          <w:lang w:val="de-CH"/>
        </w:rPr>
      </w:pPr>
      <w:proofErr w:type="spellStart"/>
      <w:r w:rsidRPr="007159AE">
        <w:rPr>
          <w:color w:val="52575E"/>
          <w:sz w:val="15"/>
          <w:lang w:val="de-CH"/>
        </w:rPr>
        <w:t>Sp</w:t>
      </w:r>
      <w:proofErr w:type="spellEnd"/>
      <w:r w:rsidRPr="007159AE">
        <w:rPr>
          <w:color w:val="52575E"/>
          <w:sz w:val="15"/>
          <w:lang w:val="de-CH"/>
        </w:rPr>
        <w:t xml:space="preserve"> Spiele · S Siege · U Unentschieden · N Niederlagen · </w:t>
      </w:r>
      <w:proofErr w:type="spellStart"/>
      <w:r w:rsidRPr="007159AE">
        <w:rPr>
          <w:color w:val="52575E"/>
          <w:sz w:val="15"/>
          <w:lang w:val="de-CH"/>
        </w:rPr>
        <w:t>Str</w:t>
      </w:r>
      <w:proofErr w:type="spellEnd"/>
      <w:r w:rsidRPr="007159AE">
        <w:rPr>
          <w:color w:val="52575E"/>
          <w:sz w:val="15"/>
          <w:lang w:val="de-CH"/>
        </w:rPr>
        <w:t xml:space="preserve"> Strafpunkte · </w:t>
      </w:r>
      <w:proofErr w:type="spellStart"/>
      <w:r w:rsidRPr="007159AE">
        <w:rPr>
          <w:color w:val="52575E"/>
          <w:sz w:val="15"/>
          <w:lang w:val="de-CH"/>
        </w:rPr>
        <w:t>Pkt</w:t>
      </w:r>
      <w:proofErr w:type="spellEnd"/>
      <w:r w:rsidRPr="007159AE">
        <w:rPr>
          <w:color w:val="52575E"/>
          <w:sz w:val="15"/>
          <w:lang w:val="de-CH"/>
        </w:rPr>
        <w:t xml:space="preserve"> Punkte</w:t>
      </w:r>
    </w:p>
    <w:tbl>
      <w:tblPr>
        <w:tblW w:w="0" w:type="auto"/>
        <w:jc w:val="center"/>
        <w:tblLayout w:type="fixed"/>
        <w:tblLook w:val="04A0" w:firstRow="1" w:lastRow="0" w:firstColumn="1" w:lastColumn="0" w:noHBand="0" w:noVBand="1"/>
      </w:tblPr>
      <w:tblGrid>
        <w:gridCol w:w="9865"/>
      </w:tblGrid>
      <w:tr w:rsidR="00187B38" w:rsidRPr="007159AE" w14:paraId="3CF2DCED" w14:textId="77777777">
        <w:trPr>
          <w:cantSplit/>
          <w:jc w:val="center"/>
        </w:trPr>
        <w:tc>
          <w:tcPr>
            <w:tcW w:w="9865" w:type="dxa"/>
            <w:tcBorders>
              <w:left w:val="single" w:sz="24" w:space="0" w:color="E63124"/>
            </w:tcBorders>
            <w:shd w:val="clear" w:color="F6F2F1" w:fill="F6F2F1"/>
            <w:tcMar>
              <w:top w:w="90" w:type="dxa"/>
              <w:left w:w="180" w:type="dxa"/>
              <w:bottom w:w="90" w:type="dxa"/>
              <w:right w:w="180" w:type="dxa"/>
            </w:tcMar>
          </w:tcPr>
          <w:p w14:paraId="7AFC162A" w14:textId="77777777" w:rsidR="00187B38" w:rsidRPr="007159AE" w:rsidRDefault="00E12A47">
            <w:pPr>
              <w:spacing w:after="40"/>
              <w:rPr>
                <w:lang w:val="de-CH"/>
              </w:rPr>
            </w:pPr>
            <w:r w:rsidRPr="007159AE">
              <w:rPr>
                <w:b/>
                <w:caps/>
                <w:color w:val="D9261C"/>
                <w:spacing w:val="25"/>
                <w:sz w:val="17"/>
                <w:lang w:val="de-CH"/>
              </w:rPr>
              <w:t>Sponsoren</w:t>
            </w:r>
          </w:p>
          <w:p w14:paraId="33EB4C02" w14:textId="77777777" w:rsidR="00187B38" w:rsidRPr="007159AE" w:rsidRDefault="00E12A47">
            <w:pPr>
              <w:spacing w:after="20"/>
              <w:rPr>
                <w:lang w:val="de-CH"/>
              </w:rPr>
            </w:pPr>
            <w:r w:rsidRPr="007159AE">
              <w:rPr>
                <w:b/>
                <w:sz w:val="19"/>
                <w:lang w:val="de-CH"/>
              </w:rPr>
              <w:t xml:space="preserve">Dress-Sponsor: </w:t>
            </w:r>
            <w:r w:rsidRPr="007159AE">
              <w:rPr>
                <w:sz w:val="19"/>
                <w:lang w:val="de-CH"/>
              </w:rPr>
              <w:t xml:space="preserve">Gasthaus </w:t>
            </w:r>
            <w:proofErr w:type="spellStart"/>
            <w:r w:rsidRPr="007159AE">
              <w:rPr>
                <w:sz w:val="19"/>
                <w:lang w:val="de-CH"/>
              </w:rPr>
              <w:t>Brückli</w:t>
            </w:r>
            <w:proofErr w:type="spellEnd"/>
            <w:r w:rsidRPr="007159AE">
              <w:rPr>
                <w:sz w:val="19"/>
                <w:lang w:val="de-CH"/>
              </w:rPr>
              <w:t>, Schattdorf</w:t>
            </w:r>
          </w:p>
          <w:p w14:paraId="64CFC137" w14:textId="77777777" w:rsidR="00983B29" w:rsidRDefault="00000000">
            <w:pPr>
              <w:spacing w:after="20"/>
            </w:pPr>
            <w:r>
              <w:rPr>
                <w:b/>
                <w:sz w:val="19"/>
              </w:rPr>
              <w:t xml:space="preserve">Team-Sponsor: </w:t>
            </w:r>
            <w:r>
              <w:rPr>
                <w:sz w:val="19"/>
              </w:rPr>
              <w:t>PORR</w:t>
            </w:r>
          </w:p>
          <w:tbl>
            <w:tblPr>
              <w:tblW w:w="0" w:type="auto"/>
              <w:jc w:val="center"/>
              <w:tblLayout w:type="fixed"/>
              <w:tblLook w:val="04A0" w:firstRow="1" w:lastRow="0" w:firstColumn="1" w:lastColumn="0" w:noHBand="0" w:noVBand="1"/>
            </w:tblPr>
            <w:tblGrid>
              <w:gridCol w:w="4706"/>
              <w:gridCol w:w="4706"/>
            </w:tblGrid>
            <w:tr w:rsidR="00983B29" w14:paraId="0C62ACC9" w14:textId="77777777">
              <w:trPr>
                <w:cantSplit/>
                <w:jc w:val="center"/>
              </w:trPr>
              <w:tc>
                <w:tcPr>
                  <w:tcW w:w="4706" w:type="dxa"/>
                  <w:shd w:val="clear" w:color="FFFFFF" w:fill="FFFFFF"/>
                  <w:tcMar>
                    <w:top w:w="60" w:type="dxa"/>
                    <w:left w:w="60" w:type="dxa"/>
                    <w:bottom w:w="60" w:type="dxa"/>
                    <w:right w:w="60" w:type="dxa"/>
                  </w:tcMar>
                </w:tcPr>
                <w:p w14:paraId="113448AE" w14:textId="77777777" w:rsidR="00983B29" w:rsidRDefault="00000000">
                  <w:pPr>
                    <w:spacing w:after="0"/>
                    <w:jc w:val="center"/>
                  </w:pPr>
                  <w:r>
                    <w:rPr>
                      <w:noProof/>
                    </w:rPr>
                    <w:drawing>
                      <wp:inline distT="0" distB="0" distL="0" distR="0" wp14:anchorId="7852FDA6" wp14:editId="22D9C83C">
                        <wp:extent cx="684000" cy="684000"/>
                        <wp:effectExtent l="0" t="0" r="0" b="0"/>
                        <wp:docPr id="2035628037" name="Picture 2035628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sthaus-brueckli.png"/>
                                <pic:cNvPicPr/>
                              </pic:nvPicPr>
                              <pic:blipFill>
                                <a:blip r:embed="rId52"/>
                                <a:stretch>
                                  <a:fillRect/>
                                </a:stretch>
                              </pic:blipFill>
                              <pic:spPr>
                                <a:xfrm>
                                  <a:off x="0" y="0"/>
                                  <a:ext cx="684000" cy="684000"/>
                                </a:xfrm>
                                <a:prstGeom prst="rect">
                                  <a:avLst/>
                                </a:prstGeom>
                              </pic:spPr>
                            </pic:pic>
                          </a:graphicData>
                        </a:graphic>
                      </wp:inline>
                    </w:drawing>
                  </w:r>
                </w:p>
              </w:tc>
              <w:tc>
                <w:tcPr>
                  <w:tcW w:w="4706" w:type="dxa"/>
                  <w:shd w:val="clear" w:color="FFFFFF" w:fill="FFFFFF"/>
                  <w:tcMar>
                    <w:top w:w="60" w:type="dxa"/>
                    <w:left w:w="60" w:type="dxa"/>
                    <w:bottom w:w="60" w:type="dxa"/>
                    <w:right w:w="60" w:type="dxa"/>
                  </w:tcMar>
                </w:tcPr>
                <w:p w14:paraId="1DD4EBB1" w14:textId="77777777" w:rsidR="00983B29" w:rsidRDefault="00000000">
                  <w:pPr>
                    <w:spacing w:after="0"/>
                    <w:jc w:val="center"/>
                  </w:pPr>
                  <w:r>
                    <w:rPr>
                      <w:noProof/>
                    </w:rPr>
                    <w:drawing>
                      <wp:inline distT="0" distB="0" distL="0" distR="0" wp14:anchorId="17E3741A" wp14:editId="0BE9B5CE">
                        <wp:extent cx="1070258" cy="683999"/>
                        <wp:effectExtent l="0" t="0" r="0" b="0"/>
                        <wp:docPr id="2035628038" name="Picture 2035628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r.png"/>
                                <pic:cNvPicPr/>
                              </pic:nvPicPr>
                              <pic:blipFill>
                                <a:blip r:embed="rId59"/>
                                <a:stretch>
                                  <a:fillRect/>
                                </a:stretch>
                              </pic:blipFill>
                              <pic:spPr>
                                <a:xfrm>
                                  <a:off x="0" y="0"/>
                                  <a:ext cx="1070258" cy="683999"/>
                                </a:xfrm>
                                <a:prstGeom prst="rect">
                                  <a:avLst/>
                                </a:prstGeom>
                              </pic:spPr>
                            </pic:pic>
                          </a:graphicData>
                        </a:graphic>
                      </wp:inline>
                    </w:drawing>
                  </w:r>
                </w:p>
              </w:tc>
            </w:tr>
          </w:tbl>
          <w:p w14:paraId="408B596F" w14:textId="77777777" w:rsidR="00983B29" w:rsidRDefault="00983B29"/>
        </w:tc>
      </w:tr>
    </w:tbl>
    <w:p w14:paraId="4C1255A0" w14:textId="77777777" w:rsidR="00187B38" w:rsidRPr="007159AE" w:rsidRDefault="00187B38">
      <w:pPr>
        <w:rPr>
          <w:lang w:val="de-CH"/>
        </w:rPr>
      </w:pPr>
    </w:p>
    <w:p w14:paraId="766BB9AE" w14:textId="77777777" w:rsidR="00187B38" w:rsidRDefault="00E12A47">
      <w:pPr>
        <w:spacing w:before="200" w:after="120"/>
        <w:jc w:val="center"/>
      </w:pPr>
      <w:r>
        <w:rPr>
          <w:noProof/>
        </w:rPr>
        <w:drawing>
          <wp:inline distT="0" distB="0" distL="0" distR="0" wp14:anchorId="7E675665" wp14:editId="3AED65EC">
            <wp:extent cx="6249075" cy="443310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ster.png"/>
                    <pic:cNvPicPr/>
                  </pic:nvPicPr>
                  <pic:blipFill>
                    <a:blip r:embed="rId60"/>
                    <a:stretch>
                      <a:fillRect/>
                    </a:stretch>
                  </pic:blipFill>
                  <pic:spPr>
                    <a:xfrm>
                      <a:off x="0" y="0"/>
                      <a:ext cx="6278987" cy="4454324"/>
                    </a:xfrm>
                    <a:prstGeom prst="rect">
                      <a:avLst/>
                    </a:prstGeom>
                  </pic:spPr>
                </pic:pic>
              </a:graphicData>
            </a:graphic>
          </wp:inline>
        </w:drawing>
      </w:r>
    </w:p>
    <w:p w14:paraId="1DBF5142" w14:textId="77777777" w:rsidR="00187B38" w:rsidRDefault="00187B38">
      <w:pPr>
        <w:spacing w:before="40" w:after="40"/>
        <w:jc w:val="center"/>
      </w:pPr>
    </w:p>
    <w:p w14:paraId="4F9D0CFE" w14:textId="77777777" w:rsidR="00187B38" w:rsidRDefault="00E12A47">
      <w:r>
        <w:br w:type="page"/>
      </w:r>
    </w:p>
    <w:p w14:paraId="57085911" w14:textId="77777777" w:rsidR="00187B38" w:rsidRDefault="00E12A47">
      <w:pPr>
        <w:spacing w:before="240" w:after="360"/>
        <w:jc w:val="center"/>
      </w:pPr>
      <w:r>
        <w:rPr>
          <w:noProof/>
        </w:rPr>
        <w:lastRenderedPageBreak/>
        <w:drawing>
          <wp:inline distT="0" distB="0" distL="0" distR="0" wp14:anchorId="550E4332" wp14:editId="6E277EAA">
            <wp:extent cx="6195647" cy="4178460"/>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automobile.png"/>
                    <pic:cNvPicPr/>
                  </pic:nvPicPr>
                  <pic:blipFill>
                    <a:blip r:embed="rId61"/>
                    <a:stretch>
                      <a:fillRect/>
                    </a:stretch>
                  </pic:blipFill>
                  <pic:spPr>
                    <a:xfrm>
                      <a:off x="0" y="0"/>
                      <a:ext cx="6241505" cy="4209388"/>
                    </a:xfrm>
                    <a:prstGeom prst="rect">
                      <a:avLst/>
                    </a:prstGeom>
                  </pic:spPr>
                </pic:pic>
              </a:graphicData>
            </a:graphic>
          </wp:inline>
        </w:drawing>
      </w:r>
    </w:p>
    <w:p w14:paraId="764DD77C" w14:textId="77777777" w:rsidR="00187B38" w:rsidRDefault="00E12A47" w:rsidP="00CE05E4">
      <w:pPr>
        <w:spacing w:before="360" w:after="120"/>
        <w:jc w:val="center"/>
      </w:pPr>
      <w:r>
        <w:rPr>
          <w:noProof/>
        </w:rPr>
        <w:drawing>
          <wp:inline distT="0" distB="0" distL="0" distR="0" wp14:anchorId="4560D18F" wp14:editId="291B6FCD">
            <wp:extent cx="6191403" cy="440995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ibli.png"/>
                    <pic:cNvPicPr/>
                  </pic:nvPicPr>
                  <pic:blipFill>
                    <a:blip r:embed="rId62"/>
                    <a:stretch>
                      <a:fillRect/>
                    </a:stretch>
                  </pic:blipFill>
                  <pic:spPr>
                    <a:xfrm>
                      <a:off x="0" y="0"/>
                      <a:ext cx="6270379" cy="4466208"/>
                    </a:xfrm>
                    <a:prstGeom prst="rect">
                      <a:avLst/>
                    </a:prstGeom>
                  </pic:spPr>
                </pic:pic>
              </a:graphicData>
            </a:graphic>
          </wp:inline>
        </w:drawing>
      </w:r>
    </w:p>
    <w:p w14:paraId="2350A8FC" w14:textId="77777777" w:rsidR="00187B38" w:rsidRPr="007159AE" w:rsidRDefault="00E12A47" w:rsidP="00CE05E4">
      <w:pPr>
        <w:rPr>
          <w:lang w:val="de-CH"/>
        </w:rPr>
      </w:pPr>
      <w:r w:rsidRPr="007159AE">
        <w:rPr>
          <w:lang w:val="de-CH"/>
        </w:rPr>
        <w:br w:type="page"/>
      </w:r>
      <w:r w:rsidRPr="007159AE">
        <w:rPr>
          <w:b/>
          <w:caps/>
          <w:color w:val="FFFFFF"/>
          <w:spacing w:val="30"/>
          <w:sz w:val="16"/>
          <w:shd w:val="clear" w:color="D9261C" w:fill="D9261C"/>
          <w:lang w:val="de-CH"/>
        </w:rPr>
        <w:lastRenderedPageBreak/>
        <w:t xml:space="preserve">  5. Liga · 3. Mannschaft  </w:t>
      </w:r>
    </w:p>
    <w:p w14:paraId="686F8577" w14:textId="77777777" w:rsidR="00187B38" w:rsidRPr="007159AE" w:rsidRDefault="00E12A47">
      <w:pPr>
        <w:pStyle w:val="berschrift2"/>
        <w:pBdr>
          <w:bottom w:val="single" w:sz="20" w:space="3" w:color="E63124"/>
        </w:pBdr>
        <w:spacing w:before="40" w:after="120"/>
        <w:rPr>
          <w:lang w:val="de-CH"/>
        </w:rPr>
      </w:pPr>
      <w:bookmarkStart w:id="55" w:name="_Toc235833785"/>
      <w:r w:rsidRPr="007159AE">
        <w:rPr>
          <w:rFonts w:ascii="Inter" w:eastAsia="Inter" w:hAnsi="Inter" w:cs="Inter"/>
          <w:caps/>
          <w:color w:val="181818"/>
          <w:spacing w:val="10"/>
          <w:sz w:val="29"/>
          <w:lang w:val="de-CH"/>
        </w:rPr>
        <w:t>Torhüter-Chaos in der 5. Liga</w:t>
      </w:r>
      <w:bookmarkEnd w:id="55"/>
    </w:p>
    <w:p w14:paraId="19600FBB" w14:textId="77777777" w:rsidR="00187B38" w:rsidRPr="007159AE" w:rsidRDefault="00E12A47" w:rsidP="003910A2">
      <w:pPr>
        <w:spacing w:after="120"/>
        <w:jc w:val="both"/>
        <w:rPr>
          <w:lang w:val="de-CH"/>
        </w:rPr>
      </w:pPr>
      <w:r w:rsidRPr="007159AE">
        <w:rPr>
          <w:lang w:val="de-CH"/>
        </w:rPr>
        <w:t>Die Saison der dritten Mannschaft des FC Schattdorf in der 5. Liga glich in den vergangenen Monaten einer wilden Achterbahnfahrt. Nach einer von Rückschlägen geprägten Rückrunde verabschiedete sich das Team mit einem sensationellen Paukenschlag in die Sommerpause. Am Ende steht der achte Tabellenplatz – und eine Fülle an Geschichten, die so nur der Amateurfussball schreiben kann.</w:t>
      </w:r>
    </w:p>
    <w:p w14:paraId="1548492F" w14:textId="77777777" w:rsidR="00187B38" w:rsidRPr="007159AE" w:rsidRDefault="00E12A47">
      <w:pPr>
        <w:keepNext/>
        <w:spacing w:before="200" w:after="60"/>
        <w:rPr>
          <w:lang w:val="de-CH"/>
        </w:rPr>
      </w:pPr>
      <w:r w:rsidRPr="007159AE">
        <w:rPr>
          <w:b/>
          <w:color w:val="D9261C"/>
          <w:sz w:val="22"/>
          <w:lang w:val="de-CH"/>
        </w:rPr>
        <w:t>Erst Tag der offenen Tür, dann Kabinen-Chaos</w:t>
      </w:r>
    </w:p>
    <w:p w14:paraId="112C5829" w14:textId="77777777" w:rsidR="00187B38" w:rsidRPr="007159AE" w:rsidRDefault="00E12A47" w:rsidP="003910A2">
      <w:pPr>
        <w:spacing w:after="120"/>
        <w:jc w:val="both"/>
        <w:rPr>
          <w:lang w:val="de-CH"/>
        </w:rPr>
      </w:pPr>
      <w:r w:rsidRPr="007159AE">
        <w:rPr>
          <w:lang w:val="de-CH"/>
        </w:rPr>
        <w:t xml:space="preserve">Der Start in die Frühlingsrunde verlief für die </w:t>
      </w:r>
      <w:proofErr w:type="spellStart"/>
      <w:r w:rsidRPr="007159AE">
        <w:rPr>
          <w:lang w:val="de-CH"/>
        </w:rPr>
        <w:t>Schattdorfer</w:t>
      </w:r>
      <w:proofErr w:type="spellEnd"/>
      <w:r w:rsidRPr="007159AE">
        <w:rPr>
          <w:lang w:val="de-CH"/>
        </w:rPr>
        <w:t xml:space="preserve"> alles andere als nach Wunsch. Besonders die herben Klatschen gegen den FC Flüelen (1:6) und den späteren Gruppen-Dominator FC Baar II (0:8) zeigten der Defensive temporär gnadenlos die Grenzen auf. Als dann auch noch die Partien gegen Steinhausen III, </w:t>
      </w:r>
      <w:proofErr w:type="spellStart"/>
      <w:r w:rsidRPr="007159AE">
        <w:rPr>
          <w:lang w:val="de-CH"/>
        </w:rPr>
        <w:t>Erstfeld</w:t>
      </w:r>
      <w:proofErr w:type="spellEnd"/>
      <w:r w:rsidRPr="007159AE">
        <w:rPr>
          <w:lang w:val="de-CH"/>
        </w:rPr>
        <w:t xml:space="preserve"> II und Muotathal verloren gingen, drohte das Team gänzlich im Tabellenkeller zu versinken.</w:t>
      </w:r>
    </w:p>
    <w:p w14:paraId="6D3EC654" w14:textId="77777777" w:rsidR="00187B38" w:rsidRPr="007159AE" w:rsidRDefault="00E12A47" w:rsidP="003910A2">
      <w:pPr>
        <w:spacing w:after="120"/>
        <w:jc w:val="both"/>
        <w:rPr>
          <w:lang w:val="de-CH"/>
        </w:rPr>
      </w:pPr>
      <w:r w:rsidRPr="007159AE">
        <w:rPr>
          <w:lang w:val="de-CH"/>
        </w:rPr>
        <w:t xml:space="preserve">Doch die Mannschaft bewies Charakter. Am 31. Mai erlöste man sich im Kellerduell gegen den FC Ibach IV mit einem hart umkämpften 2:1-Heimsieg. Dieser Dreier gab spürbaren Auftrieb für den grossen Showdown am letzten Spieltag: Am Sonntagmorgen empfing man den Tabellenzweiten FC Brunnen III. In einer hochdramatischen Partie wuchsen die </w:t>
      </w:r>
      <w:proofErr w:type="spellStart"/>
      <w:r w:rsidRPr="007159AE">
        <w:rPr>
          <w:lang w:val="de-CH"/>
        </w:rPr>
        <w:t>Schattdorfer</w:t>
      </w:r>
      <w:proofErr w:type="spellEnd"/>
      <w:r w:rsidRPr="007159AE">
        <w:rPr>
          <w:lang w:val="de-CH"/>
        </w:rPr>
        <w:t xml:space="preserve"> über sich hinaus und bodigten den Favoriten mit 3:2. Man munkelt heute noch in den Katakomben des Sportplatzes, dass bei diesem Coup nicht alles mit ganz rechten Dingen zuging.</w:t>
      </w:r>
    </w:p>
    <w:p w14:paraId="1C4B6F84" w14:textId="77777777" w:rsidR="00187B38" w:rsidRPr="007159AE" w:rsidRDefault="00E12A47">
      <w:pPr>
        <w:keepNext/>
        <w:spacing w:before="200" w:after="60"/>
        <w:rPr>
          <w:lang w:val="de-CH"/>
        </w:rPr>
      </w:pPr>
      <w:r w:rsidRPr="007159AE">
        <w:rPr>
          <w:b/>
          <w:color w:val="D9261C"/>
          <w:sz w:val="22"/>
          <w:lang w:val="de-CH"/>
        </w:rPr>
        <w:t>Wer hat noch nicht, wer will nochmal?</w:t>
      </w:r>
    </w:p>
    <w:p w14:paraId="1501DD1E" w14:textId="77777777" w:rsidR="00187B38" w:rsidRPr="007159AE" w:rsidRDefault="00E12A47" w:rsidP="003910A2">
      <w:pPr>
        <w:spacing w:after="120"/>
        <w:jc w:val="both"/>
        <w:rPr>
          <w:lang w:val="de-CH"/>
        </w:rPr>
      </w:pPr>
      <w:r w:rsidRPr="007159AE">
        <w:rPr>
          <w:lang w:val="de-CH"/>
        </w:rPr>
        <w:t xml:space="preserve">Für die grösste Kuriosität der Saison sorgte zweifellos die Position zwischen den Pfosten. Trainer Yannic Jäger musste bei der Torhüterfrage seine gesamte Kreativität aufbieten, da das Trikot mit der Nummer 1 regelrecht zum Wanderpokal mutierte: Insgesamt sechs verschiedene Akteure hüteten im Saisonverlauf das Tor. Neben Ex-Stammkeeper Yannic Jäger streiften sich auch </w:t>
      </w:r>
      <w:proofErr w:type="spellStart"/>
      <w:r w:rsidRPr="007159AE">
        <w:rPr>
          <w:lang w:val="de-CH"/>
        </w:rPr>
        <w:t>Ranadan</w:t>
      </w:r>
      <w:proofErr w:type="spellEnd"/>
      <w:r w:rsidRPr="007159AE">
        <w:rPr>
          <w:lang w:val="de-CH"/>
        </w:rPr>
        <w:t xml:space="preserve"> Fragnito, Kay Schillig und Matteo Zberg die Handschuhe über. In der Rückrunde kam sogar noch Claudio Pfyl hinzu, der den Kasten in insgesamt 7 Einsätzen hütete. Das absolute Highlight folgte jedoch im letzten Spiel gegen Brunnen: Da kein erstklassiger Goalie zur Verfügung stand, ging Stürmer Mariano Prandi «gezwungenermassen» ins Tor – und hielt den sensationellen Sieg mit Bravour fest.</w:t>
      </w:r>
    </w:p>
    <w:p w14:paraId="038C8A4A" w14:textId="77777777" w:rsidR="00187B38" w:rsidRPr="007159AE" w:rsidRDefault="00E12A47">
      <w:pPr>
        <w:keepNext/>
        <w:spacing w:before="200" w:after="60"/>
        <w:rPr>
          <w:lang w:val="de-CH"/>
        </w:rPr>
      </w:pPr>
      <w:r w:rsidRPr="007159AE">
        <w:rPr>
          <w:b/>
          <w:color w:val="D9261C"/>
          <w:sz w:val="22"/>
          <w:lang w:val="de-CH"/>
        </w:rPr>
        <w:t>Die alte Garde</w:t>
      </w:r>
    </w:p>
    <w:p w14:paraId="41A1E9D0" w14:textId="77777777" w:rsidR="00187B38" w:rsidRPr="007159AE" w:rsidRDefault="00E12A47" w:rsidP="003910A2">
      <w:pPr>
        <w:spacing w:after="120"/>
        <w:jc w:val="both"/>
        <w:rPr>
          <w:lang w:val="de-CH"/>
        </w:rPr>
      </w:pPr>
      <w:r w:rsidRPr="007159AE">
        <w:rPr>
          <w:lang w:val="de-CH"/>
        </w:rPr>
        <w:t>In der teaminternen Statistik ragt vor allem ein Name heraus. In der Defensive erwies sich Reto Bissig als der unumstrittene Dauerbrenner: «</w:t>
      </w:r>
      <w:proofErr w:type="spellStart"/>
      <w:r w:rsidRPr="007159AE">
        <w:rPr>
          <w:lang w:val="de-CH"/>
        </w:rPr>
        <w:t>Papacito</w:t>
      </w:r>
      <w:proofErr w:type="spellEnd"/>
      <w:r w:rsidRPr="007159AE">
        <w:rPr>
          <w:lang w:val="de-CH"/>
        </w:rPr>
        <w:t xml:space="preserve"> Reti» stand in 17 von 18 ausgewerteten Partien in der Startelf und steuerte zudem zwei Treffer bei. Besondere Anerkennung gebührt dem Edeljoker der Mannschaft, Patrick Gamma. Er kam stolze 7-mal als Einwechselspieler von der Bank und bewies eindrücklich, dass Klasse zeitlos ist: Der Routinier überzeugte mit seiner enormen Erfahrung sowie Fitness, sorgte jedes Mal sofort für frischen Wind in der Partie und krönte seine starken 9 Auftritte im Laufe der Saison mit insgesamt vier wichtigen Treffern. Auf ihn konnten die </w:t>
      </w:r>
      <w:proofErr w:type="spellStart"/>
      <w:r w:rsidRPr="007159AE">
        <w:rPr>
          <w:lang w:val="de-CH"/>
        </w:rPr>
        <w:t>Schattdorfer</w:t>
      </w:r>
      <w:proofErr w:type="spellEnd"/>
      <w:r w:rsidRPr="007159AE">
        <w:rPr>
          <w:lang w:val="de-CH"/>
        </w:rPr>
        <w:t xml:space="preserve"> immer zählen, wenn Not am Mann war.</w:t>
      </w:r>
    </w:p>
    <w:p w14:paraId="7B939B7D" w14:textId="77777777" w:rsidR="00187B38" w:rsidRPr="007159AE" w:rsidRDefault="00E12A47">
      <w:pPr>
        <w:keepNext/>
        <w:spacing w:before="200" w:after="60"/>
        <w:rPr>
          <w:lang w:val="de-CH"/>
        </w:rPr>
      </w:pPr>
      <w:r w:rsidRPr="007159AE">
        <w:rPr>
          <w:b/>
          <w:color w:val="D9261C"/>
          <w:sz w:val="22"/>
          <w:lang w:val="de-CH"/>
        </w:rPr>
        <w:t>Ein versöhnliches Fazit und bittere Abschiede</w:t>
      </w:r>
    </w:p>
    <w:p w14:paraId="68C0FCD3" w14:textId="77777777" w:rsidR="00187B38" w:rsidRPr="007159AE" w:rsidRDefault="00E12A47" w:rsidP="003910A2">
      <w:pPr>
        <w:spacing w:after="120"/>
        <w:jc w:val="both"/>
        <w:rPr>
          <w:lang w:val="de-CH"/>
        </w:rPr>
      </w:pPr>
      <w:r w:rsidRPr="007159AE">
        <w:rPr>
          <w:lang w:val="de-CH"/>
        </w:rPr>
        <w:t>Mit 10 Punkten und einem Torverhältnis von 24:69 Toren schliesst der FC Schattdorf 3 die Spielzeit auf dem 8. Rang ab und liess den FC Ibach IV hinter sich. Was dem Team in manchen Phasen an defensiver Stabilität fehlte, machte es durch vorbildliche Fairness wett: Mit einer verschwindend geringen Anzahl an gelben Karten gehörte man zu den fairsten Teams der Liga.</w:t>
      </w:r>
    </w:p>
    <w:p w14:paraId="4EB01294" w14:textId="77777777" w:rsidR="00187B38" w:rsidRPr="007159AE" w:rsidRDefault="00E12A47" w:rsidP="003910A2">
      <w:pPr>
        <w:spacing w:after="120"/>
        <w:jc w:val="both"/>
        <w:rPr>
          <w:lang w:val="de-CH"/>
        </w:rPr>
      </w:pPr>
      <w:r w:rsidRPr="007159AE">
        <w:rPr>
          <w:lang w:val="de-CH"/>
        </w:rPr>
        <w:t xml:space="preserve">Nach dem heroischen Erfolg gegen den Tabellenzweiten Brunnen verabschiedet sich die Mannschaft in die verdiente Sommerpause. Wenn der Schwung aus dem Saisonfinale konserviert werden kann, ist mit den </w:t>
      </w:r>
      <w:proofErr w:type="spellStart"/>
      <w:r w:rsidRPr="007159AE">
        <w:rPr>
          <w:lang w:val="de-CH"/>
        </w:rPr>
        <w:t>Schattdorfern</w:t>
      </w:r>
      <w:proofErr w:type="spellEnd"/>
      <w:r w:rsidRPr="007159AE">
        <w:rPr>
          <w:lang w:val="de-CH"/>
        </w:rPr>
        <w:t xml:space="preserve"> in der nächsten Spielzeit definitiv weiter oben zu rechnen.</w:t>
      </w:r>
    </w:p>
    <w:p w14:paraId="53C58F22" w14:textId="77777777" w:rsidR="00187B38" w:rsidRPr="007159AE" w:rsidRDefault="00E12A47" w:rsidP="003910A2">
      <w:pPr>
        <w:spacing w:after="120"/>
        <w:jc w:val="both"/>
        <w:rPr>
          <w:lang w:val="de-CH"/>
        </w:rPr>
      </w:pPr>
      <w:r w:rsidRPr="007159AE">
        <w:rPr>
          <w:lang w:val="de-CH"/>
        </w:rPr>
        <w:lastRenderedPageBreak/>
        <w:t>Zum Saisonende muss die Mannschaft leider auch einige schmerzliche Abgänge verkraften. Während ein Teil der Routiniers dem unaufhaltsamen Ruf der Biologie folgt und die Fussballschuhe künftig eine Altersklasse höher bei den Senioren schnürt, zieht es andere Akteure in den vorgezogenen, fussballerischen Vorruhestand. Böse Zungen behaupten, der verlockende Ruf der heimischen Couch am Sonntagvormittag war am Ende einfach lauter als die Motivationsansprachen des Trainers. Sie alle werden auf und neben dem Platz schmerzlich vermisst werden.</w:t>
      </w:r>
    </w:p>
    <w:tbl>
      <w:tblPr>
        <w:tblW w:w="0" w:type="auto"/>
        <w:jc w:val="center"/>
        <w:tblLayout w:type="fixed"/>
        <w:tblLook w:val="04A0" w:firstRow="1" w:lastRow="0" w:firstColumn="1" w:lastColumn="0" w:noHBand="0" w:noVBand="1"/>
      </w:tblPr>
      <w:tblGrid>
        <w:gridCol w:w="9865"/>
      </w:tblGrid>
      <w:tr w:rsidR="00187B38" w14:paraId="6B04A82E" w14:textId="77777777">
        <w:trPr>
          <w:cantSplit/>
          <w:jc w:val="center"/>
        </w:trPr>
        <w:tc>
          <w:tcPr>
            <w:tcW w:w="9865" w:type="dxa"/>
            <w:tcMar>
              <w:top w:w="40" w:type="dxa"/>
              <w:left w:w="40" w:type="dxa"/>
              <w:bottom w:w="40" w:type="dxa"/>
              <w:right w:w="40" w:type="dxa"/>
            </w:tcMar>
          </w:tcPr>
          <w:p w14:paraId="5D10DD3F" w14:textId="77777777" w:rsidR="00187B38" w:rsidRDefault="00E12A47">
            <w:pPr>
              <w:spacing w:after="0"/>
              <w:jc w:val="center"/>
            </w:pPr>
            <w:r>
              <w:rPr>
                <w:noProof/>
              </w:rPr>
              <w:drawing>
                <wp:inline distT="0" distB="0" distL="0" distR="0" wp14:anchorId="6E7A2690" wp14:editId="5F265134">
                  <wp:extent cx="6173999" cy="463049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S_3_jpg.jpg"/>
                          <pic:cNvPicPr/>
                        </pic:nvPicPr>
                        <pic:blipFill>
                          <a:blip r:embed="rId63"/>
                          <a:stretch>
                            <a:fillRect/>
                          </a:stretch>
                        </pic:blipFill>
                        <pic:spPr>
                          <a:xfrm>
                            <a:off x="0" y="0"/>
                            <a:ext cx="6173999" cy="4630499"/>
                          </a:xfrm>
                          <a:prstGeom prst="rect">
                            <a:avLst/>
                          </a:prstGeom>
                        </pic:spPr>
                      </pic:pic>
                    </a:graphicData>
                  </a:graphic>
                </wp:inline>
              </w:drawing>
            </w:r>
          </w:p>
        </w:tc>
      </w:tr>
    </w:tbl>
    <w:p w14:paraId="2CB4D4F0" w14:textId="77777777" w:rsidR="00187B38" w:rsidRDefault="00187B38"/>
    <w:p w14:paraId="3059C824" w14:textId="77777777" w:rsidR="00187B38" w:rsidRDefault="00E12A47">
      <w:pPr>
        <w:keepNext/>
        <w:spacing w:before="200" w:after="60"/>
      </w:pPr>
      <w:proofErr w:type="spellStart"/>
      <w:r>
        <w:rPr>
          <w:b/>
          <w:color w:val="D9261C"/>
          <w:sz w:val="22"/>
        </w:rPr>
        <w:t>Schlusstabelle</w:t>
      </w:r>
      <w:proofErr w:type="spellEnd"/>
      <w:r>
        <w:rPr>
          <w:b/>
          <w:color w:val="D9261C"/>
          <w:sz w:val="22"/>
        </w:rPr>
        <w:t xml:space="preserve"> 5. Liga - Gruppe 1</w:t>
      </w:r>
    </w:p>
    <w:tbl>
      <w:tblPr>
        <w:tblW w:w="0" w:type="auto"/>
        <w:jc w:val="center"/>
        <w:tblLayout w:type="fixed"/>
        <w:tblLook w:val="04A0" w:firstRow="1" w:lastRow="0" w:firstColumn="1" w:lastColumn="0" w:noHBand="0" w:noVBand="1"/>
      </w:tblPr>
      <w:tblGrid>
        <w:gridCol w:w="624"/>
        <w:gridCol w:w="3685"/>
        <w:gridCol w:w="624"/>
        <w:gridCol w:w="624"/>
        <w:gridCol w:w="624"/>
        <w:gridCol w:w="624"/>
        <w:gridCol w:w="737"/>
        <w:gridCol w:w="1361"/>
        <w:gridCol w:w="964"/>
      </w:tblGrid>
      <w:tr w:rsidR="00187B38" w14:paraId="56AF9977" w14:textId="77777777">
        <w:trPr>
          <w:cantSplit/>
          <w:tblHeader/>
          <w:jc w:val="center"/>
        </w:trPr>
        <w:tc>
          <w:tcPr>
            <w:tcW w:w="624" w:type="dxa"/>
            <w:shd w:val="clear" w:color="E63124" w:fill="E63124"/>
            <w:tcMar>
              <w:top w:w="40" w:type="dxa"/>
              <w:left w:w="80" w:type="dxa"/>
              <w:bottom w:w="40" w:type="dxa"/>
              <w:right w:w="80" w:type="dxa"/>
            </w:tcMar>
          </w:tcPr>
          <w:p w14:paraId="7F5FD575" w14:textId="77777777" w:rsidR="00187B38" w:rsidRDefault="00E12A47">
            <w:pPr>
              <w:keepNext/>
              <w:spacing w:after="0"/>
            </w:pPr>
            <w:r>
              <w:rPr>
                <w:b/>
                <w:caps/>
                <w:color w:val="FFFFFF"/>
                <w:sz w:val="17"/>
              </w:rPr>
              <w:t>Rg</w:t>
            </w:r>
          </w:p>
        </w:tc>
        <w:tc>
          <w:tcPr>
            <w:tcW w:w="3685" w:type="dxa"/>
            <w:shd w:val="clear" w:color="E63124" w:fill="E63124"/>
            <w:tcMar>
              <w:top w:w="40" w:type="dxa"/>
              <w:left w:w="80" w:type="dxa"/>
              <w:bottom w:w="40" w:type="dxa"/>
              <w:right w:w="80" w:type="dxa"/>
            </w:tcMar>
          </w:tcPr>
          <w:p w14:paraId="1A8CD52E" w14:textId="77777777" w:rsidR="00187B38" w:rsidRDefault="00E12A47">
            <w:pPr>
              <w:keepNext/>
              <w:spacing w:after="0"/>
            </w:pPr>
            <w:r>
              <w:rPr>
                <w:b/>
                <w:caps/>
                <w:color w:val="FFFFFF"/>
                <w:sz w:val="17"/>
              </w:rPr>
              <w:t>Verein</w:t>
            </w:r>
          </w:p>
        </w:tc>
        <w:tc>
          <w:tcPr>
            <w:tcW w:w="624" w:type="dxa"/>
            <w:shd w:val="clear" w:color="E63124" w:fill="E63124"/>
            <w:tcMar>
              <w:top w:w="40" w:type="dxa"/>
              <w:left w:w="80" w:type="dxa"/>
              <w:bottom w:w="40" w:type="dxa"/>
              <w:right w:w="80" w:type="dxa"/>
            </w:tcMar>
          </w:tcPr>
          <w:p w14:paraId="27DAF9F0" w14:textId="77777777" w:rsidR="00187B38" w:rsidRDefault="00E12A47">
            <w:pPr>
              <w:keepNext/>
              <w:spacing w:after="0"/>
              <w:jc w:val="center"/>
            </w:pPr>
            <w:r>
              <w:rPr>
                <w:b/>
                <w:caps/>
                <w:color w:val="FFFFFF"/>
                <w:sz w:val="17"/>
              </w:rPr>
              <w:t>Sp</w:t>
            </w:r>
          </w:p>
        </w:tc>
        <w:tc>
          <w:tcPr>
            <w:tcW w:w="624" w:type="dxa"/>
            <w:shd w:val="clear" w:color="E63124" w:fill="E63124"/>
            <w:tcMar>
              <w:top w:w="40" w:type="dxa"/>
              <w:left w:w="80" w:type="dxa"/>
              <w:bottom w:w="40" w:type="dxa"/>
              <w:right w:w="80" w:type="dxa"/>
            </w:tcMar>
          </w:tcPr>
          <w:p w14:paraId="16B336D2" w14:textId="77777777" w:rsidR="00187B38" w:rsidRDefault="00E12A47">
            <w:pPr>
              <w:keepNext/>
              <w:spacing w:after="0"/>
              <w:jc w:val="center"/>
            </w:pPr>
            <w:r>
              <w:rPr>
                <w:b/>
                <w:caps/>
                <w:color w:val="FFFFFF"/>
                <w:sz w:val="17"/>
              </w:rPr>
              <w:t>S</w:t>
            </w:r>
          </w:p>
        </w:tc>
        <w:tc>
          <w:tcPr>
            <w:tcW w:w="624" w:type="dxa"/>
            <w:shd w:val="clear" w:color="E63124" w:fill="E63124"/>
            <w:tcMar>
              <w:top w:w="40" w:type="dxa"/>
              <w:left w:w="80" w:type="dxa"/>
              <w:bottom w:w="40" w:type="dxa"/>
              <w:right w:w="80" w:type="dxa"/>
            </w:tcMar>
          </w:tcPr>
          <w:p w14:paraId="744AC677" w14:textId="77777777" w:rsidR="00187B38" w:rsidRDefault="00E12A47">
            <w:pPr>
              <w:keepNext/>
              <w:spacing w:after="0"/>
              <w:jc w:val="center"/>
            </w:pPr>
            <w:r>
              <w:rPr>
                <w:b/>
                <w:caps/>
                <w:color w:val="FFFFFF"/>
                <w:sz w:val="17"/>
              </w:rPr>
              <w:t>U</w:t>
            </w:r>
          </w:p>
        </w:tc>
        <w:tc>
          <w:tcPr>
            <w:tcW w:w="624" w:type="dxa"/>
            <w:shd w:val="clear" w:color="E63124" w:fill="E63124"/>
            <w:tcMar>
              <w:top w:w="40" w:type="dxa"/>
              <w:left w:w="80" w:type="dxa"/>
              <w:bottom w:w="40" w:type="dxa"/>
              <w:right w:w="80" w:type="dxa"/>
            </w:tcMar>
          </w:tcPr>
          <w:p w14:paraId="73ACBB90" w14:textId="77777777" w:rsidR="00187B38" w:rsidRDefault="00E12A47">
            <w:pPr>
              <w:keepNext/>
              <w:spacing w:after="0"/>
              <w:jc w:val="center"/>
            </w:pPr>
            <w:r>
              <w:rPr>
                <w:b/>
                <w:caps/>
                <w:color w:val="FFFFFF"/>
                <w:sz w:val="17"/>
              </w:rPr>
              <w:t>N</w:t>
            </w:r>
          </w:p>
        </w:tc>
        <w:tc>
          <w:tcPr>
            <w:tcW w:w="737" w:type="dxa"/>
            <w:shd w:val="clear" w:color="E63124" w:fill="E63124"/>
            <w:tcMar>
              <w:top w:w="40" w:type="dxa"/>
              <w:left w:w="80" w:type="dxa"/>
              <w:bottom w:w="40" w:type="dxa"/>
              <w:right w:w="80" w:type="dxa"/>
            </w:tcMar>
          </w:tcPr>
          <w:p w14:paraId="44A47893" w14:textId="77777777" w:rsidR="00187B38" w:rsidRDefault="00E12A47">
            <w:pPr>
              <w:keepNext/>
              <w:spacing w:after="0"/>
              <w:jc w:val="center"/>
            </w:pPr>
            <w:r>
              <w:rPr>
                <w:b/>
                <w:caps/>
                <w:color w:val="FFFFFF"/>
                <w:sz w:val="17"/>
              </w:rPr>
              <w:t>Str</w:t>
            </w:r>
          </w:p>
        </w:tc>
        <w:tc>
          <w:tcPr>
            <w:tcW w:w="1361" w:type="dxa"/>
            <w:shd w:val="clear" w:color="E63124" w:fill="E63124"/>
            <w:tcMar>
              <w:top w:w="40" w:type="dxa"/>
              <w:left w:w="80" w:type="dxa"/>
              <w:bottom w:w="40" w:type="dxa"/>
              <w:right w:w="80" w:type="dxa"/>
            </w:tcMar>
          </w:tcPr>
          <w:p w14:paraId="74B28394" w14:textId="77777777" w:rsidR="00187B38" w:rsidRDefault="00E12A47">
            <w:pPr>
              <w:keepNext/>
              <w:spacing w:after="0"/>
              <w:jc w:val="center"/>
            </w:pPr>
            <w:r>
              <w:rPr>
                <w:b/>
                <w:caps/>
                <w:color w:val="FFFFFF"/>
                <w:sz w:val="17"/>
              </w:rPr>
              <w:t>Tore</w:t>
            </w:r>
          </w:p>
        </w:tc>
        <w:tc>
          <w:tcPr>
            <w:tcW w:w="964" w:type="dxa"/>
            <w:shd w:val="clear" w:color="E63124" w:fill="E63124"/>
            <w:tcMar>
              <w:top w:w="40" w:type="dxa"/>
              <w:left w:w="80" w:type="dxa"/>
              <w:bottom w:w="40" w:type="dxa"/>
              <w:right w:w="80" w:type="dxa"/>
            </w:tcMar>
          </w:tcPr>
          <w:p w14:paraId="7F6EBF58" w14:textId="77777777" w:rsidR="00187B38" w:rsidRDefault="00E12A47">
            <w:pPr>
              <w:keepNext/>
              <w:spacing w:after="0"/>
              <w:jc w:val="center"/>
            </w:pPr>
            <w:r>
              <w:rPr>
                <w:b/>
                <w:caps/>
                <w:color w:val="FFFFFF"/>
                <w:sz w:val="17"/>
              </w:rPr>
              <w:t>Pkt</w:t>
            </w:r>
          </w:p>
        </w:tc>
      </w:tr>
      <w:tr w:rsidR="00187B38" w14:paraId="5874D6C4" w14:textId="77777777">
        <w:trPr>
          <w:cantSplit/>
          <w:jc w:val="center"/>
        </w:trPr>
        <w:tc>
          <w:tcPr>
            <w:tcW w:w="624" w:type="dxa"/>
            <w:tcBorders>
              <w:bottom w:val="single" w:sz="4" w:space="0" w:color="E5E2E1"/>
            </w:tcBorders>
            <w:tcMar>
              <w:top w:w="40" w:type="dxa"/>
              <w:left w:w="80" w:type="dxa"/>
              <w:bottom w:w="40" w:type="dxa"/>
              <w:right w:w="80" w:type="dxa"/>
            </w:tcMar>
          </w:tcPr>
          <w:p w14:paraId="299F45DF" w14:textId="77777777" w:rsidR="00187B38" w:rsidRDefault="00E12A47">
            <w:pPr>
              <w:keepNext/>
              <w:spacing w:after="0"/>
              <w:jc w:val="center"/>
            </w:pPr>
            <w:r>
              <w:rPr>
                <w:sz w:val="18"/>
              </w:rPr>
              <w:t>1</w:t>
            </w:r>
          </w:p>
        </w:tc>
        <w:tc>
          <w:tcPr>
            <w:tcW w:w="3685" w:type="dxa"/>
            <w:tcBorders>
              <w:bottom w:val="single" w:sz="4" w:space="0" w:color="E5E2E1"/>
            </w:tcBorders>
            <w:tcMar>
              <w:top w:w="40" w:type="dxa"/>
              <w:left w:w="80" w:type="dxa"/>
              <w:bottom w:w="40" w:type="dxa"/>
              <w:right w:w="80" w:type="dxa"/>
            </w:tcMar>
          </w:tcPr>
          <w:p w14:paraId="5E48351B" w14:textId="77777777" w:rsidR="00187B38" w:rsidRDefault="00E12A47">
            <w:pPr>
              <w:keepNext/>
              <w:spacing w:after="0"/>
            </w:pPr>
            <w:r>
              <w:rPr>
                <w:sz w:val="18"/>
              </w:rPr>
              <w:t>FC Baar II</w:t>
            </w:r>
          </w:p>
        </w:tc>
        <w:tc>
          <w:tcPr>
            <w:tcW w:w="624" w:type="dxa"/>
            <w:tcBorders>
              <w:bottom w:val="single" w:sz="4" w:space="0" w:color="E5E2E1"/>
            </w:tcBorders>
            <w:tcMar>
              <w:top w:w="40" w:type="dxa"/>
              <w:left w:w="80" w:type="dxa"/>
              <w:bottom w:w="40" w:type="dxa"/>
              <w:right w:w="80" w:type="dxa"/>
            </w:tcMar>
          </w:tcPr>
          <w:p w14:paraId="132A3663" w14:textId="77777777" w:rsidR="00187B38" w:rsidRDefault="00E12A47">
            <w:pPr>
              <w:keepNext/>
              <w:spacing w:after="0"/>
              <w:jc w:val="center"/>
            </w:pPr>
            <w:r>
              <w:rPr>
                <w:sz w:val="18"/>
              </w:rPr>
              <w:t>16</w:t>
            </w:r>
          </w:p>
        </w:tc>
        <w:tc>
          <w:tcPr>
            <w:tcW w:w="624" w:type="dxa"/>
            <w:tcBorders>
              <w:bottom w:val="single" w:sz="4" w:space="0" w:color="E5E2E1"/>
            </w:tcBorders>
            <w:tcMar>
              <w:top w:w="40" w:type="dxa"/>
              <w:left w:w="80" w:type="dxa"/>
              <w:bottom w:w="40" w:type="dxa"/>
              <w:right w:w="80" w:type="dxa"/>
            </w:tcMar>
          </w:tcPr>
          <w:p w14:paraId="557524D1" w14:textId="77777777" w:rsidR="00187B38" w:rsidRDefault="00E12A47">
            <w:pPr>
              <w:keepNext/>
              <w:spacing w:after="0"/>
              <w:jc w:val="center"/>
            </w:pPr>
            <w:r>
              <w:rPr>
                <w:sz w:val="18"/>
              </w:rPr>
              <w:t>13</w:t>
            </w:r>
          </w:p>
        </w:tc>
        <w:tc>
          <w:tcPr>
            <w:tcW w:w="624" w:type="dxa"/>
            <w:tcBorders>
              <w:bottom w:val="single" w:sz="4" w:space="0" w:color="E5E2E1"/>
            </w:tcBorders>
            <w:tcMar>
              <w:top w:w="40" w:type="dxa"/>
              <w:left w:w="80" w:type="dxa"/>
              <w:bottom w:w="40" w:type="dxa"/>
              <w:right w:w="80" w:type="dxa"/>
            </w:tcMar>
          </w:tcPr>
          <w:p w14:paraId="0A125041" w14:textId="77777777" w:rsidR="00187B38" w:rsidRDefault="00E12A47">
            <w:pPr>
              <w:keepNext/>
              <w:spacing w:after="0"/>
              <w:jc w:val="center"/>
            </w:pPr>
            <w:r>
              <w:rPr>
                <w:sz w:val="18"/>
              </w:rPr>
              <w:t>2</w:t>
            </w:r>
          </w:p>
        </w:tc>
        <w:tc>
          <w:tcPr>
            <w:tcW w:w="624" w:type="dxa"/>
            <w:tcBorders>
              <w:bottom w:val="single" w:sz="4" w:space="0" w:color="E5E2E1"/>
            </w:tcBorders>
            <w:tcMar>
              <w:top w:w="40" w:type="dxa"/>
              <w:left w:w="80" w:type="dxa"/>
              <w:bottom w:w="40" w:type="dxa"/>
              <w:right w:w="80" w:type="dxa"/>
            </w:tcMar>
          </w:tcPr>
          <w:p w14:paraId="7B9D776C" w14:textId="77777777" w:rsidR="00187B38" w:rsidRDefault="00E12A47">
            <w:pPr>
              <w:keepNext/>
              <w:spacing w:after="0"/>
              <w:jc w:val="center"/>
            </w:pPr>
            <w:r>
              <w:rPr>
                <w:sz w:val="18"/>
              </w:rPr>
              <w:t>1</w:t>
            </w:r>
          </w:p>
        </w:tc>
        <w:tc>
          <w:tcPr>
            <w:tcW w:w="737" w:type="dxa"/>
            <w:tcBorders>
              <w:bottom w:val="single" w:sz="4" w:space="0" w:color="E5E2E1"/>
            </w:tcBorders>
            <w:tcMar>
              <w:top w:w="40" w:type="dxa"/>
              <w:left w:w="80" w:type="dxa"/>
              <w:bottom w:w="40" w:type="dxa"/>
              <w:right w:w="80" w:type="dxa"/>
            </w:tcMar>
          </w:tcPr>
          <w:p w14:paraId="62FB51B5" w14:textId="77777777" w:rsidR="00187B38" w:rsidRDefault="00E12A47">
            <w:pPr>
              <w:keepNext/>
              <w:spacing w:after="0"/>
              <w:jc w:val="center"/>
            </w:pPr>
            <w:r>
              <w:rPr>
                <w:sz w:val="18"/>
              </w:rPr>
              <w:t>18</w:t>
            </w:r>
          </w:p>
        </w:tc>
        <w:tc>
          <w:tcPr>
            <w:tcW w:w="1361" w:type="dxa"/>
            <w:tcBorders>
              <w:bottom w:val="single" w:sz="4" w:space="0" w:color="E5E2E1"/>
            </w:tcBorders>
            <w:tcMar>
              <w:top w:w="40" w:type="dxa"/>
              <w:left w:w="80" w:type="dxa"/>
              <w:bottom w:w="40" w:type="dxa"/>
              <w:right w:w="80" w:type="dxa"/>
            </w:tcMar>
          </w:tcPr>
          <w:p w14:paraId="5E7A871C" w14:textId="77777777" w:rsidR="00187B38" w:rsidRDefault="00E12A47">
            <w:pPr>
              <w:keepNext/>
              <w:spacing w:after="0"/>
              <w:jc w:val="center"/>
            </w:pPr>
            <w:proofErr w:type="gramStart"/>
            <w:r>
              <w:rPr>
                <w:sz w:val="18"/>
              </w:rPr>
              <w:t>63 :</w:t>
            </w:r>
            <w:proofErr w:type="gramEnd"/>
            <w:r>
              <w:rPr>
                <w:sz w:val="18"/>
              </w:rPr>
              <w:t xml:space="preserve"> 18</w:t>
            </w:r>
          </w:p>
        </w:tc>
        <w:tc>
          <w:tcPr>
            <w:tcW w:w="964" w:type="dxa"/>
            <w:tcBorders>
              <w:bottom w:val="single" w:sz="4" w:space="0" w:color="E5E2E1"/>
            </w:tcBorders>
            <w:tcMar>
              <w:top w:w="40" w:type="dxa"/>
              <w:left w:w="80" w:type="dxa"/>
              <w:bottom w:w="40" w:type="dxa"/>
              <w:right w:w="80" w:type="dxa"/>
            </w:tcMar>
          </w:tcPr>
          <w:p w14:paraId="1D9E2EC4" w14:textId="77777777" w:rsidR="00187B38" w:rsidRDefault="00E12A47">
            <w:pPr>
              <w:keepNext/>
              <w:spacing w:after="0"/>
              <w:jc w:val="center"/>
            </w:pPr>
            <w:r>
              <w:rPr>
                <w:sz w:val="18"/>
              </w:rPr>
              <w:t>41</w:t>
            </w:r>
          </w:p>
        </w:tc>
      </w:tr>
      <w:tr w:rsidR="00187B38" w14:paraId="520F013A" w14:textId="77777777">
        <w:trPr>
          <w:cantSplit/>
          <w:jc w:val="center"/>
        </w:trPr>
        <w:tc>
          <w:tcPr>
            <w:tcW w:w="624" w:type="dxa"/>
            <w:tcBorders>
              <w:bottom w:val="single" w:sz="4" w:space="0" w:color="E5E2E1"/>
            </w:tcBorders>
            <w:tcMar>
              <w:top w:w="40" w:type="dxa"/>
              <w:left w:w="80" w:type="dxa"/>
              <w:bottom w:w="40" w:type="dxa"/>
              <w:right w:w="80" w:type="dxa"/>
            </w:tcMar>
          </w:tcPr>
          <w:p w14:paraId="155FF493" w14:textId="77777777" w:rsidR="00187B38" w:rsidRDefault="00E12A47">
            <w:pPr>
              <w:keepNext/>
              <w:spacing w:after="0"/>
              <w:jc w:val="center"/>
            </w:pPr>
            <w:r>
              <w:rPr>
                <w:sz w:val="18"/>
              </w:rPr>
              <w:t>2</w:t>
            </w:r>
          </w:p>
        </w:tc>
        <w:tc>
          <w:tcPr>
            <w:tcW w:w="3685" w:type="dxa"/>
            <w:tcBorders>
              <w:bottom w:val="single" w:sz="4" w:space="0" w:color="E5E2E1"/>
            </w:tcBorders>
            <w:tcMar>
              <w:top w:w="40" w:type="dxa"/>
              <w:left w:w="80" w:type="dxa"/>
              <w:bottom w:w="40" w:type="dxa"/>
              <w:right w:w="80" w:type="dxa"/>
            </w:tcMar>
          </w:tcPr>
          <w:p w14:paraId="1D3656F0" w14:textId="77777777" w:rsidR="00187B38" w:rsidRDefault="00E12A47">
            <w:pPr>
              <w:keepNext/>
              <w:spacing w:after="0"/>
            </w:pPr>
            <w:r>
              <w:rPr>
                <w:sz w:val="18"/>
              </w:rPr>
              <w:t xml:space="preserve">FC </w:t>
            </w:r>
            <w:proofErr w:type="spellStart"/>
            <w:r>
              <w:rPr>
                <w:sz w:val="18"/>
              </w:rPr>
              <w:t>Brunnen</w:t>
            </w:r>
            <w:proofErr w:type="spellEnd"/>
            <w:r>
              <w:rPr>
                <w:sz w:val="18"/>
              </w:rPr>
              <w:t xml:space="preserve"> IV</w:t>
            </w:r>
          </w:p>
        </w:tc>
        <w:tc>
          <w:tcPr>
            <w:tcW w:w="624" w:type="dxa"/>
            <w:tcBorders>
              <w:bottom w:val="single" w:sz="4" w:space="0" w:color="E5E2E1"/>
            </w:tcBorders>
            <w:tcMar>
              <w:top w:w="40" w:type="dxa"/>
              <w:left w:w="80" w:type="dxa"/>
              <w:bottom w:w="40" w:type="dxa"/>
              <w:right w:w="80" w:type="dxa"/>
            </w:tcMar>
          </w:tcPr>
          <w:p w14:paraId="48B1FD1E" w14:textId="77777777" w:rsidR="00187B38" w:rsidRDefault="00E12A47">
            <w:pPr>
              <w:keepNext/>
              <w:spacing w:after="0"/>
              <w:jc w:val="center"/>
            </w:pPr>
            <w:r>
              <w:rPr>
                <w:sz w:val="18"/>
              </w:rPr>
              <w:t>16</w:t>
            </w:r>
          </w:p>
        </w:tc>
        <w:tc>
          <w:tcPr>
            <w:tcW w:w="624" w:type="dxa"/>
            <w:tcBorders>
              <w:bottom w:val="single" w:sz="4" w:space="0" w:color="E5E2E1"/>
            </w:tcBorders>
            <w:tcMar>
              <w:top w:w="40" w:type="dxa"/>
              <w:left w:w="80" w:type="dxa"/>
              <w:bottom w:w="40" w:type="dxa"/>
              <w:right w:w="80" w:type="dxa"/>
            </w:tcMar>
          </w:tcPr>
          <w:p w14:paraId="6F48501F" w14:textId="77777777" w:rsidR="00187B38" w:rsidRDefault="00E12A47">
            <w:pPr>
              <w:keepNext/>
              <w:spacing w:after="0"/>
              <w:jc w:val="center"/>
            </w:pPr>
            <w:r>
              <w:rPr>
                <w:sz w:val="18"/>
              </w:rPr>
              <w:t>12</w:t>
            </w:r>
          </w:p>
        </w:tc>
        <w:tc>
          <w:tcPr>
            <w:tcW w:w="624" w:type="dxa"/>
            <w:tcBorders>
              <w:bottom w:val="single" w:sz="4" w:space="0" w:color="E5E2E1"/>
            </w:tcBorders>
            <w:tcMar>
              <w:top w:w="40" w:type="dxa"/>
              <w:left w:w="80" w:type="dxa"/>
              <w:bottom w:w="40" w:type="dxa"/>
              <w:right w:w="80" w:type="dxa"/>
            </w:tcMar>
          </w:tcPr>
          <w:p w14:paraId="4436A880" w14:textId="77777777" w:rsidR="00187B38" w:rsidRDefault="00E12A47">
            <w:pPr>
              <w:keepNext/>
              <w:spacing w:after="0"/>
              <w:jc w:val="center"/>
            </w:pPr>
            <w:r>
              <w:rPr>
                <w:sz w:val="18"/>
              </w:rPr>
              <w:t>1</w:t>
            </w:r>
          </w:p>
        </w:tc>
        <w:tc>
          <w:tcPr>
            <w:tcW w:w="624" w:type="dxa"/>
            <w:tcBorders>
              <w:bottom w:val="single" w:sz="4" w:space="0" w:color="E5E2E1"/>
            </w:tcBorders>
            <w:tcMar>
              <w:top w:w="40" w:type="dxa"/>
              <w:left w:w="80" w:type="dxa"/>
              <w:bottom w:w="40" w:type="dxa"/>
              <w:right w:w="80" w:type="dxa"/>
            </w:tcMar>
          </w:tcPr>
          <w:p w14:paraId="7FEB1E46" w14:textId="77777777" w:rsidR="00187B38" w:rsidRDefault="00E12A47">
            <w:pPr>
              <w:keepNext/>
              <w:spacing w:after="0"/>
              <w:jc w:val="center"/>
            </w:pPr>
            <w:r>
              <w:rPr>
                <w:sz w:val="18"/>
              </w:rPr>
              <w:t>3</w:t>
            </w:r>
          </w:p>
        </w:tc>
        <w:tc>
          <w:tcPr>
            <w:tcW w:w="737" w:type="dxa"/>
            <w:tcBorders>
              <w:bottom w:val="single" w:sz="4" w:space="0" w:color="E5E2E1"/>
            </w:tcBorders>
            <w:tcMar>
              <w:top w:w="40" w:type="dxa"/>
              <w:left w:w="80" w:type="dxa"/>
              <w:bottom w:w="40" w:type="dxa"/>
              <w:right w:w="80" w:type="dxa"/>
            </w:tcMar>
          </w:tcPr>
          <w:p w14:paraId="79F55338" w14:textId="77777777" w:rsidR="00187B38" w:rsidRDefault="00E12A47">
            <w:pPr>
              <w:keepNext/>
              <w:spacing w:after="0"/>
              <w:jc w:val="center"/>
            </w:pPr>
            <w:r>
              <w:rPr>
                <w:sz w:val="18"/>
              </w:rPr>
              <w:t>8</w:t>
            </w:r>
          </w:p>
        </w:tc>
        <w:tc>
          <w:tcPr>
            <w:tcW w:w="1361" w:type="dxa"/>
            <w:tcBorders>
              <w:bottom w:val="single" w:sz="4" w:space="0" w:color="E5E2E1"/>
            </w:tcBorders>
            <w:tcMar>
              <w:top w:w="40" w:type="dxa"/>
              <w:left w:w="80" w:type="dxa"/>
              <w:bottom w:w="40" w:type="dxa"/>
              <w:right w:w="80" w:type="dxa"/>
            </w:tcMar>
          </w:tcPr>
          <w:p w14:paraId="53868BD8" w14:textId="77777777" w:rsidR="00187B38" w:rsidRDefault="00E12A47">
            <w:pPr>
              <w:keepNext/>
              <w:spacing w:after="0"/>
              <w:jc w:val="center"/>
            </w:pPr>
            <w:proofErr w:type="gramStart"/>
            <w:r>
              <w:rPr>
                <w:sz w:val="18"/>
              </w:rPr>
              <w:t>59 :</w:t>
            </w:r>
            <w:proofErr w:type="gramEnd"/>
            <w:r>
              <w:rPr>
                <w:sz w:val="18"/>
              </w:rPr>
              <w:t xml:space="preserve"> 16</w:t>
            </w:r>
          </w:p>
        </w:tc>
        <w:tc>
          <w:tcPr>
            <w:tcW w:w="964" w:type="dxa"/>
            <w:tcBorders>
              <w:bottom w:val="single" w:sz="4" w:space="0" w:color="E5E2E1"/>
            </w:tcBorders>
            <w:tcMar>
              <w:top w:w="40" w:type="dxa"/>
              <w:left w:w="80" w:type="dxa"/>
              <w:bottom w:w="40" w:type="dxa"/>
              <w:right w:w="80" w:type="dxa"/>
            </w:tcMar>
          </w:tcPr>
          <w:p w14:paraId="6BAFCB16" w14:textId="77777777" w:rsidR="00187B38" w:rsidRDefault="00E12A47">
            <w:pPr>
              <w:keepNext/>
              <w:spacing w:after="0"/>
              <w:jc w:val="center"/>
            </w:pPr>
            <w:r>
              <w:rPr>
                <w:sz w:val="18"/>
              </w:rPr>
              <w:t>37</w:t>
            </w:r>
          </w:p>
        </w:tc>
      </w:tr>
      <w:tr w:rsidR="00187B38" w14:paraId="52721A87" w14:textId="77777777">
        <w:trPr>
          <w:cantSplit/>
          <w:jc w:val="center"/>
        </w:trPr>
        <w:tc>
          <w:tcPr>
            <w:tcW w:w="624" w:type="dxa"/>
            <w:tcBorders>
              <w:bottom w:val="single" w:sz="4" w:space="0" w:color="E5E2E1"/>
            </w:tcBorders>
            <w:tcMar>
              <w:top w:w="40" w:type="dxa"/>
              <w:left w:w="80" w:type="dxa"/>
              <w:bottom w:w="40" w:type="dxa"/>
              <w:right w:w="80" w:type="dxa"/>
            </w:tcMar>
          </w:tcPr>
          <w:p w14:paraId="24AF000A" w14:textId="77777777" w:rsidR="00187B38" w:rsidRDefault="00E12A47">
            <w:pPr>
              <w:keepNext/>
              <w:spacing w:after="0"/>
              <w:jc w:val="center"/>
            </w:pPr>
            <w:r>
              <w:rPr>
                <w:sz w:val="18"/>
              </w:rPr>
              <w:t>3</w:t>
            </w:r>
          </w:p>
        </w:tc>
        <w:tc>
          <w:tcPr>
            <w:tcW w:w="3685" w:type="dxa"/>
            <w:tcBorders>
              <w:bottom w:val="single" w:sz="4" w:space="0" w:color="E5E2E1"/>
            </w:tcBorders>
            <w:tcMar>
              <w:top w:w="40" w:type="dxa"/>
              <w:left w:w="80" w:type="dxa"/>
              <w:bottom w:w="40" w:type="dxa"/>
              <w:right w:w="80" w:type="dxa"/>
            </w:tcMar>
          </w:tcPr>
          <w:p w14:paraId="68A13DAC" w14:textId="77777777" w:rsidR="00187B38" w:rsidRDefault="00E12A47">
            <w:pPr>
              <w:keepNext/>
              <w:spacing w:after="0"/>
            </w:pPr>
            <w:r>
              <w:rPr>
                <w:sz w:val="18"/>
              </w:rPr>
              <w:t xml:space="preserve">ESC </w:t>
            </w:r>
            <w:proofErr w:type="spellStart"/>
            <w:r>
              <w:rPr>
                <w:sz w:val="18"/>
              </w:rPr>
              <w:t>Erstfeld</w:t>
            </w:r>
            <w:proofErr w:type="spellEnd"/>
            <w:r>
              <w:rPr>
                <w:sz w:val="18"/>
              </w:rPr>
              <w:t xml:space="preserve"> II</w:t>
            </w:r>
          </w:p>
        </w:tc>
        <w:tc>
          <w:tcPr>
            <w:tcW w:w="624" w:type="dxa"/>
            <w:tcBorders>
              <w:bottom w:val="single" w:sz="4" w:space="0" w:color="E5E2E1"/>
            </w:tcBorders>
            <w:tcMar>
              <w:top w:w="40" w:type="dxa"/>
              <w:left w:w="80" w:type="dxa"/>
              <w:bottom w:w="40" w:type="dxa"/>
              <w:right w:w="80" w:type="dxa"/>
            </w:tcMar>
          </w:tcPr>
          <w:p w14:paraId="0CC7D89D" w14:textId="77777777" w:rsidR="00187B38" w:rsidRDefault="00E12A47">
            <w:pPr>
              <w:keepNext/>
              <w:spacing w:after="0"/>
              <w:jc w:val="center"/>
            </w:pPr>
            <w:r>
              <w:rPr>
                <w:sz w:val="18"/>
              </w:rPr>
              <w:t>16</w:t>
            </w:r>
          </w:p>
        </w:tc>
        <w:tc>
          <w:tcPr>
            <w:tcW w:w="624" w:type="dxa"/>
            <w:tcBorders>
              <w:bottom w:val="single" w:sz="4" w:space="0" w:color="E5E2E1"/>
            </w:tcBorders>
            <w:tcMar>
              <w:top w:w="40" w:type="dxa"/>
              <w:left w:w="80" w:type="dxa"/>
              <w:bottom w:w="40" w:type="dxa"/>
              <w:right w:w="80" w:type="dxa"/>
            </w:tcMar>
          </w:tcPr>
          <w:p w14:paraId="69CDAC71" w14:textId="77777777" w:rsidR="00187B38" w:rsidRDefault="00E12A47">
            <w:pPr>
              <w:keepNext/>
              <w:spacing w:after="0"/>
              <w:jc w:val="center"/>
            </w:pPr>
            <w:r>
              <w:rPr>
                <w:sz w:val="18"/>
              </w:rPr>
              <w:t>12</w:t>
            </w:r>
          </w:p>
        </w:tc>
        <w:tc>
          <w:tcPr>
            <w:tcW w:w="624" w:type="dxa"/>
            <w:tcBorders>
              <w:bottom w:val="single" w:sz="4" w:space="0" w:color="E5E2E1"/>
            </w:tcBorders>
            <w:tcMar>
              <w:top w:w="40" w:type="dxa"/>
              <w:left w:w="80" w:type="dxa"/>
              <w:bottom w:w="40" w:type="dxa"/>
              <w:right w:w="80" w:type="dxa"/>
            </w:tcMar>
          </w:tcPr>
          <w:p w14:paraId="125D47BD" w14:textId="77777777" w:rsidR="00187B38" w:rsidRDefault="00E12A47">
            <w:pPr>
              <w:keepNext/>
              <w:spacing w:after="0"/>
              <w:jc w:val="center"/>
            </w:pPr>
            <w:r>
              <w:rPr>
                <w:sz w:val="18"/>
              </w:rPr>
              <w:t>1</w:t>
            </w:r>
          </w:p>
        </w:tc>
        <w:tc>
          <w:tcPr>
            <w:tcW w:w="624" w:type="dxa"/>
            <w:tcBorders>
              <w:bottom w:val="single" w:sz="4" w:space="0" w:color="E5E2E1"/>
            </w:tcBorders>
            <w:tcMar>
              <w:top w:w="40" w:type="dxa"/>
              <w:left w:w="80" w:type="dxa"/>
              <w:bottom w:w="40" w:type="dxa"/>
              <w:right w:w="80" w:type="dxa"/>
            </w:tcMar>
          </w:tcPr>
          <w:p w14:paraId="1F95EB96" w14:textId="77777777" w:rsidR="00187B38" w:rsidRDefault="00E12A47">
            <w:pPr>
              <w:keepNext/>
              <w:spacing w:after="0"/>
              <w:jc w:val="center"/>
            </w:pPr>
            <w:r>
              <w:rPr>
                <w:sz w:val="18"/>
              </w:rPr>
              <w:t>3</w:t>
            </w:r>
          </w:p>
        </w:tc>
        <w:tc>
          <w:tcPr>
            <w:tcW w:w="737" w:type="dxa"/>
            <w:tcBorders>
              <w:bottom w:val="single" w:sz="4" w:space="0" w:color="E5E2E1"/>
            </w:tcBorders>
            <w:tcMar>
              <w:top w:w="40" w:type="dxa"/>
              <w:left w:w="80" w:type="dxa"/>
              <w:bottom w:w="40" w:type="dxa"/>
              <w:right w:w="80" w:type="dxa"/>
            </w:tcMar>
          </w:tcPr>
          <w:p w14:paraId="557BAFBC" w14:textId="77777777" w:rsidR="00187B38" w:rsidRDefault="00E12A47">
            <w:pPr>
              <w:keepNext/>
              <w:spacing w:after="0"/>
              <w:jc w:val="center"/>
            </w:pPr>
            <w:r>
              <w:rPr>
                <w:sz w:val="18"/>
              </w:rPr>
              <w:t>32</w:t>
            </w:r>
          </w:p>
        </w:tc>
        <w:tc>
          <w:tcPr>
            <w:tcW w:w="1361" w:type="dxa"/>
            <w:tcBorders>
              <w:bottom w:val="single" w:sz="4" w:space="0" w:color="E5E2E1"/>
            </w:tcBorders>
            <w:tcMar>
              <w:top w:w="40" w:type="dxa"/>
              <w:left w:w="80" w:type="dxa"/>
              <w:bottom w:w="40" w:type="dxa"/>
              <w:right w:w="80" w:type="dxa"/>
            </w:tcMar>
          </w:tcPr>
          <w:p w14:paraId="05119BC3" w14:textId="77777777" w:rsidR="00187B38" w:rsidRDefault="00E12A47">
            <w:pPr>
              <w:keepNext/>
              <w:spacing w:after="0"/>
              <w:jc w:val="center"/>
            </w:pPr>
            <w:proofErr w:type="gramStart"/>
            <w:r>
              <w:rPr>
                <w:sz w:val="18"/>
              </w:rPr>
              <w:t>55 :</w:t>
            </w:r>
            <w:proofErr w:type="gramEnd"/>
            <w:r>
              <w:rPr>
                <w:sz w:val="18"/>
              </w:rPr>
              <w:t xml:space="preserve"> 26</w:t>
            </w:r>
          </w:p>
        </w:tc>
        <w:tc>
          <w:tcPr>
            <w:tcW w:w="964" w:type="dxa"/>
            <w:tcBorders>
              <w:bottom w:val="single" w:sz="4" w:space="0" w:color="E5E2E1"/>
            </w:tcBorders>
            <w:tcMar>
              <w:top w:w="40" w:type="dxa"/>
              <w:left w:w="80" w:type="dxa"/>
              <w:bottom w:w="40" w:type="dxa"/>
              <w:right w:w="80" w:type="dxa"/>
            </w:tcMar>
          </w:tcPr>
          <w:p w14:paraId="0F9140DD" w14:textId="77777777" w:rsidR="00187B38" w:rsidRDefault="00E12A47">
            <w:pPr>
              <w:keepNext/>
              <w:spacing w:after="0"/>
              <w:jc w:val="center"/>
            </w:pPr>
            <w:r>
              <w:rPr>
                <w:sz w:val="18"/>
              </w:rPr>
              <w:t>37</w:t>
            </w:r>
          </w:p>
        </w:tc>
      </w:tr>
      <w:tr w:rsidR="00187B38" w14:paraId="4F885A9C" w14:textId="77777777">
        <w:trPr>
          <w:cantSplit/>
          <w:jc w:val="center"/>
        </w:trPr>
        <w:tc>
          <w:tcPr>
            <w:tcW w:w="624" w:type="dxa"/>
            <w:tcBorders>
              <w:bottom w:val="single" w:sz="4" w:space="0" w:color="E5E2E1"/>
            </w:tcBorders>
            <w:tcMar>
              <w:top w:w="40" w:type="dxa"/>
              <w:left w:w="80" w:type="dxa"/>
              <w:bottom w:w="40" w:type="dxa"/>
              <w:right w:w="80" w:type="dxa"/>
            </w:tcMar>
          </w:tcPr>
          <w:p w14:paraId="7E708861" w14:textId="77777777" w:rsidR="00187B38" w:rsidRDefault="00E12A47">
            <w:pPr>
              <w:keepNext/>
              <w:spacing w:after="0"/>
              <w:jc w:val="center"/>
            </w:pPr>
            <w:r>
              <w:rPr>
                <w:sz w:val="18"/>
              </w:rPr>
              <w:t>4</w:t>
            </w:r>
          </w:p>
        </w:tc>
        <w:tc>
          <w:tcPr>
            <w:tcW w:w="3685" w:type="dxa"/>
            <w:tcBorders>
              <w:bottom w:val="single" w:sz="4" w:space="0" w:color="E5E2E1"/>
            </w:tcBorders>
            <w:tcMar>
              <w:top w:w="40" w:type="dxa"/>
              <w:left w:w="80" w:type="dxa"/>
              <w:bottom w:w="40" w:type="dxa"/>
              <w:right w:w="80" w:type="dxa"/>
            </w:tcMar>
          </w:tcPr>
          <w:p w14:paraId="3E2CDB30" w14:textId="77777777" w:rsidR="00187B38" w:rsidRDefault="00E12A47">
            <w:pPr>
              <w:keepNext/>
              <w:spacing w:after="0"/>
            </w:pPr>
            <w:r>
              <w:rPr>
                <w:sz w:val="18"/>
              </w:rPr>
              <w:t xml:space="preserve">FC </w:t>
            </w:r>
            <w:proofErr w:type="spellStart"/>
            <w:r>
              <w:rPr>
                <w:sz w:val="18"/>
              </w:rPr>
              <w:t>Flüelen</w:t>
            </w:r>
            <w:proofErr w:type="spellEnd"/>
          </w:p>
        </w:tc>
        <w:tc>
          <w:tcPr>
            <w:tcW w:w="624" w:type="dxa"/>
            <w:tcBorders>
              <w:bottom w:val="single" w:sz="4" w:space="0" w:color="E5E2E1"/>
            </w:tcBorders>
            <w:tcMar>
              <w:top w:w="40" w:type="dxa"/>
              <w:left w:w="80" w:type="dxa"/>
              <w:bottom w:w="40" w:type="dxa"/>
              <w:right w:w="80" w:type="dxa"/>
            </w:tcMar>
          </w:tcPr>
          <w:p w14:paraId="59E19422" w14:textId="77777777" w:rsidR="00187B38" w:rsidRDefault="00E12A47">
            <w:pPr>
              <w:keepNext/>
              <w:spacing w:after="0"/>
              <w:jc w:val="center"/>
            </w:pPr>
            <w:r>
              <w:rPr>
                <w:sz w:val="18"/>
              </w:rPr>
              <w:t>16</w:t>
            </w:r>
          </w:p>
        </w:tc>
        <w:tc>
          <w:tcPr>
            <w:tcW w:w="624" w:type="dxa"/>
            <w:tcBorders>
              <w:bottom w:val="single" w:sz="4" w:space="0" w:color="E5E2E1"/>
            </w:tcBorders>
            <w:tcMar>
              <w:top w:w="40" w:type="dxa"/>
              <w:left w:w="80" w:type="dxa"/>
              <w:bottom w:w="40" w:type="dxa"/>
              <w:right w:w="80" w:type="dxa"/>
            </w:tcMar>
          </w:tcPr>
          <w:p w14:paraId="3DFCB212" w14:textId="77777777" w:rsidR="00187B38" w:rsidRDefault="00E12A47">
            <w:pPr>
              <w:keepNext/>
              <w:spacing w:after="0"/>
              <w:jc w:val="center"/>
            </w:pPr>
            <w:r>
              <w:rPr>
                <w:sz w:val="18"/>
              </w:rPr>
              <w:t>7</w:t>
            </w:r>
          </w:p>
        </w:tc>
        <w:tc>
          <w:tcPr>
            <w:tcW w:w="624" w:type="dxa"/>
            <w:tcBorders>
              <w:bottom w:val="single" w:sz="4" w:space="0" w:color="E5E2E1"/>
            </w:tcBorders>
            <w:tcMar>
              <w:top w:w="40" w:type="dxa"/>
              <w:left w:w="80" w:type="dxa"/>
              <w:bottom w:w="40" w:type="dxa"/>
              <w:right w:w="80" w:type="dxa"/>
            </w:tcMar>
          </w:tcPr>
          <w:p w14:paraId="22482E96" w14:textId="77777777" w:rsidR="00187B38" w:rsidRDefault="00E12A47">
            <w:pPr>
              <w:keepNext/>
              <w:spacing w:after="0"/>
              <w:jc w:val="center"/>
            </w:pPr>
            <w:r>
              <w:rPr>
                <w:sz w:val="18"/>
              </w:rPr>
              <w:t>3</w:t>
            </w:r>
          </w:p>
        </w:tc>
        <w:tc>
          <w:tcPr>
            <w:tcW w:w="624" w:type="dxa"/>
            <w:tcBorders>
              <w:bottom w:val="single" w:sz="4" w:space="0" w:color="E5E2E1"/>
            </w:tcBorders>
            <w:tcMar>
              <w:top w:w="40" w:type="dxa"/>
              <w:left w:w="80" w:type="dxa"/>
              <w:bottom w:w="40" w:type="dxa"/>
              <w:right w:w="80" w:type="dxa"/>
            </w:tcMar>
          </w:tcPr>
          <w:p w14:paraId="4630065C" w14:textId="77777777" w:rsidR="00187B38" w:rsidRDefault="00E12A47">
            <w:pPr>
              <w:keepNext/>
              <w:spacing w:after="0"/>
              <w:jc w:val="center"/>
            </w:pPr>
            <w:r>
              <w:rPr>
                <w:sz w:val="18"/>
              </w:rPr>
              <w:t>6</w:t>
            </w:r>
          </w:p>
        </w:tc>
        <w:tc>
          <w:tcPr>
            <w:tcW w:w="737" w:type="dxa"/>
            <w:tcBorders>
              <w:bottom w:val="single" w:sz="4" w:space="0" w:color="E5E2E1"/>
            </w:tcBorders>
            <w:tcMar>
              <w:top w:w="40" w:type="dxa"/>
              <w:left w:w="80" w:type="dxa"/>
              <w:bottom w:w="40" w:type="dxa"/>
              <w:right w:w="80" w:type="dxa"/>
            </w:tcMar>
          </w:tcPr>
          <w:p w14:paraId="3B70D768" w14:textId="77777777" w:rsidR="00187B38" w:rsidRDefault="00E12A47">
            <w:pPr>
              <w:keepNext/>
              <w:spacing w:after="0"/>
              <w:jc w:val="center"/>
            </w:pPr>
            <w:r>
              <w:rPr>
                <w:sz w:val="18"/>
              </w:rPr>
              <w:t>23</w:t>
            </w:r>
          </w:p>
        </w:tc>
        <w:tc>
          <w:tcPr>
            <w:tcW w:w="1361" w:type="dxa"/>
            <w:tcBorders>
              <w:bottom w:val="single" w:sz="4" w:space="0" w:color="E5E2E1"/>
            </w:tcBorders>
            <w:tcMar>
              <w:top w:w="40" w:type="dxa"/>
              <w:left w:w="80" w:type="dxa"/>
              <w:bottom w:w="40" w:type="dxa"/>
              <w:right w:w="80" w:type="dxa"/>
            </w:tcMar>
          </w:tcPr>
          <w:p w14:paraId="73047E67" w14:textId="77777777" w:rsidR="00187B38" w:rsidRDefault="00E12A47">
            <w:pPr>
              <w:keepNext/>
              <w:spacing w:after="0"/>
              <w:jc w:val="center"/>
            </w:pPr>
            <w:proofErr w:type="gramStart"/>
            <w:r>
              <w:rPr>
                <w:sz w:val="18"/>
              </w:rPr>
              <w:t>56 :</w:t>
            </w:r>
            <w:proofErr w:type="gramEnd"/>
            <w:r>
              <w:rPr>
                <w:sz w:val="18"/>
              </w:rPr>
              <w:t xml:space="preserve"> 50</w:t>
            </w:r>
          </w:p>
        </w:tc>
        <w:tc>
          <w:tcPr>
            <w:tcW w:w="964" w:type="dxa"/>
            <w:tcBorders>
              <w:bottom w:val="single" w:sz="4" w:space="0" w:color="E5E2E1"/>
            </w:tcBorders>
            <w:tcMar>
              <w:top w:w="40" w:type="dxa"/>
              <w:left w:w="80" w:type="dxa"/>
              <w:bottom w:w="40" w:type="dxa"/>
              <w:right w:w="80" w:type="dxa"/>
            </w:tcMar>
          </w:tcPr>
          <w:p w14:paraId="0E723C84" w14:textId="77777777" w:rsidR="00187B38" w:rsidRDefault="00E12A47">
            <w:pPr>
              <w:keepNext/>
              <w:spacing w:after="0"/>
              <w:jc w:val="center"/>
            </w:pPr>
            <w:r>
              <w:rPr>
                <w:sz w:val="18"/>
              </w:rPr>
              <w:t>24</w:t>
            </w:r>
          </w:p>
        </w:tc>
      </w:tr>
      <w:tr w:rsidR="00187B38" w14:paraId="1CBDCB07" w14:textId="77777777">
        <w:trPr>
          <w:cantSplit/>
          <w:jc w:val="center"/>
        </w:trPr>
        <w:tc>
          <w:tcPr>
            <w:tcW w:w="624" w:type="dxa"/>
            <w:tcBorders>
              <w:bottom w:val="single" w:sz="4" w:space="0" w:color="E5E2E1"/>
            </w:tcBorders>
            <w:tcMar>
              <w:top w:w="40" w:type="dxa"/>
              <w:left w:w="80" w:type="dxa"/>
              <w:bottom w:w="40" w:type="dxa"/>
              <w:right w:w="80" w:type="dxa"/>
            </w:tcMar>
          </w:tcPr>
          <w:p w14:paraId="3D08F787" w14:textId="77777777" w:rsidR="00187B38" w:rsidRDefault="00E12A47">
            <w:pPr>
              <w:keepNext/>
              <w:spacing w:after="0"/>
              <w:jc w:val="center"/>
            </w:pPr>
            <w:r>
              <w:rPr>
                <w:sz w:val="18"/>
              </w:rPr>
              <w:t>5</w:t>
            </w:r>
          </w:p>
        </w:tc>
        <w:tc>
          <w:tcPr>
            <w:tcW w:w="3685" w:type="dxa"/>
            <w:tcBorders>
              <w:bottom w:val="single" w:sz="4" w:space="0" w:color="E5E2E1"/>
            </w:tcBorders>
            <w:tcMar>
              <w:top w:w="40" w:type="dxa"/>
              <w:left w:w="80" w:type="dxa"/>
              <w:bottom w:w="40" w:type="dxa"/>
              <w:right w:w="80" w:type="dxa"/>
            </w:tcMar>
          </w:tcPr>
          <w:p w14:paraId="1C0CBC41" w14:textId="77777777" w:rsidR="00187B38" w:rsidRDefault="00E12A47">
            <w:pPr>
              <w:keepNext/>
              <w:spacing w:after="0"/>
            </w:pPr>
            <w:proofErr w:type="spellStart"/>
            <w:r>
              <w:rPr>
                <w:sz w:val="18"/>
              </w:rPr>
              <w:t>Weggiser</w:t>
            </w:r>
            <w:proofErr w:type="spellEnd"/>
            <w:r>
              <w:rPr>
                <w:sz w:val="18"/>
              </w:rPr>
              <w:t xml:space="preserve"> SC</w:t>
            </w:r>
          </w:p>
        </w:tc>
        <w:tc>
          <w:tcPr>
            <w:tcW w:w="624" w:type="dxa"/>
            <w:tcBorders>
              <w:bottom w:val="single" w:sz="4" w:space="0" w:color="E5E2E1"/>
            </w:tcBorders>
            <w:tcMar>
              <w:top w:w="40" w:type="dxa"/>
              <w:left w:w="80" w:type="dxa"/>
              <w:bottom w:w="40" w:type="dxa"/>
              <w:right w:w="80" w:type="dxa"/>
            </w:tcMar>
          </w:tcPr>
          <w:p w14:paraId="2F9EC4A8" w14:textId="77777777" w:rsidR="00187B38" w:rsidRDefault="00E12A47">
            <w:pPr>
              <w:keepNext/>
              <w:spacing w:after="0"/>
              <w:jc w:val="center"/>
            </w:pPr>
            <w:r>
              <w:rPr>
                <w:sz w:val="18"/>
              </w:rPr>
              <w:t>16</w:t>
            </w:r>
          </w:p>
        </w:tc>
        <w:tc>
          <w:tcPr>
            <w:tcW w:w="624" w:type="dxa"/>
            <w:tcBorders>
              <w:bottom w:val="single" w:sz="4" w:space="0" w:color="E5E2E1"/>
            </w:tcBorders>
            <w:tcMar>
              <w:top w:w="40" w:type="dxa"/>
              <w:left w:w="80" w:type="dxa"/>
              <w:bottom w:w="40" w:type="dxa"/>
              <w:right w:w="80" w:type="dxa"/>
            </w:tcMar>
          </w:tcPr>
          <w:p w14:paraId="78EB3FF6" w14:textId="77777777" w:rsidR="00187B38" w:rsidRDefault="00E12A47">
            <w:pPr>
              <w:keepNext/>
              <w:spacing w:after="0"/>
              <w:jc w:val="center"/>
            </w:pPr>
            <w:r>
              <w:rPr>
                <w:sz w:val="18"/>
              </w:rPr>
              <w:t>5</w:t>
            </w:r>
          </w:p>
        </w:tc>
        <w:tc>
          <w:tcPr>
            <w:tcW w:w="624" w:type="dxa"/>
            <w:tcBorders>
              <w:bottom w:val="single" w:sz="4" w:space="0" w:color="E5E2E1"/>
            </w:tcBorders>
            <w:tcMar>
              <w:top w:w="40" w:type="dxa"/>
              <w:left w:w="80" w:type="dxa"/>
              <w:bottom w:w="40" w:type="dxa"/>
              <w:right w:w="80" w:type="dxa"/>
            </w:tcMar>
          </w:tcPr>
          <w:p w14:paraId="7401C5E3" w14:textId="77777777" w:rsidR="00187B38" w:rsidRDefault="00E12A47">
            <w:pPr>
              <w:keepNext/>
              <w:spacing w:after="0"/>
              <w:jc w:val="center"/>
            </w:pPr>
            <w:r>
              <w:rPr>
                <w:sz w:val="18"/>
              </w:rPr>
              <w:t>2</w:t>
            </w:r>
          </w:p>
        </w:tc>
        <w:tc>
          <w:tcPr>
            <w:tcW w:w="624" w:type="dxa"/>
            <w:tcBorders>
              <w:bottom w:val="single" w:sz="4" w:space="0" w:color="E5E2E1"/>
            </w:tcBorders>
            <w:tcMar>
              <w:top w:w="40" w:type="dxa"/>
              <w:left w:w="80" w:type="dxa"/>
              <w:bottom w:w="40" w:type="dxa"/>
              <w:right w:w="80" w:type="dxa"/>
            </w:tcMar>
          </w:tcPr>
          <w:p w14:paraId="03118988" w14:textId="77777777" w:rsidR="00187B38" w:rsidRDefault="00E12A47">
            <w:pPr>
              <w:keepNext/>
              <w:spacing w:after="0"/>
              <w:jc w:val="center"/>
            </w:pPr>
            <w:r>
              <w:rPr>
                <w:sz w:val="18"/>
              </w:rPr>
              <w:t>9</w:t>
            </w:r>
          </w:p>
        </w:tc>
        <w:tc>
          <w:tcPr>
            <w:tcW w:w="737" w:type="dxa"/>
            <w:tcBorders>
              <w:bottom w:val="single" w:sz="4" w:space="0" w:color="E5E2E1"/>
            </w:tcBorders>
            <w:tcMar>
              <w:top w:w="40" w:type="dxa"/>
              <w:left w:w="80" w:type="dxa"/>
              <w:bottom w:w="40" w:type="dxa"/>
              <w:right w:w="80" w:type="dxa"/>
            </w:tcMar>
          </w:tcPr>
          <w:p w14:paraId="52D5E7D1" w14:textId="77777777" w:rsidR="00187B38" w:rsidRDefault="00E12A47">
            <w:pPr>
              <w:keepNext/>
              <w:spacing w:after="0"/>
              <w:jc w:val="center"/>
            </w:pPr>
            <w:r>
              <w:rPr>
                <w:sz w:val="18"/>
              </w:rPr>
              <w:t>22</w:t>
            </w:r>
          </w:p>
        </w:tc>
        <w:tc>
          <w:tcPr>
            <w:tcW w:w="1361" w:type="dxa"/>
            <w:tcBorders>
              <w:bottom w:val="single" w:sz="4" w:space="0" w:color="E5E2E1"/>
            </w:tcBorders>
            <w:tcMar>
              <w:top w:w="40" w:type="dxa"/>
              <w:left w:w="80" w:type="dxa"/>
              <w:bottom w:w="40" w:type="dxa"/>
              <w:right w:w="80" w:type="dxa"/>
            </w:tcMar>
          </w:tcPr>
          <w:p w14:paraId="732B2CB8" w14:textId="77777777" w:rsidR="00187B38" w:rsidRDefault="00E12A47">
            <w:pPr>
              <w:keepNext/>
              <w:spacing w:after="0"/>
              <w:jc w:val="center"/>
            </w:pPr>
            <w:proofErr w:type="gramStart"/>
            <w:r>
              <w:rPr>
                <w:sz w:val="18"/>
              </w:rPr>
              <w:t>26 :</w:t>
            </w:r>
            <w:proofErr w:type="gramEnd"/>
            <w:r>
              <w:rPr>
                <w:sz w:val="18"/>
              </w:rPr>
              <w:t xml:space="preserve"> 46</w:t>
            </w:r>
          </w:p>
        </w:tc>
        <w:tc>
          <w:tcPr>
            <w:tcW w:w="964" w:type="dxa"/>
            <w:tcBorders>
              <w:bottom w:val="single" w:sz="4" w:space="0" w:color="E5E2E1"/>
            </w:tcBorders>
            <w:tcMar>
              <w:top w:w="40" w:type="dxa"/>
              <w:left w:w="80" w:type="dxa"/>
              <w:bottom w:w="40" w:type="dxa"/>
              <w:right w:w="80" w:type="dxa"/>
            </w:tcMar>
          </w:tcPr>
          <w:p w14:paraId="5A5F7FFC" w14:textId="77777777" w:rsidR="00187B38" w:rsidRDefault="00E12A47">
            <w:pPr>
              <w:keepNext/>
              <w:spacing w:after="0"/>
              <w:jc w:val="center"/>
            </w:pPr>
            <w:r>
              <w:rPr>
                <w:sz w:val="18"/>
              </w:rPr>
              <w:t>17</w:t>
            </w:r>
          </w:p>
        </w:tc>
      </w:tr>
      <w:tr w:rsidR="00187B38" w14:paraId="025B6B44" w14:textId="77777777">
        <w:trPr>
          <w:cantSplit/>
          <w:jc w:val="center"/>
        </w:trPr>
        <w:tc>
          <w:tcPr>
            <w:tcW w:w="624" w:type="dxa"/>
            <w:tcBorders>
              <w:bottom w:val="single" w:sz="4" w:space="0" w:color="E5E2E1"/>
            </w:tcBorders>
            <w:tcMar>
              <w:top w:w="40" w:type="dxa"/>
              <w:left w:w="80" w:type="dxa"/>
              <w:bottom w:w="40" w:type="dxa"/>
              <w:right w:w="80" w:type="dxa"/>
            </w:tcMar>
          </w:tcPr>
          <w:p w14:paraId="38229546" w14:textId="77777777" w:rsidR="00187B38" w:rsidRDefault="00E12A47">
            <w:pPr>
              <w:keepNext/>
              <w:spacing w:after="0"/>
              <w:jc w:val="center"/>
            </w:pPr>
            <w:r>
              <w:rPr>
                <w:sz w:val="18"/>
              </w:rPr>
              <w:t>6</w:t>
            </w:r>
          </w:p>
        </w:tc>
        <w:tc>
          <w:tcPr>
            <w:tcW w:w="3685" w:type="dxa"/>
            <w:tcBorders>
              <w:bottom w:val="single" w:sz="4" w:space="0" w:color="E5E2E1"/>
            </w:tcBorders>
            <w:tcMar>
              <w:top w:w="40" w:type="dxa"/>
              <w:left w:w="80" w:type="dxa"/>
              <w:bottom w:w="40" w:type="dxa"/>
              <w:right w:w="80" w:type="dxa"/>
            </w:tcMar>
          </w:tcPr>
          <w:p w14:paraId="21C56E15" w14:textId="77777777" w:rsidR="00187B38" w:rsidRDefault="00E12A47">
            <w:pPr>
              <w:keepNext/>
              <w:spacing w:after="0"/>
            </w:pPr>
            <w:r>
              <w:rPr>
                <w:sz w:val="18"/>
              </w:rPr>
              <w:t xml:space="preserve">FC </w:t>
            </w:r>
            <w:proofErr w:type="spellStart"/>
            <w:r>
              <w:rPr>
                <w:sz w:val="18"/>
              </w:rPr>
              <w:t>Muotathal</w:t>
            </w:r>
            <w:proofErr w:type="spellEnd"/>
          </w:p>
        </w:tc>
        <w:tc>
          <w:tcPr>
            <w:tcW w:w="624" w:type="dxa"/>
            <w:tcBorders>
              <w:bottom w:val="single" w:sz="4" w:space="0" w:color="E5E2E1"/>
            </w:tcBorders>
            <w:tcMar>
              <w:top w:w="40" w:type="dxa"/>
              <w:left w:w="80" w:type="dxa"/>
              <w:bottom w:w="40" w:type="dxa"/>
              <w:right w:w="80" w:type="dxa"/>
            </w:tcMar>
          </w:tcPr>
          <w:p w14:paraId="2E1CD254" w14:textId="77777777" w:rsidR="00187B38" w:rsidRDefault="00E12A47">
            <w:pPr>
              <w:keepNext/>
              <w:spacing w:after="0"/>
              <w:jc w:val="center"/>
            </w:pPr>
            <w:r>
              <w:rPr>
                <w:sz w:val="18"/>
              </w:rPr>
              <w:t>16</w:t>
            </w:r>
          </w:p>
        </w:tc>
        <w:tc>
          <w:tcPr>
            <w:tcW w:w="624" w:type="dxa"/>
            <w:tcBorders>
              <w:bottom w:val="single" w:sz="4" w:space="0" w:color="E5E2E1"/>
            </w:tcBorders>
            <w:tcMar>
              <w:top w:w="40" w:type="dxa"/>
              <w:left w:w="80" w:type="dxa"/>
              <w:bottom w:w="40" w:type="dxa"/>
              <w:right w:w="80" w:type="dxa"/>
            </w:tcMar>
          </w:tcPr>
          <w:p w14:paraId="22BDAAEC" w14:textId="77777777" w:rsidR="00187B38" w:rsidRDefault="00E12A47">
            <w:pPr>
              <w:keepNext/>
              <w:spacing w:after="0"/>
              <w:jc w:val="center"/>
            </w:pPr>
            <w:r>
              <w:rPr>
                <w:sz w:val="18"/>
              </w:rPr>
              <w:t>5</w:t>
            </w:r>
          </w:p>
        </w:tc>
        <w:tc>
          <w:tcPr>
            <w:tcW w:w="624" w:type="dxa"/>
            <w:tcBorders>
              <w:bottom w:val="single" w:sz="4" w:space="0" w:color="E5E2E1"/>
            </w:tcBorders>
            <w:tcMar>
              <w:top w:w="40" w:type="dxa"/>
              <w:left w:w="80" w:type="dxa"/>
              <w:bottom w:w="40" w:type="dxa"/>
              <w:right w:w="80" w:type="dxa"/>
            </w:tcMar>
          </w:tcPr>
          <w:p w14:paraId="6152E15F" w14:textId="77777777" w:rsidR="00187B38" w:rsidRDefault="00E12A47">
            <w:pPr>
              <w:keepNext/>
              <w:spacing w:after="0"/>
              <w:jc w:val="center"/>
            </w:pPr>
            <w:r>
              <w:rPr>
                <w:sz w:val="18"/>
              </w:rPr>
              <w:t>1</w:t>
            </w:r>
          </w:p>
        </w:tc>
        <w:tc>
          <w:tcPr>
            <w:tcW w:w="624" w:type="dxa"/>
            <w:tcBorders>
              <w:bottom w:val="single" w:sz="4" w:space="0" w:color="E5E2E1"/>
            </w:tcBorders>
            <w:tcMar>
              <w:top w:w="40" w:type="dxa"/>
              <w:left w:w="80" w:type="dxa"/>
              <w:bottom w:w="40" w:type="dxa"/>
              <w:right w:w="80" w:type="dxa"/>
            </w:tcMar>
          </w:tcPr>
          <w:p w14:paraId="439CD7D9" w14:textId="77777777" w:rsidR="00187B38" w:rsidRDefault="00E12A47">
            <w:pPr>
              <w:keepNext/>
              <w:spacing w:after="0"/>
              <w:jc w:val="center"/>
            </w:pPr>
            <w:r>
              <w:rPr>
                <w:sz w:val="18"/>
              </w:rPr>
              <w:t>10</w:t>
            </w:r>
          </w:p>
        </w:tc>
        <w:tc>
          <w:tcPr>
            <w:tcW w:w="737" w:type="dxa"/>
            <w:tcBorders>
              <w:bottom w:val="single" w:sz="4" w:space="0" w:color="E5E2E1"/>
            </w:tcBorders>
            <w:tcMar>
              <w:top w:w="40" w:type="dxa"/>
              <w:left w:w="80" w:type="dxa"/>
              <w:bottom w:w="40" w:type="dxa"/>
              <w:right w:w="80" w:type="dxa"/>
            </w:tcMar>
          </w:tcPr>
          <w:p w14:paraId="73116D9B" w14:textId="77777777" w:rsidR="00187B38" w:rsidRDefault="00E12A47">
            <w:pPr>
              <w:keepNext/>
              <w:spacing w:after="0"/>
              <w:jc w:val="center"/>
            </w:pPr>
            <w:r>
              <w:rPr>
                <w:sz w:val="18"/>
              </w:rPr>
              <w:t>30</w:t>
            </w:r>
          </w:p>
        </w:tc>
        <w:tc>
          <w:tcPr>
            <w:tcW w:w="1361" w:type="dxa"/>
            <w:tcBorders>
              <w:bottom w:val="single" w:sz="4" w:space="0" w:color="E5E2E1"/>
            </w:tcBorders>
            <w:tcMar>
              <w:top w:w="40" w:type="dxa"/>
              <w:left w:w="80" w:type="dxa"/>
              <w:bottom w:w="40" w:type="dxa"/>
              <w:right w:w="80" w:type="dxa"/>
            </w:tcMar>
          </w:tcPr>
          <w:p w14:paraId="7EA6C1F9" w14:textId="77777777" w:rsidR="00187B38" w:rsidRDefault="00E12A47">
            <w:pPr>
              <w:keepNext/>
              <w:spacing w:after="0"/>
              <w:jc w:val="center"/>
            </w:pPr>
            <w:proofErr w:type="gramStart"/>
            <w:r>
              <w:rPr>
                <w:sz w:val="18"/>
              </w:rPr>
              <w:t>39 :</w:t>
            </w:r>
            <w:proofErr w:type="gramEnd"/>
            <w:r>
              <w:rPr>
                <w:sz w:val="18"/>
              </w:rPr>
              <w:t xml:space="preserve"> 55</w:t>
            </w:r>
          </w:p>
        </w:tc>
        <w:tc>
          <w:tcPr>
            <w:tcW w:w="964" w:type="dxa"/>
            <w:tcBorders>
              <w:bottom w:val="single" w:sz="4" w:space="0" w:color="E5E2E1"/>
            </w:tcBorders>
            <w:tcMar>
              <w:top w:w="40" w:type="dxa"/>
              <w:left w:w="80" w:type="dxa"/>
              <w:bottom w:w="40" w:type="dxa"/>
              <w:right w:w="80" w:type="dxa"/>
            </w:tcMar>
          </w:tcPr>
          <w:p w14:paraId="5E6C7899" w14:textId="77777777" w:rsidR="00187B38" w:rsidRDefault="00E12A47">
            <w:pPr>
              <w:keepNext/>
              <w:spacing w:after="0"/>
              <w:jc w:val="center"/>
            </w:pPr>
            <w:r>
              <w:rPr>
                <w:sz w:val="18"/>
              </w:rPr>
              <w:t>16</w:t>
            </w:r>
          </w:p>
        </w:tc>
      </w:tr>
      <w:tr w:rsidR="00187B38" w14:paraId="37443D9E" w14:textId="77777777">
        <w:trPr>
          <w:cantSplit/>
          <w:jc w:val="center"/>
        </w:trPr>
        <w:tc>
          <w:tcPr>
            <w:tcW w:w="624" w:type="dxa"/>
            <w:tcBorders>
              <w:bottom w:val="single" w:sz="4" w:space="0" w:color="E5E2E1"/>
            </w:tcBorders>
            <w:tcMar>
              <w:top w:w="40" w:type="dxa"/>
              <w:left w:w="80" w:type="dxa"/>
              <w:bottom w:w="40" w:type="dxa"/>
              <w:right w:w="80" w:type="dxa"/>
            </w:tcMar>
          </w:tcPr>
          <w:p w14:paraId="082EAF7A" w14:textId="77777777" w:rsidR="00187B38" w:rsidRDefault="00E12A47">
            <w:pPr>
              <w:keepNext/>
              <w:spacing w:after="0"/>
              <w:jc w:val="center"/>
            </w:pPr>
            <w:r>
              <w:rPr>
                <w:sz w:val="18"/>
              </w:rPr>
              <w:t>7</w:t>
            </w:r>
          </w:p>
        </w:tc>
        <w:tc>
          <w:tcPr>
            <w:tcW w:w="3685" w:type="dxa"/>
            <w:tcBorders>
              <w:bottom w:val="single" w:sz="4" w:space="0" w:color="E5E2E1"/>
            </w:tcBorders>
            <w:tcMar>
              <w:top w:w="40" w:type="dxa"/>
              <w:left w:w="80" w:type="dxa"/>
              <w:bottom w:w="40" w:type="dxa"/>
              <w:right w:w="80" w:type="dxa"/>
            </w:tcMar>
          </w:tcPr>
          <w:p w14:paraId="020E8F67" w14:textId="77777777" w:rsidR="00187B38" w:rsidRDefault="00E12A47">
            <w:pPr>
              <w:keepNext/>
              <w:spacing w:after="0"/>
            </w:pPr>
            <w:r>
              <w:rPr>
                <w:sz w:val="18"/>
              </w:rPr>
              <w:t>SC Steinhausen III</w:t>
            </w:r>
          </w:p>
        </w:tc>
        <w:tc>
          <w:tcPr>
            <w:tcW w:w="624" w:type="dxa"/>
            <w:tcBorders>
              <w:bottom w:val="single" w:sz="4" w:space="0" w:color="E5E2E1"/>
            </w:tcBorders>
            <w:tcMar>
              <w:top w:w="40" w:type="dxa"/>
              <w:left w:w="80" w:type="dxa"/>
              <w:bottom w:w="40" w:type="dxa"/>
              <w:right w:w="80" w:type="dxa"/>
            </w:tcMar>
          </w:tcPr>
          <w:p w14:paraId="03A00FBF" w14:textId="77777777" w:rsidR="00187B38" w:rsidRDefault="00E12A47">
            <w:pPr>
              <w:keepNext/>
              <w:spacing w:after="0"/>
              <w:jc w:val="center"/>
            </w:pPr>
            <w:r>
              <w:rPr>
                <w:sz w:val="18"/>
              </w:rPr>
              <w:t>16</w:t>
            </w:r>
          </w:p>
        </w:tc>
        <w:tc>
          <w:tcPr>
            <w:tcW w:w="624" w:type="dxa"/>
            <w:tcBorders>
              <w:bottom w:val="single" w:sz="4" w:space="0" w:color="E5E2E1"/>
            </w:tcBorders>
            <w:tcMar>
              <w:top w:w="40" w:type="dxa"/>
              <w:left w:w="80" w:type="dxa"/>
              <w:bottom w:w="40" w:type="dxa"/>
              <w:right w:w="80" w:type="dxa"/>
            </w:tcMar>
          </w:tcPr>
          <w:p w14:paraId="2E88B27D" w14:textId="77777777" w:rsidR="00187B38" w:rsidRDefault="00E12A47">
            <w:pPr>
              <w:keepNext/>
              <w:spacing w:after="0"/>
              <w:jc w:val="center"/>
            </w:pPr>
            <w:r>
              <w:rPr>
                <w:sz w:val="18"/>
              </w:rPr>
              <w:t>3</w:t>
            </w:r>
          </w:p>
        </w:tc>
        <w:tc>
          <w:tcPr>
            <w:tcW w:w="624" w:type="dxa"/>
            <w:tcBorders>
              <w:bottom w:val="single" w:sz="4" w:space="0" w:color="E5E2E1"/>
            </w:tcBorders>
            <w:tcMar>
              <w:top w:w="40" w:type="dxa"/>
              <w:left w:w="80" w:type="dxa"/>
              <w:bottom w:w="40" w:type="dxa"/>
              <w:right w:w="80" w:type="dxa"/>
            </w:tcMar>
          </w:tcPr>
          <w:p w14:paraId="4D342D67" w14:textId="77777777" w:rsidR="00187B38" w:rsidRDefault="00E12A47">
            <w:pPr>
              <w:keepNext/>
              <w:spacing w:after="0"/>
              <w:jc w:val="center"/>
            </w:pPr>
            <w:r>
              <w:rPr>
                <w:sz w:val="18"/>
              </w:rPr>
              <w:t>6</w:t>
            </w:r>
          </w:p>
        </w:tc>
        <w:tc>
          <w:tcPr>
            <w:tcW w:w="624" w:type="dxa"/>
            <w:tcBorders>
              <w:bottom w:val="single" w:sz="4" w:space="0" w:color="E5E2E1"/>
            </w:tcBorders>
            <w:tcMar>
              <w:top w:w="40" w:type="dxa"/>
              <w:left w:w="80" w:type="dxa"/>
              <w:bottom w:w="40" w:type="dxa"/>
              <w:right w:w="80" w:type="dxa"/>
            </w:tcMar>
          </w:tcPr>
          <w:p w14:paraId="65BEA0B8" w14:textId="77777777" w:rsidR="00187B38" w:rsidRDefault="00E12A47">
            <w:pPr>
              <w:keepNext/>
              <w:spacing w:after="0"/>
              <w:jc w:val="center"/>
            </w:pPr>
            <w:r>
              <w:rPr>
                <w:sz w:val="18"/>
              </w:rPr>
              <w:t>7</w:t>
            </w:r>
          </w:p>
        </w:tc>
        <w:tc>
          <w:tcPr>
            <w:tcW w:w="737" w:type="dxa"/>
            <w:tcBorders>
              <w:bottom w:val="single" w:sz="4" w:space="0" w:color="E5E2E1"/>
            </w:tcBorders>
            <w:tcMar>
              <w:top w:w="40" w:type="dxa"/>
              <w:left w:w="80" w:type="dxa"/>
              <w:bottom w:w="40" w:type="dxa"/>
              <w:right w:w="80" w:type="dxa"/>
            </w:tcMar>
          </w:tcPr>
          <w:p w14:paraId="5D28A256" w14:textId="77777777" w:rsidR="00187B38" w:rsidRDefault="00E12A47">
            <w:pPr>
              <w:keepNext/>
              <w:spacing w:after="0"/>
              <w:jc w:val="center"/>
            </w:pPr>
            <w:r>
              <w:rPr>
                <w:sz w:val="18"/>
              </w:rPr>
              <w:t>32</w:t>
            </w:r>
          </w:p>
        </w:tc>
        <w:tc>
          <w:tcPr>
            <w:tcW w:w="1361" w:type="dxa"/>
            <w:tcBorders>
              <w:bottom w:val="single" w:sz="4" w:space="0" w:color="E5E2E1"/>
            </w:tcBorders>
            <w:tcMar>
              <w:top w:w="40" w:type="dxa"/>
              <w:left w:w="80" w:type="dxa"/>
              <w:bottom w:w="40" w:type="dxa"/>
              <w:right w:w="80" w:type="dxa"/>
            </w:tcMar>
          </w:tcPr>
          <w:p w14:paraId="7AE8A1DE" w14:textId="77777777" w:rsidR="00187B38" w:rsidRDefault="00E12A47">
            <w:pPr>
              <w:keepNext/>
              <w:spacing w:after="0"/>
              <w:jc w:val="center"/>
            </w:pPr>
            <w:proofErr w:type="gramStart"/>
            <w:r>
              <w:rPr>
                <w:sz w:val="18"/>
              </w:rPr>
              <w:t>45 :</w:t>
            </w:r>
            <w:proofErr w:type="gramEnd"/>
            <w:r>
              <w:rPr>
                <w:sz w:val="18"/>
              </w:rPr>
              <w:t xml:space="preserve"> 63</w:t>
            </w:r>
          </w:p>
        </w:tc>
        <w:tc>
          <w:tcPr>
            <w:tcW w:w="964" w:type="dxa"/>
            <w:tcBorders>
              <w:bottom w:val="single" w:sz="4" w:space="0" w:color="E5E2E1"/>
            </w:tcBorders>
            <w:tcMar>
              <w:top w:w="40" w:type="dxa"/>
              <w:left w:w="80" w:type="dxa"/>
              <w:bottom w:w="40" w:type="dxa"/>
              <w:right w:w="80" w:type="dxa"/>
            </w:tcMar>
          </w:tcPr>
          <w:p w14:paraId="4996BFAD" w14:textId="77777777" w:rsidR="00187B38" w:rsidRDefault="00E12A47">
            <w:pPr>
              <w:keepNext/>
              <w:spacing w:after="0"/>
              <w:jc w:val="center"/>
            </w:pPr>
            <w:r>
              <w:rPr>
                <w:sz w:val="18"/>
              </w:rPr>
              <w:t>15</w:t>
            </w:r>
          </w:p>
        </w:tc>
      </w:tr>
      <w:tr w:rsidR="00187B38" w14:paraId="0707CF88" w14:textId="77777777">
        <w:trPr>
          <w:cantSplit/>
          <w:jc w:val="center"/>
        </w:trPr>
        <w:tc>
          <w:tcPr>
            <w:tcW w:w="624" w:type="dxa"/>
            <w:tcBorders>
              <w:bottom w:val="single" w:sz="4" w:space="0" w:color="E5E2E1"/>
            </w:tcBorders>
            <w:shd w:val="clear" w:color="F6F2F1" w:fill="F6F2F1"/>
            <w:tcMar>
              <w:top w:w="40" w:type="dxa"/>
              <w:left w:w="80" w:type="dxa"/>
              <w:bottom w:w="40" w:type="dxa"/>
              <w:right w:w="80" w:type="dxa"/>
            </w:tcMar>
          </w:tcPr>
          <w:p w14:paraId="4FFCB435" w14:textId="77777777" w:rsidR="00187B38" w:rsidRDefault="00E12A47">
            <w:pPr>
              <w:keepNext/>
              <w:spacing w:after="0"/>
              <w:jc w:val="center"/>
            </w:pPr>
            <w:r>
              <w:rPr>
                <w:b/>
                <w:sz w:val="18"/>
              </w:rPr>
              <w:t>8</w:t>
            </w:r>
          </w:p>
        </w:tc>
        <w:tc>
          <w:tcPr>
            <w:tcW w:w="3685" w:type="dxa"/>
            <w:tcBorders>
              <w:bottom w:val="single" w:sz="4" w:space="0" w:color="E5E2E1"/>
            </w:tcBorders>
            <w:shd w:val="clear" w:color="F6F2F1" w:fill="F6F2F1"/>
            <w:tcMar>
              <w:top w:w="40" w:type="dxa"/>
              <w:left w:w="80" w:type="dxa"/>
              <w:bottom w:w="40" w:type="dxa"/>
              <w:right w:w="80" w:type="dxa"/>
            </w:tcMar>
          </w:tcPr>
          <w:p w14:paraId="2C9A3EFB" w14:textId="77777777" w:rsidR="00187B38" w:rsidRDefault="00E12A47">
            <w:pPr>
              <w:keepNext/>
              <w:spacing w:after="0"/>
            </w:pPr>
            <w:r>
              <w:rPr>
                <w:b/>
                <w:sz w:val="18"/>
              </w:rPr>
              <w:t>FC Schattdorf</w:t>
            </w:r>
          </w:p>
        </w:tc>
        <w:tc>
          <w:tcPr>
            <w:tcW w:w="624" w:type="dxa"/>
            <w:tcBorders>
              <w:bottom w:val="single" w:sz="4" w:space="0" w:color="E5E2E1"/>
            </w:tcBorders>
            <w:shd w:val="clear" w:color="F6F2F1" w:fill="F6F2F1"/>
            <w:tcMar>
              <w:top w:w="40" w:type="dxa"/>
              <w:left w:w="80" w:type="dxa"/>
              <w:bottom w:w="40" w:type="dxa"/>
              <w:right w:w="80" w:type="dxa"/>
            </w:tcMar>
          </w:tcPr>
          <w:p w14:paraId="346EE1F9" w14:textId="77777777" w:rsidR="00187B38" w:rsidRDefault="00E12A47">
            <w:pPr>
              <w:keepNext/>
              <w:spacing w:after="0"/>
              <w:jc w:val="center"/>
            </w:pPr>
            <w:r>
              <w:rPr>
                <w:b/>
                <w:sz w:val="18"/>
              </w:rPr>
              <w:t>16</w:t>
            </w:r>
          </w:p>
        </w:tc>
        <w:tc>
          <w:tcPr>
            <w:tcW w:w="624" w:type="dxa"/>
            <w:tcBorders>
              <w:bottom w:val="single" w:sz="4" w:space="0" w:color="E5E2E1"/>
            </w:tcBorders>
            <w:shd w:val="clear" w:color="F6F2F1" w:fill="F6F2F1"/>
            <w:tcMar>
              <w:top w:w="40" w:type="dxa"/>
              <w:left w:w="80" w:type="dxa"/>
              <w:bottom w:w="40" w:type="dxa"/>
              <w:right w:w="80" w:type="dxa"/>
            </w:tcMar>
          </w:tcPr>
          <w:p w14:paraId="1CDFEF8A" w14:textId="77777777" w:rsidR="00187B38" w:rsidRDefault="00E12A47">
            <w:pPr>
              <w:keepNext/>
              <w:spacing w:after="0"/>
              <w:jc w:val="center"/>
            </w:pPr>
            <w:r>
              <w:rPr>
                <w:b/>
                <w:sz w:val="18"/>
              </w:rPr>
              <w:t>3</w:t>
            </w:r>
          </w:p>
        </w:tc>
        <w:tc>
          <w:tcPr>
            <w:tcW w:w="624" w:type="dxa"/>
            <w:tcBorders>
              <w:bottom w:val="single" w:sz="4" w:space="0" w:color="E5E2E1"/>
            </w:tcBorders>
            <w:shd w:val="clear" w:color="F6F2F1" w:fill="F6F2F1"/>
            <w:tcMar>
              <w:top w:w="40" w:type="dxa"/>
              <w:left w:w="80" w:type="dxa"/>
              <w:bottom w:w="40" w:type="dxa"/>
              <w:right w:w="80" w:type="dxa"/>
            </w:tcMar>
          </w:tcPr>
          <w:p w14:paraId="55F5520E" w14:textId="77777777" w:rsidR="00187B38" w:rsidRDefault="00E12A47">
            <w:pPr>
              <w:keepNext/>
              <w:spacing w:after="0"/>
              <w:jc w:val="center"/>
            </w:pPr>
            <w:r>
              <w:rPr>
                <w:b/>
                <w:sz w:val="18"/>
              </w:rPr>
              <w:t>1</w:t>
            </w:r>
          </w:p>
        </w:tc>
        <w:tc>
          <w:tcPr>
            <w:tcW w:w="624" w:type="dxa"/>
            <w:tcBorders>
              <w:bottom w:val="single" w:sz="4" w:space="0" w:color="E5E2E1"/>
            </w:tcBorders>
            <w:shd w:val="clear" w:color="F6F2F1" w:fill="F6F2F1"/>
            <w:tcMar>
              <w:top w:w="40" w:type="dxa"/>
              <w:left w:w="80" w:type="dxa"/>
              <w:bottom w:w="40" w:type="dxa"/>
              <w:right w:w="80" w:type="dxa"/>
            </w:tcMar>
          </w:tcPr>
          <w:p w14:paraId="3F59C385" w14:textId="77777777" w:rsidR="00187B38" w:rsidRDefault="00E12A47">
            <w:pPr>
              <w:keepNext/>
              <w:spacing w:after="0"/>
              <w:jc w:val="center"/>
            </w:pPr>
            <w:r>
              <w:rPr>
                <w:b/>
                <w:sz w:val="18"/>
              </w:rPr>
              <w:t>12</w:t>
            </w:r>
          </w:p>
        </w:tc>
        <w:tc>
          <w:tcPr>
            <w:tcW w:w="737" w:type="dxa"/>
            <w:tcBorders>
              <w:bottom w:val="single" w:sz="4" w:space="0" w:color="E5E2E1"/>
            </w:tcBorders>
            <w:shd w:val="clear" w:color="F6F2F1" w:fill="F6F2F1"/>
            <w:tcMar>
              <w:top w:w="40" w:type="dxa"/>
              <w:left w:w="80" w:type="dxa"/>
              <w:bottom w:w="40" w:type="dxa"/>
              <w:right w:w="80" w:type="dxa"/>
            </w:tcMar>
          </w:tcPr>
          <w:p w14:paraId="71AE9663" w14:textId="77777777" w:rsidR="00187B38" w:rsidRDefault="00E12A47">
            <w:pPr>
              <w:keepNext/>
              <w:spacing w:after="0"/>
              <w:jc w:val="center"/>
            </w:pPr>
            <w:r>
              <w:rPr>
                <w:b/>
                <w:sz w:val="18"/>
              </w:rPr>
              <w:t>11</w:t>
            </w:r>
          </w:p>
        </w:tc>
        <w:tc>
          <w:tcPr>
            <w:tcW w:w="1361" w:type="dxa"/>
            <w:tcBorders>
              <w:bottom w:val="single" w:sz="4" w:space="0" w:color="E5E2E1"/>
            </w:tcBorders>
            <w:shd w:val="clear" w:color="F6F2F1" w:fill="F6F2F1"/>
            <w:tcMar>
              <w:top w:w="40" w:type="dxa"/>
              <w:left w:w="80" w:type="dxa"/>
              <w:bottom w:w="40" w:type="dxa"/>
              <w:right w:w="80" w:type="dxa"/>
            </w:tcMar>
          </w:tcPr>
          <w:p w14:paraId="51CC4255" w14:textId="77777777" w:rsidR="00187B38" w:rsidRDefault="00E12A47">
            <w:pPr>
              <w:keepNext/>
              <w:spacing w:after="0"/>
              <w:jc w:val="center"/>
            </w:pPr>
            <w:proofErr w:type="gramStart"/>
            <w:r>
              <w:rPr>
                <w:b/>
                <w:sz w:val="18"/>
              </w:rPr>
              <w:t>24 :</w:t>
            </w:r>
            <w:proofErr w:type="gramEnd"/>
            <w:r>
              <w:rPr>
                <w:b/>
                <w:sz w:val="18"/>
              </w:rPr>
              <w:t xml:space="preserve"> 69</w:t>
            </w:r>
          </w:p>
        </w:tc>
        <w:tc>
          <w:tcPr>
            <w:tcW w:w="964" w:type="dxa"/>
            <w:tcBorders>
              <w:bottom w:val="single" w:sz="4" w:space="0" w:color="E5E2E1"/>
            </w:tcBorders>
            <w:shd w:val="clear" w:color="F6F2F1" w:fill="F6F2F1"/>
            <w:tcMar>
              <w:top w:w="40" w:type="dxa"/>
              <w:left w:w="80" w:type="dxa"/>
              <w:bottom w:w="40" w:type="dxa"/>
              <w:right w:w="80" w:type="dxa"/>
            </w:tcMar>
          </w:tcPr>
          <w:p w14:paraId="2419A626" w14:textId="77777777" w:rsidR="00187B38" w:rsidRDefault="00E12A47">
            <w:pPr>
              <w:keepNext/>
              <w:spacing w:after="0"/>
              <w:jc w:val="center"/>
            </w:pPr>
            <w:r>
              <w:rPr>
                <w:b/>
                <w:sz w:val="18"/>
              </w:rPr>
              <w:t>10</w:t>
            </w:r>
          </w:p>
        </w:tc>
      </w:tr>
      <w:tr w:rsidR="00187B38" w14:paraId="33573EAF" w14:textId="77777777">
        <w:trPr>
          <w:cantSplit/>
          <w:jc w:val="center"/>
        </w:trPr>
        <w:tc>
          <w:tcPr>
            <w:tcW w:w="624" w:type="dxa"/>
            <w:tcBorders>
              <w:bottom w:val="single" w:sz="4" w:space="0" w:color="E5E2E1"/>
            </w:tcBorders>
            <w:tcMar>
              <w:top w:w="40" w:type="dxa"/>
              <w:left w:w="80" w:type="dxa"/>
              <w:bottom w:w="40" w:type="dxa"/>
              <w:right w:w="80" w:type="dxa"/>
            </w:tcMar>
          </w:tcPr>
          <w:p w14:paraId="51B15212" w14:textId="77777777" w:rsidR="00187B38" w:rsidRDefault="00E12A47">
            <w:pPr>
              <w:spacing w:after="0"/>
              <w:jc w:val="center"/>
            </w:pPr>
            <w:r>
              <w:rPr>
                <w:sz w:val="18"/>
              </w:rPr>
              <w:t>9</w:t>
            </w:r>
          </w:p>
        </w:tc>
        <w:tc>
          <w:tcPr>
            <w:tcW w:w="3685" w:type="dxa"/>
            <w:tcBorders>
              <w:bottom w:val="single" w:sz="4" w:space="0" w:color="E5E2E1"/>
            </w:tcBorders>
            <w:tcMar>
              <w:top w:w="40" w:type="dxa"/>
              <w:left w:w="80" w:type="dxa"/>
              <w:bottom w:w="40" w:type="dxa"/>
              <w:right w:w="80" w:type="dxa"/>
            </w:tcMar>
          </w:tcPr>
          <w:p w14:paraId="1AA66930" w14:textId="77777777" w:rsidR="00187B38" w:rsidRDefault="00E12A47">
            <w:pPr>
              <w:spacing w:after="0"/>
            </w:pPr>
            <w:r>
              <w:rPr>
                <w:sz w:val="18"/>
              </w:rPr>
              <w:t>FC Ibach IV</w:t>
            </w:r>
          </w:p>
        </w:tc>
        <w:tc>
          <w:tcPr>
            <w:tcW w:w="624" w:type="dxa"/>
            <w:tcBorders>
              <w:bottom w:val="single" w:sz="4" w:space="0" w:color="E5E2E1"/>
            </w:tcBorders>
            <w:tcMar>
              <w:top w:w="40" w:type="dxa"/>
              <w:left w:w="80" w:type="dxa"/>
              <w:bottom w:w="40" w:type="dxa"/>
              <w:right w:w="80" w:type="dxa"/>
            </w:tcMar>
          </w:tcPr>
          <w:p w14:paraId="7D1E1872" w14:textId="77777777" w:rsidR="00187B38" w:rsidRDefault="00E12A47">
            <w:pPr>
              <w:spacing w:after="0"/>
              <w:jc w:val="center"/>
            </w:pPr>
            <w:r>
              <w:rPr>
                <w:sz w:val="18"/>
              </w:rPr>
              <w:t>16</w:t>
            </w:r>
          </w:p>
        </w:tc>
        <w:tc>
          <w:tcPr>
            <w:tcW w:w="624" w:type="dxa"/>
            <w:tcBorders>
              <w:bottom w:val="single" w:sz="4" w:space="0" w:color="E5E2E1"/>
            </w:tcBorders>
            <w:tcMar>
              <w:top w:w="40" w:type="dxa"/>
              <w:left w:w="80" w:type="dxa"/>
              <w:bottom w:w="40" w:type="dxa"/>
              <w:right w:w="80" w:type="dxa"/>
            </w:tcMar>
          </w:tcPr>
          <w:p w14:paraId="069CCE98" w14:textId="77777777" w:rsidR="00187B38" w:rsidRDefault="00E12A47">
            <w:pPr>
              <w:spacing w:after="0"/>
              <w:jc w:val="center"/>
            </w:pPr>
            <w:r>
              <w:rPr>
                <w:sz w:val="18"/>
              </w:rPr>
              <w:t>2</w:t>
            </w:r>
          </w:p>
        </w:tc>
        <w:tc>
          <w:tcPr>
            <w:tcW w:w="624" w:type="dxa"/>
            <w:tcBorders>
              <w:bottom w:val="single" w:sz="4" w:space="0" w:color="E5E2E1"/>
            </w:tcBorders>
            <w:tcMar>
              <w:top w:w="40" w:type="dxa"/>
              <w:left w:w="80" w:type="dxa"/>
              <w:bottom w:w="40" w:type="dxa"/>
              <w:right w:w="80" w:type="dxa"/>
            </w:tcMar>
          </w:tcPr>
          <w:p w14:paraId="48AE5664" w14:textId="77777777" w:rsidR="00187B38" w:rsidRDefault="00E12A47">
            <w:pPr>
              <w:spacing w:after="0"/>
              <w:jc w:val="center"/>
            </w:pPr>
            <w:r>
              <w:rPr>
                <w:sz w:val="18"/>
              </w:rPr>
              <w:t>3</w:t>
            </w:r>
          </w:p>
        </w:tc>
        <w:tc>
          <w:tcPr>
            <w:tcW w:w="624" w:type="dxa"/>
            <w:tcBorders>
              <w:bottom w:val="single" w:sz="4" w:space="0" w:color="E5E2E1"/>
            </w:tcBorders>
            <w:tcMar>
              <w:top w:w="40" w:type="dxa"/>
              <w:left w:w="80" w:type="dxa"/>
              <w:bottom w:w="40" w:type="dxa"/>
              <w:right w:w="80" w:type="dxa"/>
            </w:tcMar>
          </w:tcPr>
          <w:p w14:paraId="63350481" w14:textId="77777777" w:rsidR="00187B38" w:rsidRDefault="00E12A47">
            <w:pPr>
              <w:spacing w:after="0"/>
              <w:jc w:val="center"/>
            </w:pPr>
            <w:r>
              <w:rPr>
                <w:sz w:val="18"/>
              </w:rPr>
              <w:t>11</w:t>
            </w:r>
          </w:p>
        </w:tc>
        <w:tc>
          <w:tcPr>
            <w:tcW w:w="737" w:type="dxa"/>
            <w:tcBorders>
              <w:bottom w:val="single" w:sz="4" w:space="0" w:color="E5E2E1"/>
            </w:tcBorders>
            <w:tcMar>
              <w:top w:w="40" w:type="dxa"/>
              <w:left w:w="80" w:type="dxa"/>
              <w:bottom w:w="40" w:type="dxa"/>
              <w:right w:w="80" w:type="dxa"/>
            </w:tcMar>
          </w:tcPr>
          <w:p w14:paraId="03FAC253" w14:textId="77777777" w:rsidR="00187B38" w:rsidRDefault="00E12A47">
            <w:pPr>
              <w:spacing w:after="0"/>
              <w:jc w:val="center"/>
            </w:pPr>
            <w:r>
              <w:rPr>
                <w:sz w:val="18"/>
              </w:rPr>
              <w:t>11</w:t>
            </w:r>
          </w:p>
        </w:tc>
        <w:tc>
          <w:tcPr>
            <w:tcW w:w="1361" w:type="dxa"/>
            <w:tcBorders>
              <w:bottom w:val="single" w:sz="4" w:space="0" w:color="E5E2E1"/>
            </w:tcBorders>
            <w:tcMar>
              <w:top w:w="40" w:type="dxa"/>
              <w:left w:w="80" w:type="dxa"/>
              <w:bottom w:w="40" w:type="dxa"/>
              <w:right w:w="80" w:type="dxa"/>
            </w:tcMar>
          </w:tcPr>
          <w:p w14:paraId="45FDAE7D" w14:textId="77777777" w:rsidR="00187B38" w:rsidRDefault="00E12A47">
            <w:pPr>
              <w:spacing w:after="0"/>
              <w:jc w:val="center"/>
            </w:pPr>
            <w:proofErr w:type="gramStart"/>
            <w:r>
              <w:rPr>
                <w:sz w:val="18"/>
              </w:rPr>
              <w:t>22 :</w:t>
            </w:r>
            <w:proofErr w:type="gramEnd"/>
            <w:r>
              <w:rPr>
                <w:sz w:val="18"/>
              </w:rPr>
              <w:t xml:space="preserve"> 46</w:t>
            </w:r>
          </w:p>
        </w:tc>
        <w:tc>
          <w:tcPr>
            <w:tcW w:w="964" w:type="dxa"/>
            <w:tcBorders>
              <w:bottom w:val="single" w:sz="4" w:space="0" w:color="E5E2E1"/>
            </w:tcBorders>
            <w:tcMar>
              <w:top w:w="40" w:type="dxa"/>
              <w:left w:w="80" w:type="dxa"/>
              <w:bottom w:w="40" w:type="dxa"/>
              <w:right w:w="80" w:type="dxa"/>
            </w:tcMar>
          </w:tcPr>
          <w:p w14:paraId="301BBE10" w14:textId="77777777" w:rsidR="00187B38" w:rsidRDefault="00E12A47">
            <w:pPr>
              <w:spacing w:after="0"/>
              <w:jc w:val="center"/>
            </w:pPr>
            <w:r>
              <w:rPr>
                <w:sz w:val="18"/>
              </w:rPr>
              <w:t>9</w:t>
            </w:r>
          </w:p>
        </w:tc>
      </w:tr>
    </w:tbl>
    <w:p w14:paraId="350C955E" w14:textId="77777777" w:rsidR="00187B38" w:rsidRPr="007159AE" w:rsidRDefault="00E12A47">
      <w:pPr>
        <w:spacing w:before="40"/>
        <w:rPr>
          <w:lang w:val="de-CH"/>
        </w:rPr>
      </w:pPr>
      <w:proofErr w:type="spellStart"/>
      <w:r w:rsidRPr="007159AE">
        <w:rPr>
          <w:color w:val="52575E"/>
          <w:sz w:val="15"/>
          <w:lang w:val="de-CH"/>
        </w:rPr>
        <w:t>Sp</w:t>
      </w:r>
      <w:proofErr w:type="spellEnd"/>
      <w:r w:rsidRPr="007159AE">
        <w:rPr>
          <w:color w:val="52575E"/>
          <w:sz w:val="15"/>
          <w:lang w:val="de-CH"/>
        </w:rPr>
        <w:t xml:space="preserve"> Spiele · S Siege · U Unentschieden · N Niederlagen · </w:t>
      </w:r>
      <w:proofErr w:type="spellStart"/>
      <w:r w:rsidRPr="007159AE">
        <w:rPr>
          <w:color w:val="52575E"/>
          <w:sz w:val="15"/>
          <w:lang w:val="de-CH"/>
        </w:rPr>
        <w:t>Str</w:t>
      </w:r>
      <w:proofErr w:type="spellEnd"/>
      <w:r w:rsidRPr="007159AE">
        <w:rPr>
          <w:color w:val="52575E"/>
          <w:sz w:val="15"/>
          <w:lang w:val="de-CH"/>
        </w:rPr>
        <w:t xml:space="preserve"> Strafpunkte · </w:t>
      </w:r>
      <w:proofErr w:type="spellStart"/>
      <w:r w:rsidRPr="007159AE">
        <w:rPr>
          <w:color w:val="52575E"/>
          <w:sz w:val="15"/>
          <w:lang w:val="de-CH"/>
        </w:rPr>
        <w:t>Pkt</w:t>
      </w:r>
      <w:proofErr w:type="spellEnd"/>
      <w:r w:rsidRPr="007159AE">
        <w:rPr>
          <w:color w:val="52575E"/>
          <w:sz w:val="15"/>
          <w:lang w:val="de-CH"/>
        </w:rPr>
        <w:t xml:space="preserve"> Punkte</w:t>
      </w:r>
    </w:p>
    <w:p w14:paraId="3ECB102A" w14:textId="77777777" w:rsidR="00187B38" w:rsidDel="005525F4" w:rsidRDefault="00187B38">
      <w:pPr>
        <w:keepNext/>
        <w:spacing w:before="200" w:after="60"/>
      </w:pPr>
    </w:p>
    <w:p w14:paraId="0F37ED02" w14:textId="77777777" w:rsidR="00187B38" w:rsidRPr="007159AE" w:rsidRDefault="00187B38">
      <w:pPr>
        <w:spacing w:before="40"/>
        <w:rPr>
          <w:lang w:val="de-CH"/>
        </w:rPr>
      </w:pPr>
    </w:p>
    <w:tbl>
      <w:tblPr>
        <w:tblW w:w="0" w:type="auto"/>
        <w:jc w:val="center"/>
        <w:tblLayout w:type="fixed"/>
        <w:tblLook w:val="04A0" w:firstRow="1" w:lastRow="0" w:firstColumn="1" w:lastColumn="0" w:noHBand="0" w:noVBand="1"/>
      </w:tblPr>
      <w:tblGrid>
        <w:gridCol w:w="9865"/>
      </w:tblGrid>
      <w:tr w:rsidR="00187B38" w14:paraId="663CF119" w14:textId="77777777">
        <w:trPr>
          <w:cantSplit/>
          <w:jc w:val="center"/>
        </w:trPr>
        <w:tc>
          <w:tcPr>
            <w:tcW w:w="9865" w:type="dxa"/>
            <w:tcBorders>
              <w:left w:val="single" w:sz="24" w:space="0" w:color="E63124"/>
            </w:tcBorders>
            <w:shd w:val="clear" w:color="F6F2F1" w:fill="F6F2F1"/>
            <w:tcMar>
              <w:top w:w="90" w:type="dxa"/>
              <w:left w:w="180" w:type="dxa"/>
              <w:bottom w:w="90" w:type="dxa"/>
              <w:right w:w="180" w:type="dxa"/>
            </w:tcMar>
          </w:tcPr>
          <w:p w14:paraId="6F8C1FB8" w14:textId="77777777" w:rsidR="00187B38" w:rsidRPr="007159AE" w:rsidRDefault="00E12A47">
            <w:pPr>
              <w:spacing w:after="40"/>
              <w:rPr>
                <w:lang w:val="de-CH"/>
              </w:rPr>
            </w:pPr>
            <w:r w:rsidRPr="007159AE">
              <w:rPr>
                <w:b/>
                <w:caps/>
                <w:color w:val="D9261C"/>
                <w:spacing w:val="25"/>
                <w:sz w:val="17"/>
                <w:lang w:val="de-CH"/>
              </w:rPr>
              <w:t>Sponsoren</w:t>
            </w:r>
          </w:p>
          <w:p w14:paraId="6DA9C64F" w14:textId="77777777" w:rsidR="00187B38" w:rsidRDefault="00E12A47">
            <w:pPr>
              <w:spacing w:after="20"/>
            </w:pPr>
            <w:r>
              <w:rPr>
                <w:b/>
                <w:sz w:val="19"/>
              </w:rPr>
              <w:t xml:space="preserve">Dress-Sponsor: </w:t>
            </w:r>
            <w:r>
              <w:rPr>
                <w:sz w:val="19"/>
              </w:rPr>
              <w:t>Feritec AG</w:t>
            </w:r>
          </w:p>
          <w:tbl>
            <w:tblPr>
              <w:tblW w:w="0" w:type="auto"/>
              <w:jc w:val="center"/>
              <w:tblLayout w:type="fixed"/>
              <w:tblLook w:val="04A0" w:firstRow="1" w:lastRow="0" w:firstColumn="1" w:lastColumn="0" w:noHBand="0" w:noVBand="1"/>
            </w:tblPr>
            <w:tblGrid>
              <w:gridCol w:w="9411"/>
            </w:tblGrid>
            <w:tr w:rsidR="00983B29" w14:paraId="4C687B34" w14:textId="77777777">
              <w:trPr>
                <w:cantSplit/>
                <w:jc w:val="center"/>
              </w:trPr>
              <w:tc>
                <w:tcPr>
                  <w:tcW w:w="9411" w:type="dxa"/>
                  <w:shd w:val="clear" w:color="FFFFFF" w:fill="FFFFFF"/>
                  <w:tcMar>
                    <w:top w:w="60" w:type="dxa"/>
                    <w:left w:w="60" w:type="dxa"/>
                    <w:bottom w:w="60" w:type="dxa"/>
                    <w:right w:w="60" w:type="dxa"/>
                  </w:tcMar>
                </w:tcPr>
                <w:p w14:paraId="2529B744" w14:textId="77777777" w:rsidR="00983B29" w:rsidRDefault="00000000">
                  <w:pPr>
                    <w:spacing w:after="0"/>
                    <w:jc w:val="center"/>
                  </w:pPr>
                  <w:r>
                    <w:rPr>
                      <w:noProof/>
                    </w:rPr>
                    <w:drawing>
                      <wp:inline distT="0" distB="0" distL="0" distR="0" wp14:anchorId="1FF067B2" wp14:editId="64C6D28E">
                        <wp:extent cx="2160000" cy="547200"/>
                        <wp:effectExtent l="0" t="0" r="0" b="0"/>
                        <wp:docPr id="2035628039" name="Picture 2035628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ritec.png"/>
                                <pic:cNvPicPr/>
                              </pic:nvPicPr>
                              <pic:blipFill>
                                <a:blip r:embed="rId64"/>
                                <a:stretch>
                                  <a:fillRect/>
                                </a:stretch>
                              </pic:blipFill>
                              <pic:spPr>
                                <a:xfrm>
                                  <a:off x="0" y="0"/>
                                  <a:ext cx="2160000" cy="547200"/>
                                </a:xfrm>
                                <a:prstGeom prst="rect">
                                  <a:avLst/>
                                </a:prstGeom>
                              </pic:spPr>
                            </pic:pic>
                          </a:graphicData>
                        </a:graphic>
                      </wp:inline>
                    </w:drawing>
                  </w:r>
                </w:p>
              </w:tc>
            </w:tr>
          </w:tbl>
          <w:p w14:paraId="5F4B4903" w14:textId="77777777" w:rsidR="00983B29" w:rsidRDefault="00983B29"/>
        </w:tc>
      </w:tr>
    </w:tbl>
    <w:p w14:paraId="4AFA3355" w14:textId="77777777" w:rsidR="00187B38" w:rsidRDefault="00187B38"/>
    <w:p w14:paraId="7B902941" w14:textId="77777777" w:rsidR="00187B38" w:rsidRDefault="00E12A47">
      <w:r>
        <w:br w:type="page"/>
      </w:r>
    </w:p>
    <w:p w14:paraId="648B9999" w14:textId="77777777" w:rsidR="00187B38" w:rsidRDefault="00E12A47">
      <w:pPr>
        <w:spacing w:before="240" w:after="320"/>
        <w:jc w:val="center"/>
      </w:pPr>
      <w:r>
        <w:rPr>
          <w:noProof/>
        </w:rPr>
        <w:lastRenderedPageBreak/>
        <w:drawing>
          <wp:inline distT="0" distB="0" distL="0" distR="0" wp14:anchorId="5C06317F" wp14:editId="74A5CDC5">
            <wp:extent cx="4680000" cy="333259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rner-kantonalbank.png"/>
                    <pic:cNvPicPr/>
                  </pic:nvPicPr>
                  <pic:blipFill>
                    <a:blip r:embed="rId65"/>
                    <a:stretch>
                      <a:fillRect/>
                    </a:stretch>
                  </pic:blipFill>
                  <pic:spPr>
                    <a:xfrm>
                      <a:off x="0" y="0"/>
                      <a:ext cx="4680000" cy="3332599"/>
                    </a:xfrm>
                    <a:prstGeom prst="rect">
                      <a:avLst/>
                    </a:prstGeom>
                  </pic:spPr>
                </pic:pic>
              </a:graphicData>
            </a:graphic>
          </wp:inline>
        </w:drawing>
      </w:r>
    </w:p>
    <w:p w14:paraId="5A906D81" w14:textId="77777777" w:rsidR="00187B38" w:rsidRDefault="00E12A47">
      <w:pPr>
        <w:spacing w:before="320" w:after="120"/>
        <w:jc w:val="center"/>
      </w:pPr>
      <w:r>
        <w:rPr>
          <w:noProof/>
        </w:rPr>
        <w:drawing>
          <wp:inline distT="0" distB="0" distL="0" distR="0" wp14:anchorId="17D3E958" wp14:editId="631AC7D8">
            <wp:extent cx="3657600" cy="5289948"/>
            <wp:effectExtent l="0" t="0" r="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maison-metall.png"/>
                    <pic:cNvPicPr/>
                  </pic:nvPicPr>
                  <pic:blipFill>
                    <a:blip r:embed="rId66"/>
                    <a:stretch>
                      <a:fillRect/>
                    </a:stretch>
                  </pic:blipFill>
                  <pic:spPr>
                    <a:xfrm>
                      <a:off x="0" y="0"/>
                      <a:ext cx="3685974" cy="5330985"/>
                    </a:xfrm>
                    <a:prstGeom prst="rect">
                      <a:avLst/>
                    </a:prstGeom>
                  </pic:spPr>
                </pic:pic>
              </a:graphicData>
            </a:graphic>
          </wp:inline>
        </w:drawing>
      </w:r>
    </w:p>
    <w:p w14:paraId="71C5CF6B" w14:textId="77777777" w:rsidR="00187B38" w:rsidRPr="007159AE" w:rsidRDefault="00E12A47" w:rsidP="00CE05E4">
      <w:pPr>
        <w:rPr>
          <w:lang w:val="de-CH"/>
        </w:rPr>
      </w:pPr>
      <w:r w:rsidRPr="007159AE">
        <w:rPr>
          <w:lang w:val="de-CH"/>
        </w:rPr>
        <w:br w:type="page"/>
      </w:r>
      <w:r w:rsidRPr="007159AE">
        <w:rPr>
          <w:b/>
          <w:caps/>
          <w:color w:val="FFFFFF"/>
          <w:spacing w:val="30"/>
          <w:sz w:val="16"/>
          <w:shd w:val="clear" w:color="D9261C" w:fill="D9261C"/>
          <w:lang w:val="de-CH"/>
        </w:rPr>
        <w:lastRenderedPageBreak/>
        <w:t xml:space="preserve">  Senioren 30+ Promotion · Team Uri  </w:t>
      </w:r>
    </w:p>
    <w:p w14:paraId="4CB328BE" w14:textId="77777777" w:rsidR="00187B38" w:rsidRPr="007159AE" w:rsidRDefault="00E12A47">
      <w:pPr>
        <w:pStyle w:val="berschrift2"/>
        <w:pBdr>
          <w:bottom w:val="single" w:sz="20" w:space="3" w:color="E63124"/>
        </w:pBdr>
        <w:spacing w:before="40" w:after="120"/>
        <w:rPr>
          <w:lang w:val="de-CH"/>
        </w:rPr>
      </w:pPr>
      <w:bookmarkStart w:id="56" w:name="_Toc235833786"/>
      <w:r w:rsidRPr="007159AE">
        <w:rPr>
          <w:rFonts w:ascii="Inter" w:eastAsia="Inter" w:hAnsi="Inter" w:cs="Inter"/>
          <w:caps/>
          <w:color w:val="181818"/>
          <w:spacing w:val="10"/>
          <w:sz w:val="29"/>
          <w:lang w:val="de-CH"/>
        </w:rPr>
        <w:t>Rückrundenbericht 2026 — jetzt mit echter Fussballhumor-DNA</w:t>
      </w:r>
      <w:bookmarkEnd w:id="56"/>
    </w:p>
    <w:p w14:paraId="102ED805" w14:textId="77777777" w:rsidR="00187B38" w:rsidRDefault="00E12A47" w:rsidP="003910A2">
      <w:pPr>
        <w:spacing w:after="120"/>
        <w:jc w:val="both"/>
      </w:pPr>
      <w:r w:rsidRPr="007159AE">
        <w:rPr>
          <w:lang w:val="de-CH"/>
        </w:rPr>
        <w:t xml:space="preserve">Die Rückrunde begann ähnlich verheissungsvoll wie ein Wecker am Montagmorgen: Man weiss, was kommt – und freut sich trotzdem nicht darauf. Die Senioren Uri mussten in den ersten vier Spielen gleich gegen die Top-4 ran. Ein Auftaktprogramm, das an jene Cupauslosungen erinnert, bei denen man hofft: «Bitte nicht die Grossen …» – und dann natürlich genau die Grossen bekommt. Ergebnis: vier Niederlagen am Stück, wie schon in der Vorrunde. </w:t>
      </w:r>
      <w:r>
        <w:t xml:space="preserve">Konstanz </w:t>
      </w:r>
      <w:proofErr w:type="spellStart"/>
      <w:r>
        <w:t>ist</w:t>
      </w:r>
      <w:proofErr w:type="spellEnd"/>
      <w:r>
        <w:t xml:space="preserve"> </w:t>
      </w:r>
      <w:proofErr w:type="spellStart"/>
      <w:r>
        <w:t>eben</w:t>
      </w:r>
      <w:proofErr w:type="spellEnd"/>
      <w:r>
        <w:t xml:space="preserve"> </w:t>
      </w:r>
      <w:proofErr w:type="spellStart"/>
      <w:r>
        <w:t>auch</w:t>
      </w:r>
      <w:proofErr w:type="spellEnd"/>
      <w:r>
        <w:t xml:space="preserve"> </w:t>
      </w:r>
      <w:proofErr w:type="spellStart"/>
      <w:r>
        <w:t>eine</w:t>
      </w:r>
      <w:proofErr w:type="spellEnd"/>
      <w:r>
        <w:t xml:space="preserve"> </w:t>
      </w:r>
      <w:proofErr w:type="spellStart"/>
      <w:r>
        <w:t>Qualität</w:t>
      </w:r>
      <w:proofErr w:type="spellEnd"/>
      <w:r>
        <w:t>.</w:t>
      </w:r>
    </w:p>
    <w:p w14:paraId="7021E6DE" w14:textId="77777777" w:rsidR="00187B38" w:rsidRDefault="00E12A47" w:rsidP="003910A2">
      <w:pPr>
        <w:spacing w:after="120"/>
        <w:jc w:val="both"/>
      </w:pPr>
      <w:r w:rsidRPr="007159AE">
        <w:rPr>
          <w:lang w:val="de-CH"/>
        </w:rPr>
        <w:t xml:space="preserve">Im ersten Spiel gegen Buochs hielt man in der ersten Halbzeit richtig gut mit und ging sogar in Führung. Es fühlte sich an wie diese magischen Momente, wenn ein Aussenverteidiger plötzlich einen Übersteiger auspackt, den er seit den C-Junioren nie mehr probiert hat – und er gelingt. </w:t>
      </w:r>
      <w:proofErr w:type="spellStart"/>
      <w:r>
        <w:t>Doch</w:t>
      </w:r>
      <w:proofErr w:type="spellEnd"/>
      <w:r>
        <w:t xml:space="preserve"> </w:t>
      </w:r>
      <w:proofErr w:type="spellStart"/>
      <w:r>
        <w:t>dann</w:t>
      </w:r>
      <w:proofErr w:type="spellEnd"/>
      <w:r>
        <w:t xml:space="preserve"> </w:t>
      </w:r>
      <w:proofErr w:type="spellStart"/>
      <w:r>
        <w:t>kamen</w:t>
      </w:r>
      <w:proofErr w:type="spellEnd"/>
      <w:r>
        <w:t xml:space="preserve"> die </w:t>
      </w:r>
      <w:proofErr w:type="spellStart"/>
      <w:r>
        <w:t>Eigenfehler</w:t>
      </w:r>
      <w:proofErr w:type="spellEnd"/>
      <w:r>
        <w:t xml:space="preserve">. Am Ende stand </w:t>
      </w:r>
      <w:proofErr w:type="spellStart"/>
      <w:r>
        <w:t>ein</w:t>
      </w:r>
      <w:proofErr w:type="spellEnd"/>
      <w:r>
        <w:t xml:space="preserve"> 1:4.</w:t>
      </w:r>
    </w:p>
    <w:p w14:paraId="5FA2D58C" w14:textId="77777777" w:rsidR="00187B38" w:rsidRPr="007159AE" w:rsidRDefault="00E12A47" w:rsidP="003910A2">
      <w:pPr>
        <w:spacing w:after="120"/>
        <w:jc w:val="both"/>
        <w:rPr>
          <w:lang w:val="de-CH"/>
        </w:rPr>
      </w:pPr>
      <w:r w:rsidRPr="007159AE">
        <w:rPr>
          <w:lang w:val="de-CH"/>
        </w:rPr>
        <w:t>In Cham gab es dann gar nichts zu holen. Das Spiel erinnerte an jene Tage, an denen man schon beim Einlaufen merkt: «Heute wird’s zäh.» 0:4 – und man war froh, dass es nicht noch schlimmer wurde.</w:t>
      </w:r>
    </w:p>
    <w:p w14:paraId="04E7424A" w14:textId="77777777" w:rsidR="00187B38" w:rsidRPr="007159AE" w:rsidRDefault="00E12A47" w:rsidP="003910A2">
      <w:pPr>
        <w:spacing w:after="120"/>
        <w:jc w:val="both"/>
        <w:rPr>
          <w:lang w:val="de-CH"/>
        </w:rPr>
      </w:pPr>
      <w:r w:rsidRPr="007159AE">
        <w:rPr>
          <w:lang w:val="de-CH"/>
        </w:rPr>
        <w:t>Im dritten Spiel gegen den späteren Aufsteiger SC Goldau zeigte Uri lange eine starke Leistung. Es war ein Hin und Her, wie wenn zwei Teams sich gegenseitig den Ball nicht gönnen wollen. Doch vorne liess man zu viel liegen – und wie jeder alte Fussballer weiss: «Wenn du sie nicht machst, macht sie der andere.» Genau so kam es. 2:4.</w:t>
      </w:r>
    </w:p>
    <w:p w14:paraId="36E6CFF9" w14:textId="77777777" w:rsidR="00187B38" w:rsidRPr="007159AE" w:rsidRDefault="00E12A47" w:rsidP="003910A2">
      <w:pPr>
        <w:spacing w:after="120"/>
        <w:jc w:val="both"/>
        <w:rPr>
          <w:lang w:val="de-CH"/>
        </w:rPr>
      </w:pPr>
      <w:r w:rsidRPr="007159AE">
        <w:rPr>
          <w:lang w:val="de-CH"/>
        </w:rPr>
        <w:t>In Hünenberg verschlief man die ersten 25 Minuten komplett. Es war, als hätte die Mannschaft kollektiv den Anpfiff mit der Platzbewässerung verwechselt. Zwei unnötige Penaltys später stand man 0:2 hinten. In der zweiten Halbzeit kämpfte sich die Bär-Elf zurück und glich zum 2:2 aus – nur um dann mit dem Schlusspfiff das 2:3 zu kassieren. Ein klassischer «Wir waren eigentlich schon in der Kabine»-Moment.</w:t>
      </w:r>
    </w:p>
    <w:p w14:paraId="4FC55B0C" w14:textId="77777777" w:rsidR="00187B38" w:rsidRPr="007159AE" w:rsidRDefault="00E12A47" w:rsidP="003910A2">
      <w:pPr>
        <w:spacing w:after="120"/>
        <w:jc w:val="both"/>
        <w:rPr>
          <w:lang w:val="de-CH"/>
        </w:rPr>
      </w:pPr>
      <w:r w:rsidRPr="007159AE">
        <w:rPr>
          <w:lang w:val="de-CH"/>
        </w:rPr>
        <w:t>Erst im fünften Spiel der Rückrunde platzte der Knoten – und wie. Ein 4:0 gegen den SC Kriens, ein Sieg, der sich anfühlte wie der erste warme Frühlingstag nach einem langen Winter. Plötzlich lief der Ball, plötzlich lief alles.</w:t>
      </w:r>
    </w:p>
    <w:p w14:paraId="6142C229" w14:textId="77777777" w:rsidR="00187B38" w:rsidRPr="007159AE" w:rsidRDefault="00E12A47" w:rsidP="003910A2">
      <w:pPr>
        <w:spacing w:after="120"/>
        <w:jc w:val="both"/>
        <w:rPr>
          <w:lang w:val="de-CH"/>
        </w:rPr>
      </w:pPr>
      <w:r w:rsidRPr="007159AE">
        <w:rPr>
          <w:lang w:val="de-CH"/>
        </w:rPr>
        <w:t>Doch im nächsten Spiel gegen Perlen regnete es so stark, dass man fast Schwimmflossen gebraucht hätte. Der Ball blieb stehen, die Laune auch – 1:2-Niederlage. Ein Spiel, das man eher in die Kategorie «Wetterlotterie» einordnet.</w:t>
      </w:r>
    </w:p>
    <w:p w14:paraId="591F80D3" w14:textId="77777777" w:rsidR="00187B38" w:rsidRPr="007159AE" w:rsidRDefault="00E12A47" w:rsidP="003910A2">
      <w:pPr>
        <w:spacing w:after="120"/>
        <w:jc w:val="both"/>
        <w:rPr>
          <w:lang w:val="de-CH"/>
        </w:rPr>
      </w:pPr>
      <w:r w:rsidRPr="007159AE">
        <w:rPr>
          <w:lang w:val="de-CH"/>
        </w:rPr>
        <w:t>Beim Familien-Spiel in Altdorf, bei Temperaturen, die selbst Kunstrasen zum Schmelzen bringen könnten, gelang dann der nächste Dreier. 2:1 gegen Rotkreuz. Die Hitze war so brutal, dass selbst der Schiedsrichter aussah, als würde er gleich um eine Trinkpause bitten.</w:t>
      </w:r>
    </w:p>
    <w:p w14:paraId="289E0801" w14:textId="77777777" w:rsidR="00187B38" w:rsidRDefault="00E12A47" w:rsidP="003910A2">
      <w:pPr>
        <w:spacing w:after="120"/>
        <w:jc w:val="both"/>
      </w:pPr>
      <w:r w:rsidRPr="007159AE">
        <w:rPr>
          <w:lang w:val="de-CH"/>
        </w:rPr>
        <w:t xml:space="preserve">Im zweitletzten Spiel gegen Weggis zeigte die Urner-Elf dann Fussball, der so flüssig war wie ein frisch geölter Rasenmäher. 4:1 – ein Spiel, bei dem man merkte: Heute passt einfach alles. </w:t>
      </w:r>
      <w:r>
        <w:t xml:space="preserve">Selbst die </w:t>
      </w:r>
      <w:proofErr w:type="spellStart"/>
      <w:r>
        <w:t>Einwürfe</w:t>
      </w:r>
      <w:proofErr w:type="spellEnd"/>
      <w:r>
        <w:t xml:space="preserve"> </w:t>
      </w:r>
      <w:proofErr w:type="spellStart"/>
      <w:r>
        <w:t>sahen</w:t>
      </w:r>
      <w:proofErr w:type="spellEnd"/>
      <w:r>
        <w:t xml:space="preserve"> elegant </w:t>
      </w:r>
      <w:proofErr w:type="spellStart"/>
      <w:r>
        <w:t>aus.</w:t>
      </w:r>
      <w:proofErr w:type="spellEnd"/>
    </w:p>
    <w:p w14:paraId="51A5D0AD" w14:textId="77777777" w:rsidR="00187B38" w:rsidRPr="007159AE" w:rsidRDefault="00E12A47" w:rsidP="003910A2">
      <w:pPr>
        <w:spacing w:after="120"/>
        <w:jc w:val="both"/>
        <w:rPr>
          <w:lang w:val="de-CH"/>
        </w:rPr>
      </w:pPr>
      <w:r w:rsidRPr="007159AE">
        <w:rPr>
          <w:lang w:val="de-CH"/>
        </w:rPr>
        <w:t>Die Rückrunde endete dann, wie sie begonnen hatte – mit einer Niederlage. 2:5 in Alpnach. Ein Spiel, das man wohl unter «</w:t>
      </w:r>
      <w:proofErr w:type="spellStart"/>
      <w:r w:rsidRPr="007159AE">
        <w:rPr>
          <w:lang w:val="de-CH"/>
        </w:rPr>
        <w:t>Lehrblätz</w:t>
      </w:r>
      <w:proofErr w:type="spellEnd"/>
      <w:r w:rsidRPr="007159AE">
        <w:rPr>
          <w:lang w:val="de-CH"/>
        </w:rPr>
        <w:t>» verbucht. Oder wie ein erfahrener Seniorenspieler mal sagte: «Manchmal gewinnt man, manchmal lernt man. Und manchmal lernt man halt ein bisschen mehr.»</w:t>
      </w:r>
    </w:p>
    <w:p w14:paraId="61434D2B" w14:textId="77777777" w:rsidR="00187B38" w:rsidRPr="007159AE" w:rsidRDefault="00E12A47" w:rsidP="003910A2">
      <w:pPr>
        <w:spacing w:after="120"/>
        <w:jc w:val="both"/>
        <w:rPr>
          <w:lang w:val="de-CH"/>
        </w:rPr>
      </w:pPr>
      <w:r w:rsidRPr="007159AE">
        <w:rPr>
          <w:lang w:val="de-CH"/>
        </w:rPr>
        <w:t xml:space="preserve">Zum Schluss ein grosses Dankeschön an den </w:t>
      </w:r>
      <w:proofErr w:type="spellStart"/>
      <w:r w:rsidRPr="007159AE">
        <w:rPr>
          <w:lang w:val="de-CH"/>
        </w:rPr>
        <w:t>Trainerstaff</w:t>
      </w:r>
      <w:proofErr w:type="spellEnd"/>
      <w:r w:rsidRPr="007159AE">
        <w:rPr>
          <w:lang w:val="de-CH"/>
        </w:rPr>
        <w:t xml:space="preserve"> und die Clubhausteams </w:t>
      </w:r>
      <w:proofErr w:type="gramStart"/>
      <w:r w:rsidRPr="007159AE">
        <w:rPr>
          <w:lang w:val="de-CH"/>
        </w:rPr>
        <w:t>der drei Urner Vereine</w:t>
      </w:r>
      <w:proofErr w:type="gramEnd"/>
      <w:r w:rsidRPr="007159AE">
        <w:rPr>
          <w:lang w:val="de-CH"/>
        </w:rPr>
        <w:t xml:space="preserve"> für ihren unermüdlichen Einsatz über die gesamte Saison hinweg. Ohne euch wäre das Ganze nur halb so organisiert, halb so motiviert – und vermutlich doppelt so chaotisch.</w:t>
      </w:r>
    </w:p>
    <w:p w14:paraId="6DF46008" w14:textId="77777777" w:rsidR="00187B38" w:rsidRPr="007159AE" w:rsidRDefault="00E12A47">
      <w:pPr>
        <w:rPr>
          <w:b/>
          <w:lang w:val="de-CH"/>
        </w:rPr>
      </w:pPr>
      <w:r w:rsidRPr="007159AE">
        <w:rPr>
          <w:b/>
          <w:lang w:val="de-CH"/>
        </w:rPr>
        <w:t>Senioren Team Uri</w:t>
      </w:r>
    </w:p>
    <w:p w14:paraId="531504F2" w14:textId="77777777" w:rsidR="00BA4D62" w:rsidRPr="007159AE" w:rsidRDefault="00BA4D62">
      <w:pPr>
        <w:rPr>
          <w:lang w:val="de-CH"/>
        </w:rPr>
      </w:pPr>
    </w:p>
    <w:p w14:paraId="686BA349" w14:textId="77777777" w:rsidR="00187B38" w:rsidRPr="007159AE" w:rsidRDefault="00E12A47">
      <w:pPr>
        <w:keepNext/>
        <w:spacing w:before="200" w:after="60"/>
        <w:rPr>
          <w:lang w:val="de-CH"/>
        </w:rPr>
      </w:pPr>
      <w:r w:rsidRPr="007159AE">
        <w:rPr>
          <w:b/>
          <w:color w:val="D9261C"/>
          <w:sz w:val="22"/>
          <w:lang w:val="de-CH"/>
        </w:rPr>
        <w:lastRenderedPageBreak/>
        <w:t>Schlusstabelle Senioren 30+ Promotion - Gruppe 1</w:t>
      </w:r>
    </w:p>
    <w:tbl>
      <w:tblPr>
        <w:tblW w:w="0" w:type="auto"/>
        <w:jc w:val="center"/>
        <w:tblLayout w:type="fixed"/>
        <w:tblLook w:val="04A0" w:firstRow="1" w:lastRow="0" w:firstColumn="1" w:lastColumn="0" w:noHBand="0" w:noVBand="1"/>
      </w:tblPr>
      <w:tblGrid>
        <w:gridCol w:w="624"/>
        <w:gridCol w:w="3685"/>
        <w:gridCol w:w="624"/>
        <w:gridCol w:w="624"/>
        <w:gridCol w:w="624"/>
        <w:gridCol w:w="624"/>
        <w:gridCol w:w="737"/>
        <w:gridCol w:w="1361"/>
        <w:gridCol w:w="964"/>
      </w:tblGrid>
      <w:tr w:rsidR="00187B38" w14:paraId="22A3B870" w14:textId="77777777">
        <w:trPr>
          <w:cantSplit/>
          <w:tblHeader/>
          <w:jc w:val="center"/>
        </w:trPr>
        <w:tc>
          <w:tcPr>
            <w:tcW w:w="624" w:type="dxa"/>
            <w:shd w:val="clear" w:color="E63124" w:fill="E63124"/>
            <w:tcMar>
              <w:top w:w="40" w:type="dxa"/>
              <w:left w:w="80" w:type="dxa"/>
              <w:bottom w:w="40" w:type="dxa"/>
              <w:right w:w="80" w:type="dxa"/>
            </w:tcMar>
          </w:tcPr>
          <w:p w14:paraId="04640C87" w14:textId="77777777" w:rsidR="00187B38" w:rsidRDefault="00E12A47">
            <w:pPr>
              <w:keepNext/>
              <w:spacing w:after="0"/>
            </w:pPr>
            <w:r>
              <w:rPr>
                <w:b/>
                <w:caps/>
                <w:color w:val="FFFFFF"/>
                <w:sz w:val="17"/>
              </w:rPr>
              <w:t>Rg</w:t>
            </w:r>
          </w:p>
        </w:tc>
        <w:tc>
          <w:tcPr>
            <w:tcW w:w="3685" w:type="dxa"/>
            <w:shd w:val="clear" w:color="E63124" w:fill="E63124"/>
            <w:tcMar>
              <w:top w:w="40" w:type="dxa"/>
              <w:left w:w="80" w:type="dxa"/>
              <w:bottom w:w="40" w:type="dxa"/>
              <w:right w:w="80" w:type="dxa"/>
            </w:tcMar>
          </w:tcPr>
          <w:p w14:paraId="0D4144D4" w14:textId="77777777" w:rsidR="00187B38" w:rsidRDefault="00E12A47">
            <w:pPr>
              <w:keepNext/>
              <w:spacing w:after="0"/>
            </w:pPr>
            <w:r>
              <w:rPr>
                <w:b/>
                <w:caps/>
                <w:color w:val="FFFFFF"/>
                <w:sz w:val="17"/>
              </w:rPr>
              <w:t>Verein</w:t>
            </w:r>
          </w:p>
        </w:tc>
        <w:tc>
          <w:tcPr>
            <w:tcW w:w="624" w:type="dxa"/>
            <w:shd w:val="clear" w:color="E63124" w:fill="E63124"/>
            <w:tcMar>
              <w:top w:w="40" w:type="dxa"/>
              <w:left w:w="80" w:type="dxa"/>
              <w:bottom w:w="40" w:type="dxa"/>
              <w:right w:w="80" w:type="dxa"/>
            </w:tcMar>
          </w:tcPr>
          <w:p w14:paraId="1BFA2BD2" w14:textId="77777777" w:rsidR="00187B38" w:rsidRDefault="00E12A47">
            <w:pPr>
              <w:keepNext/>
              <w:spacing w:after="0"/>
              <w:jc w:val="center"/>
            </w:pPr>
            <w:r>
              <w:rPr>
                <w:b/>
                <w:caps/>
                <w:color w:val="FFFFFF"/>
                <w:sz w:val="17"/>
              </w:rPr>
              <w:t>Sp</w:t>
            </w:r>
          </w:p>
        </w:tc>
        <w:tc>
          <w:tcPr>
            <w:tcW w:w="624" w:type="dxa"/>
            <w:shd w:val="clear" w:color="E63124" w:fill="E63124"/>
            <w:tcMar>
              <w:top w:w="40" w:type="dxa"/>
              <w:left w:w="80" w:type="dxa"/>
              <w:bottom w:w="40" w:type="dxa"/>
              <w:right w:w="80" w:type="dxa"/>
            </w:tcMar>
          </w:tcPr>
          <w:p w14:paraId="676FD09B" w14:textId="77777777" w:rsidR="00187B38" w:rsidRDefault="00E12A47">
            <w:pPr>
              <w:keepNext/>
              <w:spacing w:after="0"/>
              <w:jc w:val="center"/>
            </w:pPr>
            <w:r>
              <w:rPr>
                <w:b/>
                <w:caps/>
                <w:color w:val="FFFFFF"/>
                <w:sz w:val="17"/>
              </w:rPr>
              <w:t>S</w:t>
            </w:r>
          </w:p>
        </w:tc>
        <w:tc>
          <w:tcPr>
            <w:tcW w:w="624" w:type="dxa"/>
            <w:shd w:val="clear" w:color="E63124" w:fill="E63124"/>
            <w:tcMar>
              <w:top w:w="40" w:type="dxa"/>
              <w:left w:w="80" w:type="dxa"/>
              <w:bottom w:w="40" w:type="dxa"/>
              <w:right w:w="80" w:type="dxa"/>
            </w:tcMar>
          </w:tcPr>
          <w:p w14:paraId="47A2C8CA" w14:textId="77777777" w:rsidR="00187B38" w:rsidRDefault="00E12A47">
            <w:pPr>
              <w:keepNext/>
              <w:spacing w:after="0"/>
              <w:jc w:val="center"/>
            </w:pPr>
            <w:r>
              <w:rPr>
                <w:b/>
                <w:caps/>
                <w:color w:val="FFFFFF"/>
                <w:sz w:val="17"/>
              </w:rPr>
              <w:t>U</w:t>
            </w:r>
          </w:p>
        </w:tc>
        <w:tc>
          <w:tcPr>
            <w:tcW w:w="624" w:type="dxa"/>
            <w:shd w:val="clear" w:color="E63124" w:fill="E63124"/>
            <w:tcMar>
              <w:top w:w="40" w:type="dxa"/>
              <w:left w:w="80" w:type="dxa"/>
              <w:bottom w:w="40" w:type="dxa"/>
              <w:right w:w="80" w:type="dxa"/>
            </w:tcMar>
          </w:tcPr>
          <w:p w14:paraId="4AFDB83C" w14:textId="77777777" w:rsidR="00187B38" w:rsidRDefault="00E12A47">
            <w:pPr>
              <w:keepNext/>
              <w:spacing w:after="0"/>
              <w:jc w:val="center"/>
            </w:pPr>
            <w:r>
              <w:rPr>
                <w:b/>
                <w:caps/>
                <w:color w:val="FFFFFF"/>
                <w:sz w:val="17"/>
              </w:rPr>
              <w:t>N</w:t>
            </w:r>
          </w:p>
        </w:tc>
        <w:tc>
          <w:tcPr>
            <w:tcW w:w="737" w:type="dxa"/>
            <w:shd w:val="clear" w:color="E63124" w:fill="E63124"/>
            <w:tcMar>
              <w:top w:w="40" w:type="dxa"/>
              <w:left w:w="80" w:type="dxa"/>
              <w:bottom w:w="40" w:type="dxa"/>
              <w:right w:w="80" w:type="dxa"/>
            </w:tcMar>
          </w:tcPr>
          <w:p w14:paraId="0291C140" w14:textId="77777777" w:rsidR="00187B38" w:rsidRDefault="00E12A47">
            <w:pPr>
              <w:keepNext/>
              <w:spacing w:after="0"/>
              <w:jc w:val="center"/>
            </w:pPr>
            <w:r>
              <w:rPr>
                <w:b/>
                <w:caps/>
                <w:color w:val="FFFFFF"/>
                <w:sz w:val="17"/>
              </w:rPr>
              <w:t>Str</w:t>
            </w:r>
          </w:p>
        </w:tc>
        <w:tc>
          <w:tcPr>
            <w:tcW w:w="1361" w:type="dxa"/>
            <w:shd w:val="clear" w:color="E63124" w:fill="E63124"/>
            <w:tcMar>
              <w:top w:w="40" w:type="dxa"/>
              <w:left w:w="80" w:type="dxa"/>
              <w:bottom w:w="40" w:type="dxa"/>
              <w:right w:w="80" w:type="dxa"/>
            </w:tcMar>
          </w:tcPr>
          <w:p w14:paraId="2CAF537F" w14:textId="77777777" w:rsidR="00187B38" w:rsidRDefault="00E12A47">
            <w:pPr>
              <w:keepNext/>
              <w:spacing w:after="0"/>
              <w:jc w:val="center"/>
            </w:pPr>
            <w:r>
              <w:rPr>
                <w:b/>
                <w:caps/>
                <w:color w:val="FFFFFF"/>
                <w:sz w:val="17"/>
              </w:rPr>
              <w:t>Tore</w:t>
            </w:r>
          </w:p>
        </w:tc>
        <w:tc>
          <w:tcPr>
            <w:tcW w:w="964" w:type="dxa"/>
            <w:shd w:val="clear" w:color="E63124" w:fill="E63124"/>
            <w:tcMar>
              <w:top w:w="40" w:type="dxa"/>
              <w:left w:w="80" w:type="dxa"/>
              <w:bottom w:w="40" w:type="dxa"/>
              <w:right w:w="80" w:type="dxa"/>
            </w:tcMar>
          </w:tcPr>
          <w:p w14:paraId="5D22FF29" w14:textId="77777777" w:rsidR="00187B38" w:rsidRDefault="00E12A47">
            <w:pPr>
              <w:keepNext/>
              <w:spacing w:after="0"/>
              <w:jc w:val="center"/>
            </w:pPr>
            <w:r>
              <w:rPr>
                <w:b/>
                <w:caps/>
                <w:color w:val="FFFFFF"/>
                <w:sz w:val="17"/>
              </w:rPr>
              <w:t>Pkt</w:t>
            </w:r>
          </w:p>
        </w:tc>
      </w:tr>
      <w:tr w:rsidR="00187B38" w14:paraId="35AC84D0" w14:textId="77777777">
        <w:trPr>
          <w:cantSplit/>
          <w:jc w:val="center"/>
        </w:trPr>
        <w:tc>
          <w:tcPr>
            <w:tcW w:w="624" w:type="dxa"/>
            <w:tcBorders>
              <w:bottom w:val="single" w:sz="4" w:space="0" w:color="E5E2E1"/>
            </w:tcBorders>
            <w:tcMar>
              <w:top w:w="40" w:type="dxa"/>
              <w:left w:w="80" w:type="dxa"/>
              <w:bottom w:w="40" w:type="dxa"/>
              <w:right w:w="80" w:type="dxa"/>
            </w:tcMar>
          </w:tcPr>
          <w:p w14:paraId="7DE773C8" w14:textId="77777777" w:rsidR="00187B38" w:rsidRDefault="00E12A47">
            <w:pPr>
              <w:keepNext/>
              <w:spacing w:after="0"/>
              <w:jc w:val="center"/>
            </w:pPr>
            <w:r>
              <w:rPr>
                <w:sz w:val="18"/>
              </w:rPr>
              <w:t>1</w:t>
            </w:r>
          </w:p>
        </w:tc>
        <w:tc>
          <w:tcPr>
            <w:tcW w:w="3685" w:type="dxa"/>
            <w:tcBorders>
              <w:bottom w:val="single" w:sz="4" w:space="0" w:color="E5E2E1"/>
            </w:tcBorders>
            <w:tcMar>
              <w:top w:w="40" w:type="dxa"/>
              <w:left w:w="80" w:type="dxa"/>
              <w:bottom w:w="40" w:type="dxa"/>
              <w:right w:w="80" w:type="dxa"/>
            </w:tcMar>
          </w:tcPr>
          <w:p w14:paraId="3351AA5B" w14:textId="77777777" w:rsidR="00187B38" w:rsidRDefault="00E12A47">
            <w:pPr>
              <w:keepNext/>
              <w:spacing w:after="0"/>
            </w:pPr>
            <w:r>
              <w:rPr>
                <w:sz w:val="18"/>
              </w:rPr>
              <w:t xml:space="preserve">SC </w:t>
            </w:r>
            <w:proofErr w:type="spellStart"/>
            <w:r>
              <w:rPr>
                <w:sz w:val="18"/>
              </w:rPr>
              <w:t>Goldau</w:t>
            </w:r>
            <w:proofErr w:type="spellEnd"/>
          </w:p>
        </w:tc>
        <w:tc>
          <w:tcPr>
            <w:tcW w:w="624" w:type="dxa"/>
            <w:tcBorders>
              <w:bottom w:val="single" w:sz="4" w:space="0" w:color="E5E2E1"/>
            </w:tcBorders>
            <w:tcMar>
              <w:top w:w="40" w:type="dxa"/>
              <w:left w:w="80" w:type="dxa"/>
              <w:bottom w:w="40" w:type="dxa"/>
              <w:right w:w="80" w:type="dxa"/>
            </w:tcMar>
          </w:tcPr>
          <w:p w14:paraId="5F0131B5" w14:textId="77777777" w:rsidR="00187B38" w:rsidRDefault="00E12A47">
            <w:pPr>
              <w:keepNext/>
              <w:spacing w:after="0"/>
              <w:jc w:val="center"/>
            </w:pPr>
            <w:r>
              <w:rPr>
                <w:sz w:val="18"/>
              </w:rPr>
              <w:t>18</w:t>
            </w:r>
          </w:p>
        </w:tc>
        <w:tc>
          <w:tcPr>
            <w:tcW w:w="624" w:type="dxa"/>
            <w:tcBorders>
              <w:bottom w:val="single" w:sz="4" w:space="0" w:color="E5E2E1"/>
            </w:tcBorders>
            <w:tcMar>
              <w:top w:w="40" w:type="dxa"/>
              <w:left w:w="80" w:type="dxa"/>
              <w:bottom w:w="40" w:type="dxa"/>
              <w:right w:w="80" w:type="dxa"/>
            </w:tcMar>
          </w:tcPr>
          <w:p w14:paraId="4BDCE5FD" w14:textId="77777777" w:rsidR="00187B38" w:rsidRDefault="00E12A47">
            <w:pPr>
              <w:keepNext/>
              <w:spacing w:after="0"/>
              <w:jc w:val="center"/>
            </w:pPr>
            <w:r>
              <w:rPr>
                <w:sz w:val="18"/>
              </w:rPr>
              <w:t>15</w:t>
            </w:r>
          </w:p>
        </w:tc>
        <w:tc>
          <w:tcPr>
            <w:tcW w:w="624" w:type="dxa"/>
            <w:tcBorders>
              <w:bottom w:val="single" w:sz="4" w:space="0" w:color="E5E2E1"/>
            </w:tcBorders>
            <w:tcMar>
              <w:top w:w="40" w:type="dxa"/>
              <w:left w:w="80" w:type="dxa"/>
              <w:bottom w:w="40" w:type="dxa"/>
              <w:right w:w="80" w:type="dxa"/>
            </w:tcMar>
          </w:tcPr>
          <w:p w14:paraId="746FF0B3" w14:textId="77777777" w:rsidR="00187B38" w:rsidRDefault="00E12A47">
            <w:pPr>
              <w:keepNext/>
              <w:spacing w:after="0"/>
              <w:jc w:val="center"/>
            </w:pPr>
            <w:r>
              <w:rPr>
                <w:sz w:val="18"/>
              </w:rPr>
              <w:t>2</w:t>
            </w:r>
          </w:p>
        </w:tc>
        <w:tc>
          <w:tcPr>
            <w:tcW w:w="624" w:type="dxa"/>
            <w:tcBorders>
              <w:bottom w:val="single" w:sz="4" w:space="0" w:color="E5E2E1"/>
            </w:tcBorders>
            <w:tcMar>
              <w:top w:w="40" w:type="dxa"/>
              <w:left w:w="80" w:type="dxa"/>
              <w:bottom w:w="40" w:type="dxa"/>
              <w:right w:w="80" w:type="dxa"/>
            </w:tcMar>
          </w:tcPr>
          <w:p w14:paraId="05720269" w14:textId="77777777" w:rsidR="00187B38" w:rsidRDefault="00E12A47">
            <w:pPr>
              <w:keepNext/>
              <w:spacing w:after="0"/>
              <w:jc w:val="center"/>
            </w:pPr>
            <w:r>
              <w:rPr>
                <w:sz w:val="18"/>
              </w:rPr>
              <w:t>1</w:t>
            </w:r>
          </w:p>
        </w:tc>
        <w:tc>
          <w:tcPr>
            <w:tcW w:w="737" w:type="dxa"/>
            <w:tcBorders>
              <w:bottom w:val="single" w:sz="4" w:space="0" w:color="E5E2E1"/>
            </w:tcBorders>
            <w:tcMar>
              <w:top w:w="40" w:type="dxa"/>
              <w:left w:w="80" w:type="dxa"/>
              <w:bottom w:w="40" w:type="dxa"/>
              <w:right w:w="80" w:type="dxa"/>
            </w:tcMar>
          </w:tcPr>
          <w:p w14:paraId="01D32188" w14:textId="77777777" w:rsidR="00187B38" w:rsidRDefault="00E12A47">
            <w:pPr>
              <w:keepNext/>
              <w:spacing w:after="0"/>
              <w:jc w:val="center"/>
            </w:pPr>
            <w:r>
              <w:rPr>
                <w:sz w:val="18"/>
              </w:rPr>
              <w:t>10</w:t>
            </w:r>
          </w:p>
        </w:tc>
        <w:tc>
          <w:tcPr>
            <w:tcW w:w="1361" w:type="dxa"/>
            <w:tcBorders>
              <w:bottom w:val="single" w:sz="4" w:space="0" w:color="E5E2E1"/>
            </w:tcBorders>
            <w:tcMar>
              <w:top w:w="40" w:type="dxa"/>
              <w:left w:w="80" w:type="dxa"/>
              <w:bottom w:w="40" w:type="dxa"/>
              <w:right w:w="80" w:type="dxa"/>
            </w:tcMar>
          </w:tcPr>
          <w:p w14:paraId="1BBA1867" w14:textId="77777777" w:rsidR="00187B38" w:rsidRDefault="00E12A47">
            <w:pPr>
              <w:keepNext/>
              <w:spacing w:after="0"/>
              <w:jc w:val="center"/>
            </w:pPr>
            <w:proofErr w:type="gramStart"/>
            <w:r>
              <w:rPr>
                <w:sz w:val="18"/>
              </w:rPr>
              <w:t>80 :</w:t>
            </w:r>
            <w:proofErr w:type="gramEnd"/>
            <w:r>
              <w:rPr>
                <w:sz w:val="18"/>
              </w:rPr>
              <w:t xml:space="preserve"> 28</w:t>
            </w:r>
          </w:p>
        </w:tc>
        <w:tc>
          <w:tcPr>
            <w:tcW w:w="964" w:type="dxa"/>
            <w:tcBorders>
              <w:bottom w:val="single" w:sz="4" w:space="0" w:color="E5E2E1"/>
            </w:tcBorders>
            <w:tcMar>
              <w:top w:w="40" w:type="dxa"/>
              <w:left w:w="80" w:type="dxa"/>
              <w:bottom w:w="40" w:type="dxa"/>
              <w:right w:w="80" w:type="dxa"/>
            </w:tcMar>
          </w:tcPr>
          <w:p w14:paraId="4D46F186" w14:textId="77777777" w:rsidR="00187B38" w:rsidRDefault="00E12A47">
            <w:pPr>
              <w:keepNext/>
              <w:spacing w:after="0"/>
              <w:jc w:val="center"/>
            </w:pPr>
            <w:r>
              <w:rPr>
                <w:sz w:val="18"/>
              </w:rPr>
              <w:t>47</w:t>
            </w:r>
          </w:p>
        </w:tc>
      </w:tr>
      <w:tr w:rsidR="00187B38" w14:paraId="00785027" w14:textId="77777777">
        <w:trPr>
          <w:cantSplit/>
          <w:jc w:val="center"/>
        </w:trPr>
        <w:tc>
          <w:tcPr>
            <w:tcW w:w="624" w:type="dxa"/>
            <w:tcBorders>
              <w:bottom w:val="single" w:sz="4" w:space="0" w:color="E5E2E1"/>
            </w:tcBorders>
            <w:tcMar>
              <w:top w:w="40" w:type="dxa"/>
              <w:left w:w="80" w:type="dxa"/>
              <w:bottom w:w="40" w:type="dxa"/>
              <w:right w:w="80" w:type="dxa"/>
            </w:tcMar>
          </w:tcPr>
          <w:p w14:paraId="366FDEF4" w14:textId="77777777" w:rsidR="00187B38" w:rsidRDefault="00E12A47">
            <w:pPr>
              <w:keepNext/>
              <w:spacing w:after="0"/>
              <w:jc w:val="center"/>
            </w:pPr>
            <w:r>
              <w:rPr>
                <w:sz w:val="18"/>
              </w:rPr>
              <w:t>2</w:t>
            </w:r>
          </w:p>
        </w:tc>
        <w:tc>
          <w:tcPr>
            <w:tcW w:w="3685" w:type="dxa"/>
            <w:tcBorders>
              <w:bottom w:val="single" w:sz="4" w:space="0" w:color="E5E2E1"/>
            </w:tcBorders>
            <w:tcMar>
              <w:top w:w="40" w:type="dxa"/>
              <w:left w:w="80" w:type="dxa"/>
              <w:bottom w:w="40" w:type="dxa"/>
              <w:right w:w="80" w:type="dxa"/>
            </w:tcMar>
          </w:tcPr>
          <w:p w14:paraId="7CC903BD" w14:textId="77777777" w:rsidR="00187B38" w:rsidRDefault="00E12A47">
            <w:pPr>
              <w:keepNext/>
              <w:spacing w:after="0"/>
            </w:pPr>
            <w:r>
              <w:rPr>
                <w:sz w:val="18"/>
              </w:rPr>
              <w:t>SC Cham</w:t>
            </w:r>
          </w:p>
        </w:tc>
        <w:tc>
          <w:tcPr>
            <w:tcW w:w="624" w:type="dxa"/>
            <w:tcBorders>
              <w:bottom w:val="single" w:sz="4" w:space="0" w:color="E5E2E1"/>
            </w:tcBorders>
            <w:tcMar>
              <w:top w:w="40" w:type="dxa"/>
              <w:left w:w="80" w:type="dxa"/>
              <w:bottom w:w="40" w:type="dxa"/>
              <w:right w:w="80" w:type="dxa"/>
            </w:tcMar>
          </w:tcPr>
          <w:p w14:paraId="46A16657" w14:textId="77777777" w:rsidR="00187B38" w:rsidRDefault="00E12A47">
            <w:pPr>
              <w:keepNext/>
              <w:spacing w:after="0"/>
              <w:jc w:val="center"/>
            </w:pPr>
            <w:r>
              <w:rPr>
                <w:sz w:val="18"/>
              </w:rPr>
              <w:t>18</w:t>
            </w:r>
          </w:p>
        </w:tc>
        <w:tc>
          <w:tcPr>
            <w:tcW w:w="624" w:type="dxa"/>
            <w:tcBorders>
              <w:bottom w:val="single" w:sz="4" w:space="0" w:color="E5E2E1"/>
            </w:tcBorders>
            <w:tcMar>
              <w:top w:w="40" w:type="dxa"/>
              <w:left w:w="80" w:type="dxa"/>
              <w:bottom w:w="40" w:type="dxa"/>
              <w:right w:w="80" w:type="dxa"/>
            </w:tcMar>
          </w:tcPr>
          <w:p w14:paraId="38DFFB09" w14:textId="77777777" w:rsidR="00187B38" w:rsidRDefault="00E12A47">
            <w:pPr>
              <w:keepNext/>
              <w:spacing w:after="0"/>
              <w:jc w:val="center"/>
            </w:pPr>
            <w:r>
              <w:rPr>
                <w:sz w:val="18"/>
              </w:rPr>
              <w:t>14</w:t>
            </w:r>
          </w:p>
        </w:tc>
        <w:tc>
          <w:tcPr>
            <w:tcW w:w="624" w:type="dxa"/>
            <w:tcBorders>
              <w:bottom w:val="single" w:sz="4" w:space="0" w:color="E5E2E1"/>
            </w:tcBorders>
            <w:tcMar>
              <w:top w:w="40" w:type="dxa"/>
              <w:left w:w="80" w:type="dxa"/>
              <w:bottom w:w="40" w:type="dxa"/>
              <w:right w:w="80" w:type="dxa"/>
            </w:tcMar>
          </w:tcPr>
          <w:p w14:paraId="03AE6389" w14:textId="77777777" w:rsidR="00187B38" w:rsidRDefault="00E12A47">
            <w:pPr>
              <w:keepNext/>
              <w:spacing w:after="0"/>
              <w:jc w:val="center"/>
            </w:pPr>
            <w:r>
              <w:rPr>
                <w:sz w:val="18"/>
              </w:rPr>
              <w:t>2</w:t>
            </w:r>
          </w:p>
        </w:tc>
        <w:tc>
          <w:tcPr>
            <w:tcW w:w="624" w:type="dxa"/>
            <w:tcBorders>
              <w:bottom w:val="single" w:sz="4" w:space="0" w:color="E5E2E1"/>
            </w:tcBorders>
            <w:tcMar>
              <w:top w:w="40" w:type="dxa"/>
              <w:left w:w="80" w:type="dxa"/>
              <w:bottom w:w="40" w:type="dxa"/>
              <w:right w:w="80" w:type="dxa"/>
            </w:tcMar>
          </w:tcPr>
          <w:p w14:paraId="542D3B63" w14:textId="77777777" w:rsidR="00187B38" w:rsidRDefault="00E12A47">
            <w:pPr>
              <w:keepNext/>
              <w:spacing w:after="0"/>
              <w:jc w:val="center"/>
            </w:pPr>
            <w:r>
              <w:rPr>
                <w:sz w:val="18"/>
              </w:rPr>
              <w:t>2</w:t>
            </w:r>
          </w:p>
        </w:tc>
        <w:tc>
          <w:tcPr>
            <w:tcW w:w="737" w:type="dxa"/>
            <w:tcBorders>
              <w:bottom w:val="single" w:sz="4" w:space="0" w:color="E5E2E1"/>
            </w:tcBorders>
            <w:tcMar>
              <w:top w:w="40" w:type="dxa"/>
              <w:left w:w="80" w:type="dxa"/>
              <w:bottom w:w="40" w:type="dxa"/>
              <w:right w:w="80" w:type="dxa"/>
            </w:tcMar>
          </w:tcPr>
          <w:p w14:paraId="664C1CC7" w14:textId="77777777" w:rsidR="00187B38" w:rsidRDefault="00E12A47">
            <w:pPr>
              <w:keepNext/>
              <w:spacing w:after="0"/>
              <w:jc w:val="center"/>
            </w:pPr>
            <w:r>
              <w:rPr>
                <w:sz w:val="18"/>
              </w:rPr>
              <w:t>6</w:t>
            </w:r>
          </w:p>
        </w:tc>
        <w:tc>
          <w:tcPr>
            <w:tcW w:w="1361" w:type="dxa"/>
            <w:tcBorders>
              <w:bottom w:val="single" w:sz="4" w:space="0" w:color="E5E2E1"/>
            </w:tcBorders>
            <w:tcMar>
              <w:top w:w="40" w:type="dxa"/>
              <w:left w:w="80" w:type="dxa"/>
              <w:bottom w:w="40" w:type="dxa"/>
              <w:right w:w="80" w:type="dxa"/>
            </w:tcMar>
          </w:tcPr>
          <w:p w14:paraId="10F8FA01" w14:textId="77777777" w:rsidR="00187B38" w:rsidRDefault="00E12A47">
            <w:pPr>
              <w:keepNext/>
              <w:spacing w:after="0"/>
              <w:jc w:val="center"/>
            </w:pPr>
            <w:proofErr w:type="gramStart"/>
            <w:r>
              <w:rPr>
                <w:sz w:val="18"/>
              </w:rPr>
              <w:t>67 :</w:t>
            </w:r>
            <w:proofErr w:type="gramEnd"/>
            <w:r>
              <w:rPr>
                <w:sz w:val="18"/>
              </w:rPr>
              <w:t xml:space="preserve"> 17</w:t>
            </w:r>
          </w:p>
        </w:tc>
        <w:tc>
          <w:tcPr>
            <w:tcW w:w="964" w:type="dxa"/>
            <w:tcBorders>
              <w:bottom w:val="single" w:sz="4" w:space="0" w:color="E5E2E1"/>
            </w:tcBorders>
            <w:tcMar>
              <w:top w:w="40" w:type="dxa"/>
              <w:left w:w="80" w:type="dxa"/>
              <w:bottom w:w="40" w:type="dxa"/>
              <w:right w:w="80" w:type="dxa"/>
            </w:tcMar>
          </w:tcPr>
          <w:p w14:paraId="3A9BA792" w14:textId="77777777" w:rsidR="00187B38" w:rsidRDefault="00E12A47">
            <w:pPr>
              <w:keepNext/>
              <w:spacing w:after="0"/>
              <w:jc w:val="center"/>
            </w:pPr>
            <w:r>
              <w:rPr>
                <w:sz w:val="18"/>
              </w:rPr>
              <w:t>44</w:t>
            </w:r>
          </w:p>
        </w:tc>
      </w:tr>
      <w:tr w:rsidR="00187B38" w14:paraId="08604E99" w14:textId="77777777">
        <w:trPr>
          <w:cantSplit/>
          <w:jc w:val="center"/>
        </w:trPr>
        <w:tc>
          <w:tcPr>
            <w:tcW w:w="624" w:type="dxa"/>
            <w:tcBorders>
              <w:bottom w:val="single" w:sz="4" w:space="0" w:color="E5E2E1"/>
            </w:tcBorders>
            <w:tcMar>
              <w:top w:w="40" w:type="dxa"/>
              <w:left w:w="80" w:type="dxa"/>
              <w:bottom w:w="40" w:type="dxa"/>
              <w:right w:w="80" w:type="dxa"/>
            </w:tcMar>
          </w:tcPr>
          <w:p w14:paraId="22A79FEB" w14:textId="77777777" w:rsidR="00187B38" w:rsidRDefault="00E12A47">
            <w:pPr>
              <w:keepNext/>
              <w:spacing w:after="0"/>
              <w:jc w:val="center"/>
            </w:pPr>
            <w:r>
              <w:rPr>
                <w:sz w:val="18"/>
              </w:rPr>
              <w:t>3</w:t>
            </w:r>
          </w:p>
        </w:tc>
        <w:tc>
          <w:tcPr>
            <w:tcW w:w="3685" w:type="dxa"/>
            <w:tcBorders>
              <w:bottom w:val="single" w:sz="4" w:space="0" w:color="E5E2E1"/>
            </w:tcBorders>
            <w:tcMar>
              <w:top w:w="40" w:type="dxa"/>
              <w:left w:w="80" w:type="dxa"/>
              <w:bottom w:w="40" w:type="dxa"/>
              <w:right w:w="80" w:type="dxa"/>
            </w:tcMar>
          </w:tcPr>
          <w:p w14:paraId="13AEB33F" w14:textId="77777777" w:rsidR="00187B38" w:rsidRDefault="00E12A47">
            <w:pPr>
              <w:keepNext/>
              <w:spacing w:after="0"/>
            </w:pPr>
            <w:r>
              <w:rPr>
                <w:sz w:val="18"/>
              </w:rPr>
              <w:t xml:space="preserve">SC </w:t>
            </w:r>
            <w:proofErr w:type="spellStart"/>
            <w:r>
              <w:rPr>
                <w:sz w:val="18"/>
              </w:rPr>
              <w:t>Buochs</w:t>
            </w:r>
            <w:proofErr w:type="spellEnd"/>
          </w:p>
        </w:tc>
        <w:tc>
          <w:tcPr>
            <w:tcW w:w="624" w:type="dxa"/>
            <w:tcBorders>
              <w:bottom w:val="single" w:sz="4" w:space="0" w:color="E5E2E1"/>
            </w:tcBorders>
            <w:tcMar>
              <w:top w:w="40" w:type="dxa"/>
              <w:left w:w="80" w:type="dxa"/>
              <w:bottom w:w="40" w:type="dxa"/>
              <w:right w:w="80" w:type="dxa"/>
            </w:tcMar>
          </w:tcPr>
          <w:p w14:paraId="301F31B2" w14:textId="77777777" w:rsidR="00187B38" w:rsidRDefault="00E12A47">
            <w:pPr>
              <w:keepNext/>
              <w:spacing w:after="0"/>
              <w:jc w:val="center"/>
            </w:pPr>
            <w:r>
              <w:rPr>
                <w:sz w:val="18"/>
              </w:rPr>
              <w:t>18</w:t>
            </w:r>
          </w:p>
        </w:tc>
        <w:tc>
          <w:tcPr>
            <w:tcW w:w="624" w:type="dxa"/>
            <w:tcBorders>
              <w:bottom w:val="single" w:sz="4" w:space="0" w:color="E5E2E1"/>
            </w:tcBorders>
            <w:tcMar>
              <w:top w:w="40" w:type="dxa"/>
              <w:left w:w="80" w:type="dxa"/>
              <w:bottom w:w="40" w:type="dxa"/>
              <w:right w:w="80" w:type="dxa"/>
            </w:tcMar>
          </w:tcPr>
          <w:p w14:paraId="37C24588" w14:textId="77777777" w:rsidR="00187B38" w:rsidRDefault="00E12A47">
            <w:pPr>
              <w:keepNext/>
              <w:spacing w:after="0"/>
              <w:jc w:val="center"/>
            </w:pPr>
            <w:r>
              <w:rPr>
                <w:sz w:val="18"/>
              </w:rPr>
              <w:t>10</w:t>
            </w:r>
          </w:p>
        </w:tc>
        <w:tc>
          <w:tcPr>
            <w:tcW w:w="624" w:type="dxa"/>
            <w:tcBorders>
              <w:bottom w:val="single" w:sz="4" w:space="0" w:color="E5E2E1"/>
            </w:tcBorders>
            <w:tcMar>
              <w:top w:w="40" w:type="dxa"/>
              <w:left w:w="80" w:type="dxa"/>
              <w:bottom w:w="40" w:type="dxa"/>
              <w:right w:w="80" w:type="dxa"/>
            </w:tcMar>
          </w:tcPr>
          <w:p w14:paraId="32F235A8" w14:textId="77777777" w:rsidR="00187B38" w:rsidRDefault="00E12A47">
            <w:pPr>
              <w:keepNext/>
              <w:spacing w:after="0"/>
              <w:jc w:val="center"/>
            </w:pPr>
            <w:r>
              <w:rPr>
                <w:sz w:val="18"/>
              </w:rPr>
              <w:t>4</w:t>
            </w:r>
          </w:p>
        </w:tc>
        <w:tc>
          <w:tcPr>
            <w:tcW w:w="624" w:type="dxa"/>
            <w:tcBorders>
              <w:bottom w:val="single" w:sz="4" w:space="0" w:color="E5E2E1"/>
            </w:tcBorders>
            <w:tcMar>
              <w:top w:w="40" w:type="dxa"/>
              <w:left w:w="80" w:type="dxa"/>
              <w:bottom w:w="40" w:type="dxa"/>
              <w:right w:w="80" w:type="dxa"/>
            </w:tcMar>
          </w:tcPr>
          <w:p w14:paraId="11013597" w14:textId="77777777" w:rsidR="00187B38" w:rsidRDefault="00E12A47">
            <w:pPr>
              <w:keepNext/>
              <w:spacing w:after="0"/>
              <w:jc w:val="center"/>
            </w:pPr>
            <w:r>
              <w:rPr>
                <w:sz w:val="18"/>
              </w:rPr>
              <w:t>4</w:t>
            </w:r>
          </w:p>
        </w:tc>
        <w:tc>
          <w:tcPr>
            <w:tcW w:w="737" w:type="dxa"/>
            <w:tcBorders>
              <w:bottom w:val="single" w:sz="4" w:space="0" w:color="E5E2E1"/>
            </w:tcBorders>
            <w:tcMar>
              <w:top w:w="40" w:type="dxa"/>
              <w:left w:w="80" w:type="dxa"/>
              <w:bottom w:w="40" w:type="dxa"/>
              <w:right w:w="80" w:type="dxa"/>
            </w:tcMar>
          </w:tcPr>
          <w:p w14:paraId="7671A73C" w14:textId="77777777" w:rsidR="00187B38" w:rsidRDefault="00E12A47">
            <w:pPr>
              <w:keepNext/>
              <w:spacing w:after="0"/>
              <w:jc w:val="center"/>
            </w:pPr>
            <w:r>
              <w:rPr>
                <w:sz w:val="18"/>
              </w:rPr>
              <w:t>5</w:t>
            </w:r>
          </w:p>
        </w:tc>
        <w:tc>
          <w:tcPr>
            <w:tcW w:w="1361" w:type="dxa"/>
            <w:tcBorders>
              <w:bottom w:val="single" w:sz="4" w:space="0" w:color="E5E2E1"/>
            </w:tcBorders>
            <w:tcMar>
              <w:top w:w="40" w:type="dxa"/>
              <w:left w:w="80" w:type="dxa"/>
              <w:bottom w:w="40" w:type="dxa"/>
              <w:right w:w="80" w:type="dxa"/>
            </w:tcMar>
          </w:tcPr>
          <w:p w14:paraId="0129B0A5" w14:textId="77777777" w:rsidR="00187B38" w:rsidRDefault="00E12A47">
            <w:pPr>
              <w:keepNext/>
              <w:spacing w:after="0"/>
              <w:jc w:val="center"/>
            </w:pPr>
            <w:proofErr w:type="gramStart"/>
            <w:r>
              <w:rPr>
                <w:sz w:val="18"/>
              </w:rPr>
              <w:t>60 :</w:t>
            </w:r>
            <w:proofErr w:type="gramEnd"/>
            <w:r>
              <w:rPr>
                <w:sz w:val="18"/>
              </w:rPr>
              <w:t xml:space="preserve"> 36</w:t>
            </w:r>
          </w:p>
        </w:tc>
        <w:tc>
          <w:tcPr>
            <w:tcW w:w="964" w:type="dxa"/>
            <w:tcBorders>
              <w:bottom w:val="single" w:sz="4" w:space="0" w:color="E5E2E1"/>
            </w:tcBorders>
            <w:tcMar>
              <w:top w:w="40" w:type="dxa"/>
              <w:left w:w="80" w:type="dxa"/>
              <w:bottom w:w="40" w:type="dxa"/>
              <w:right w:w="80" w:type="dxa"/>
            </w:tcMar>
          </w:tcPr>
          <w:p w14:paraId="376A698E" w14:textId="77777777" w:rsidR="00187B38" w:rsidRDefault="00E12A47">
            <w:pPr>
              <w:keepNext/>
              <w:spacing w:after="0"/>
              <w:jc w:val="center"/>
            </w:pPr>
            <w:r>
              <w:rPr>
                <w:sz w:val="18"/>
              </w:rPr>
              <w:t>34</w:t>
            </w:r>
          </w:p>
        </w:tc>
      </w:tr>
      <w:tr w:rsidR="00187B38" w14:paraId="54FB6BDF" w14:textId="77777777">
        <w:trPr>
          <w:cantSplit/>
          <w:jc w:val="center"/>
        </w:trPr>
        <w:tc>
          <w:tcPr>
            <w:tcW w:w="624" w:type="dxa"/>
            <w:tcBorders>
              <w:bottom w:val="single" w:sz="4" w:space="0" w:color="E5E2E1"/>
            </w:tcBorders>
            <w:tcMar>
              <w:top w:w="40" w:type="dxa"/>
              <w:left w:w="80" w:type="dxa"/>
              <w:bottom w:w="40" w:type="dxa"/>
              <w:right w:w="80" w:type="dxa"/>
            </w:tcMar>
          </w:tcPr>
          <w:p w14:paraId="71B3F2A2" w14:textId="77777777" w:rsidR="00187B38" w:rsidRDefault="00E12A47">
            <w:pPr>
              <w:keepNext/>
              <w:spacing w:after="0"/>
              <w:jc w:val="center"/>
            </w:pPr>
            <w:r>
              <w:rPr>
                <w:sz w:val="18"/>
              </w:rPr>
              <w:t>4</w:t>
            </w:r>
          </w:p>
        </w:tc>
        <w:tc>
          <w:tcPr>
            <w:tcW w:w="3685" w:type="dxa"/>
            <w:tcBorders>
              <w:bottom w:val="single" w:sz="4" w:space="0" w:color="E5E2E1"/>
            </w:tcBorders>
            <w:tcMar>
              <w:top w:w="40" w:type="dxa"/>
              <w:left w:w="80" w:type="dxa"/>
              <w:bottom w:w="40" w:type="dxa"/>
              <w:right w:w="80" w:type="dxa"/>
            </w:tcMar>
          </w:tcPr>
          <w:p w14:paraId="1F7033C1" w14:textId="77777777" w:rsidR="00187B38" w:rsidRDefault="00E12A47">
            <w:pPr>
              <w:keepNext/>
              <w:spacing w:after="0"/>
            </w:pPr>
            <w:proofErr w:type="spellStart"/>
            <w:r>
              <w:rPr>
                <w:sz w:val="18"/>
              </w:rPr>
              <w:t>Weggiser</w:t>
            </w:r>
            <w:proofErr w:type="spellEnd"/>
            <w:r>
              <w:rPr>
                <w:sz w:val="18"/>
              </w:rPr>
              <w:t xml:space="preserve"> SC</w:t>
            </w:r>
          </w:p>
        </w:tc>
        <w:tc>
          <w:tcPr>
            <w:tcW w:w="624" w:type="dxa"/>
            <w:tcBorders>
              <w:bottom w:val="single" w:sz="4" w:space="0" w:color="E5E2E1"/>
            </w:tcBorders>
            <w:tcMar>
              <w:top w:w="40" w:type="dxa"/>
              <w:left w:w="80" w:type="dxa"/>
              <w:bottom w:w="40" w:type="dxa"/>
              <w:right w:w="80" w:type="dxa"/>
            </w:tcMar>
          </w:tcPr>
          <w:p w14:paraId="2E7E332E" w14:textId="77777777" w:rsidR="00187B38" w:rsidRDefault="00E12A47">
            <w:pPr>
              <w:keepNext/>
              <w:spacing w:after="0"/>
              <w:jc w:val="center"/>
            </w:pPr>
            <w:r>
              <w:rPr>
                <w:sz w:val="18"/>
              </w:rPr>
              <w:t>18</w:t>
            </w:r>
          </w:p>
        </w:tc>
        <w:tc>
          <w:tcPr>
            <w:tcW w:w="624" w:type="dxa"/>
            <w:tcBorders>
              <w:bottom w:val="single" w:sz="4" w:space="0" w:color="E5E2E1"/>
            </w:tcBorders>
            <w:tcMar>
              <w:top w:w="40" w:type="dxa"/>
              <w:left w:w="80" w:type="dxa"/>
              <w:bottom w:w="40" w:type="dxa"/>
              <w:right w:w="80" w:type="dxa"/>
            </w:tcMar>
          </w:tcPr>
          <w:p w14:paraId="3A7E2ACD" w14:textId="77777777" w:rsidR="00187B38" w:rsidRDefault="00E12A47">
            <w:pPr>
              <w:keepNext/>
              <w:spacing w:after="0"/>
              <w:jc w:val="center"/>
            </w:pPr>
            <w:r>
              <w:rPr>
                <w:sz w:val="18"/>
              </w:rPr>
              <w:t>9</w:t>
            </w:r>
          </w:p>
        </w:tc>
        <w:tc>
          <w:tcPr>
            <w:tcW w:w="624" w:type="dxa"/>
            <w:tcBorders>
              <w:bottom w:val="single" w:sz="4" w:space="0" w:color="E5E2E1"/>
            </w:tcBorders>
            <w:tcMar>
              <w:top w:w="40" w:type="dxa"/>
              <w:left w:w="80" w:type="dxa"/>
              <w:bottom w:w="40" w:type="dxa"/>
              <w:right w:w="80" w:type="dxa"/>
            </w:tcMar>
          </w:tcPr>
          <w:p w14:paraId="153CD211" w14:textId="77777777" w:rsidR="00187B38" w:rsidRDefault="00E12A47">
            <w:pPr>
              <w:keepNext/>
              <w:spacing w:after="0"/>
              <w:jc w:val="center"/>
            </w:pPr>
            <w:r>
              <w:rPr>
                <w:sz w:val="18"/>
              </w:rPr>
              <w:t>3</w:t>
            </w:r>
          </w:p>
        </w:tc>
        <w:tc>
          <w:tcPr>
            <w:tcW w:w="624" w:type="dxa"/>
            <w:tcBorders>
              <w:bottom w:val="single" w:sz="4" w:space="0" w:color="E5E2E1"/>
            </w:tcBorders>
            <w:tcMar>
              <w:top w:w="40" w:type="dxa"/>
              <w:left w:w="80" w:type="dxa"/>
              <w:bottom w:w="40" w:type="dxa"/>
              <w:right w:w="80" w:type="dxa"/>
            </w:tcMar>
          </w:tcPr>
          <w:p w14:paraId="5953969D" w14:textId="77777777" w:rsidR="00187B38" w:rsidRDefault="00E12A47">
            <w:pPr>
              <w:keepNext/>
              <w:spacing w:after="0"/>
              <w:jc w:val="center"/>
            </w:pPr>
            <w:r>
              <w:rPr>
                <w:sz w:val="18"/>
              </w:rPr>
              <w:t>6</w:t>
            </w:r>
          </w:p>
        </w:tc>
        <w:tc>
          <w:tcPr>
            <w:tcW w:w="737" w:type="dxa"/>
            <w:tcBorders>
              <w:bottom w:val="single" w:sz="4" w:space="0" w:color="E5E2E1"/>
            </w:tcBorders>
            <w:tcMar>
              <w:top w:w="40" w:type="dxa"/>
              <w:left w:w="80" w:type="dxa"/>
              <w:bottom w:w="40" w:type="dxa"/>
              <w:right w:w="80" w:type="dxa"/>
            </w:tcMar>
          </w:tcPr>
          <w:p w14:paraId="76C5E6F7" w14:textId="77777777" w:rsidR="00187B38" w:rsidRDefault="00E12A47">
            <w:pPr>
              <w:keepNext/>
              <w:spacing w:after="0"/>
              <w:jc w:val="center"/>
            </w:pPr>
            <w:r>
              <w:rPr>
                <w:sz w:val="18"/>
              </w:rPr>
              <w:t>18</w:t>
            </w:r>
          </w:p>
        </w:tc>
        <w:tc>
          <w:tcPr>
            <w:tcW w:w="1361" w:type="dxa"/>
            <w:tcBorders>
              <w:bottom w:val="single" w:sz="4" w:space="0" w:color="E5E2E1"/>
            </w:tcBorders>
            <w:tcMar>
              <w:top w:w="40" w:type="dxa"/>
              <w:left w:w="80" w:type="dxa"/>
              <w:bottom w:w="40" w:type="dxa"/>
              <w:right w:w="80" w:type="dxa"/>
            </w:tcMar>
          </w:tcPr>
          <w:p w14:paraId="213A7B15" w14:textId="77777777" w:rsidR="00187B38" w:rsidRDefault="00E12A47">
            <w:pPr>
              <w:keepNext/>
              <w:spacing w:after="0"/>
              <w:jc w:val="center"/>
            </w:pPr>
            <w:proofErr w:type="gramStart"/>
            <w:r>
              <w:rPr>
                <w:sz w:val="18"/>
              </w:rPr>
              <w:t>52 :</w:t>
            </w:r>
            <w:proofErr w:type="gramEnd"/>
            <w:r>
              <w:rPr>
                <w:sz w:val="18"/>
              </w:rPr>
              <w:t xml:space="preserve"> 48</w:t>
            </w:r>
          </w:p>
        </w:tc>
        <w:tc>
          <w:tcPr>
            <w:tcW w:w="964" w:type="dxa"/>
            <w:tcBorders>
              <w:bottom w:val="single" w:sz="4" w:space="0" w:color="E5E2E1"/>
            </w:tcBorders>
            <w:tcMar>
              <w:top w:w="40" w:type="dxa"/>
              <w:left w:w="80" w:type="dxa"/>
              <w:bottom w:w="40" w:type="dxa"/>
              <w:right w:w="80" w:type="dxa"/>
            </w:tcMar>
          </w:tcPr>
          <w:p w14:paraId="5B9096F0" w14:textId="77777777" w:rsidR="00187B38" w:rsidRDefault="00E12A47">
            <w:pPr>
              <w:keepNext/>
              <w:spacing w:after="0"/>
              <w:jc w:val="center"/>
            </w:pPr>
            <w:r>
              <w:rPr>
                <w:sz w:val="18"/>
              </w:rPr>
              <w:t>30</w:t>
            </w:r>
          </w:p>
        </w:tc>
      </w:tr>
      <w:tr w:rsidR="00187B38" w14:paraId="251B3513" w14:textId="77777777">
        <w:trPr>
          <w:cantSplit/>
          <w:jc w:val="center"/>
        </w:trPr>
        <w:tc>
          <w:tcPr>
            <w:tcW w:w="624" w:type="dxa"/>
            <w:tcBorders>
              <w:bottom w:val="single" w:sz="4" w:space="0" w:color="E5E2E1"/>
            </w:tcBorders>
            <w:shd w:val="clear" w:color="F6F2F1" w:fill="F6F2F1"/>
            <w:tcMar>
              <w:top w:w="40" w:type="dxa"/>
              <w:left w:w="80" w:type="dxa"/>
              <w:bottom w:w="40" w:type="dxa"/>
              <w:right w:w="80" w:type="dxa"/>
            </w:tcMar>
          </w:tcPr>
          <w:p w14:paraId="4C663F6D" w14:textId="77777777" w:rsidR="00187B38" w:rsidRDefault="00E12A47">
            <w:pPr>
              <w:keepNext/>
              <w:spacing w:after="0"/>
              <w:jc w:val="center"/>
            </w:pPr>
            <w:r>
              <w:rPr>
                <w:b/>
                <w:sz w:val="18"/>
              </w:rPr>
              <w:t>5</w:t>
            </w:r>
          </w:p>
        </w:tc>
        <w:tc>
          <w:tcPr>
            <w:tcW w:w="3685" w:type="dxa"/>
            <w:tcBorders>
              <w:bottom w:val="single" w:sz="4" w:space="0" w:color="E5E2E1"/>
            </w:tcBorders>
            <w:shd w:val="clear" w:color="F6F2F1" w:fill="F6F2F1"/>
            <w:tcMar>
              <w:top w:w="40" w:type="dxa"/>
              <w:left w:w="80" w:type="dxa"/>
              <w:bottom w:w="40" w:type="dxa"/>
              <w:right w:w="80" w:type="dxa"/>
            </w:tcMar>
          </w:tcPr>
          <w:p w14:paraId="099C0447" w14:textId="77777777" w:rsidR="00187B38" w:rsidRDefault="00E12A47">
            <w:pPr>
              <w:keepNext/>
              <w:spacing w:after="0"/>
            </w:pPr>
            <w:r>
              <w:rPr>
                <w:b/>
                <w:sz w:val="18"/>
              </w:rPr>
              <w:t>Team Uri I</w:t>
            </w:r>
          </w:p>
        </w:tc>
        <w:tc>
          <w:tcPr>
            <w:tcW w:w="624" w:type="dxa"/>
            <w:tcBorders>
              <w:bottom w:val="single" w:sz="4" w:space="0" w:color="E5E2E1"/>
            </w:tcBorders>
            <w:shd w:val="clear" w:color="F6F2F1" w:fill="F6F2F1"/>
            <w:tcMar>
              <w:top w:w="40" w:type="dxa"/>
              <w:left w:w="80" w:type="dxa"/>
              <w:bottom w:w="40" w:type="dxa"/>
              <w:right w:w="80" w:type="dxa"/>
            </w:tcMar>
          </w:tcPr>
          <w:p w14:paraId="415CDCCD" w14:textId="77777777" w:rsidR="00187B38" w:rsidRDefault="00E12A47">
            <w:pPr>
              <w:keepNext/>
              <w:spacing w:after="0"/>
              <w:jc w:val="center"/>
            </w:pPr>
            <w:r>
              <w:rPr>
                <w:b/>
                <w:sz w:val="18"/>
              </w:rPr>
              <w:t>18</w:t>
            </w:r>
          </w:p>
        </w:tc>
        <w:tc>
          <w:tcPr>
            <w:tcW w:w="624" w:type="dxa"/>
            <w:tcBorders>
              <w:bottom w:val="single" w:sz="4" w:space="0" w:color="E5E2E1"/>
            </w:tcBorders>
            <w:shd w:val="clear" w:color="F6F2F1" w:fill="F6F2F1"/>
            <w:tcMar>
              <w:top w:w="40" w:type="dxa"/>
              <w:left w:w="80" w:type="dxa"/>
              <w:bottom w:w="40" w:type="dxa"/>
              <w:right w:w="80" w:type="dxa"/>
            </w:tcMar>
          </w:tcPr>
          <w:p w14:paraId="228F897A" w14:textId="77777777" w:rsidR="00187B38" w:rsidRDefault="00E12A47">
            <w:pPr>
              <w:keepNext/>
              <w:spacing w:after="0"/>
              <w:jc w:val="center"/>
            </w:pPr>
            <w:r>
              <w:rPr>
                <w:b/>
                <w:sz w:val="18"/>
              </w:rPr>
              <w:t>6</w:t>
            </w:r>
          </w:p>
        </w:tc>
        <w:tc>
          <w:tcPr>
            <w:tcW w:w="624" w:type="dxa"/>
            <w:tcBorders>
              <w:bottom w:val="single" w:sz="4" w:space="0" w:color="E5E2E1"/>
            </w:tcBorders>
            <w:shd w:val="clear" w:color="F6F2F1" w:fill="F6F2F1"/>
            <w:tcMar>
              <w:top w:w="40" w:type="dxa"/>
              <w:left w:w="80" w:type="dxa"/>
              <w:bottom w:w="40" w:type="dxa"/>
              <w:right w:w="80" w:type="dxa"/>
            </w:tcMar>
          </w:tcPr>
          <w:p w14:paraId="7799E176" w14:textId="77777777" w:rsidR="00187B38" w:rsidRDefault="00E12A47">
            <w:pPr>
              <w:keepNext/>
              <w:spacing w:after="0"/>
              <w:jc w:val="center"/>
            </w:pPr>
            <w:r>
              <w:rPr>
                <w:b/>
                <w:sz w:val="18"/>
              </w:rPr>
              <w:t>3</w:t>
            </w:r>
          </w:p>
        </w:tc>
        <w:tc>
          <w:tcPr>
            <w:tcW w:w="624" w:type="dxa"/>
            <w:tcBorders>
              <w:bottom w:val="single" w:sz="4" w:space="0" w:color="E5E2E1"/>
            </w:tcBorders>
            <w:shd w:val="clear" w:color="F6F2F1" w:fill="F6F2F1"/>
            <w:tcMar>
              <w:top w:w="40" w:type="dxa"/>
              <w:left w:w="80" w:type="dxa"/>
              <w:bottom w:w="40" w:type="dxa"/>
              <w:right w:w="80" w:type="dxa"/>
            </w:tcMar>
          </w:tcPr>
          <w:p w14:paraId="656B6B65" w14:textId="77777777" w:rsidR="00187B38" w:rsidRDefault="00E12A47">
            <w:pPr>
              <w:keepNext/>
              <w:spacing w:after="0"/>
              <w:jc w:val="center"/>
            </w:pPr>
            <w:r>
              <w:rPr>
                <w:b/>
                <w:sz w:val="18"/>
              </w:rPr>
              <w:t>9</w:t>
            </w:r>
          </w:p>
        </w:tc>
        <w:tc>
          <w:tcPr>
            <w:tcW w:w="737" w:type="dxa"/>
            <w:tcBorders>
              <w:bottom w:val="single" w:sz="4" w:space="0" w:color="E5E2E1"/>
            </w:tcBorders>
            <w:shd w:val="clear" w:color="F6F2F1" w:fill="F6F2F1"/>
            <w:tcMar>
              <w:top w:w="40" w:type="dxa"/>
              <w:left w:w="80" w:type="dxa"/>
              <w:bottom w:w="40" w:type="dxa"/>
              <w:right w:w="80" w:type="dxa"/>
            </w:tcMar>
          </w:tcPr>
          <w:p w14:paraId="6503E15F" w14:textId="77777777" w:rsidR="00187B38" w:rsidRDefault="00E12A47">
            <w:pPr>
              <w:keepNext/>
              <w:spacing w:after="0"/>
              <w:jc w:val="center"/>
            </w:pPr>
            <w:r>
              <w:rPr>
                <w:b/>
                <w:sz w:val="18"/>
              </w:rPr>
              <w:t>7</w:t>
            </w:r>
          </w:p>
        </w:tc>
        <w:tc>
          <w:tcPr>
            <w:tcW w:w="1361" w:type="dxa"/>
            <w:tcBorders>
              <w:bottom w:val="single" w:sz="4" w:space="0" w:color="E5E2E1"/>
            </w:tcBorders>
            <w:shd w:val="clear" w:color="F6F2F1" w:fill="F6F2F1"/>
            <w:tcMar>
              <w:top w:w="40" w:type="dxa"/>
              <w:left w:w="80" w:type="dxa"/>
              <w:bottom w:w="40" w:type="dxa"/>
              <w:right w:w="80" w:type="dxa"/>
            </w:tcMar>
          </w:tcPr>
          <w:p w14:paraId="60E9F7FD" w14:textId="77777777" w:rsidR="00187B38" w:rsidRDefault="00E12A47">
            <w:pPr>
              <w:keepNext/>
              <w:spacing w:after="0"/>
              <w:jc w:val="center"/>
            </w:pPr>
            <w:proofErr w:type="gramStart"/>
            <w:r>
              <w:rPr>
                <w:b/>
                <w:sz w:val="18"/>
              </w:rPr>
              <w:t>41 :</w:t>
            </w:r>
            <w:proofErr w:type="gramEnd"/>
            <w:r>
              <w:rPr>
                <w:b/>
                <w:sz w:val="18"/>
              </w:rPr>
              <w:t xml:space="preserve"> 45</w:t>
            </w:r>
          </w:p>
        </w:tc>
        <w:tc>
          <w:tcPr>
            <w:tcW w:w="964" w:type="dxa"/>
            <w:tcBorders>
              <w:bottom w:val="single" w:sz="4" w:space="0" w:color="E5E2E1"/>
            </w:tcBorders>
            <w:shd w:val="clear" w:color="F6F2F1" w:fill="F6F2F1"/>
            <w:tcMar>
              <w:top w:w="40" w:type="dxa"/>
              <w:left w:w="80" w:type="dxa"/>
              <w:bottom w:w="40" w:type="dxa"/>
              <w:right w:w="80" w:type="dxa"/>
            </w:tcMar>
          </w:tcPr>
          <w:p w14:paraId="0ADB9621" w14:textId="77777777" w:rsidR="00187B38" w:rsidRDefault="00E12A47">
            <w:pPr>
              <w:keepNext/>
              <w:spacing w:after="0"/>
              <w:jc w:val="center"/>
            </w:pPr>
            <w:r>
              <w:rPr>
                <w:b/>
                <w:sz w:val="18"/>
              </w:rPr>
              <w:t>21</w:t>
            </w:r>
          </w:p>
        </w:tc>
      </w:tr>
      <w:tr w:rsidR="00187B38" w14:paraId="73398016" w14:textId="77777777">
        <w:trPr>
          <w:cantSplit/>
          <w:jc w:val="center"/>
        </w:trPr>
        <w:tc>
          <w:tcPr>
            <w:tcW w:w="624" w:type="dxa"/>
            <w:tcBorders>
              <w:bottom w:val="single" w:sz="4" w:space="0" w:color="E5E2E1"/>
            </w:tcBorders>
            <w:tcMar>
              <w:top w:w="40" w:type="dxa"/>
              <w:left w:w="80" w:type="dxa"/>
              <w:bottom w:w="40" w:type="dxa"/>
              <w:right w:w="80" w:type="dxa"/>
            </w:tcMar>
          </w:tcPr>
          <w:p w14:paraId="1FCFDF83" w14:textId="77777777" w:rsidR="00187B38" w:rsidRDefault="00E12A47">
            <w:pPr>
              <w:keepNext/>
              <w:spacing w:after="0"/>
              <w:jc w:val="center"/>
            </w:pPr>
            <w:r>
              <w:rPr>
                <w:sz w:val="18"/>
              </w:rPr>
              <w:t>6</w:t>
            </w:r>
          </w:p>
        </w:tc>
        <w:tc>
          <w:tcPr>
            <w:tcW w:w="3685" w:type="dxa"/>
            <w:tcBorders>
              <w:bottom w:val="single" w:sz="4" w:space="0" w:color="E5E2E1"/>
            </w:tcBorders>
            <w:tcMar>
              <w:top w:w="40" w:type="dxa"/>
              <w:left w:w="80" w:type="dxa"/>
              <w:bottom w:w="40" w:type="dxa"/>
              <w:right w:w="80" w:type="dxa"/>
            </w:tcMar>
          </w:tcPr>
          <w:p w14:paraId="04BE749E" w14:textId="77777777" w:rsidR="00187B38" w:rsidRDefault="00E12A47">
            <w:pPr>
              <w:keepNext/>
              <w:spacing w:after="0"/>
            </w:pPr>
            <w:r>
              <w:rPr>
                <w:sz w:val="18"/>
              </w:rPr>
              <w:t xml:space="preserve">FC </w:t>
            </w:r>
            <w:proofErr w:type="spellStart"/>
            <w:r>
              <w:rPr>
                <w:sz w:val="18"/>
              </w:rPr>
              <w:t>Hünenberg</w:t>
            </w:r>
            <w:proofErr w:type="spellEnd"/>
            <w:r>
              <w:rPr>
                <w:sz w:val="18"/>
              </w:rPr>
              <w:t xml:space="preserve"> </w:t>
            </w:r>
            <w:proofErr w:type="spellStart"/>
            <w:r>
              <w:rPr>
                <w:sz w:val="18"/>
              </w:rPr>
              <w:t>Senioren</w:t>
            </w:r>
            <w:proofErr w:type="spellEnd"/>
          </w:p>
        </w:tc>
        <w:tc>
          <w:tcPr>
            <w:tcW w:w="624" w:type="dxa"/>
            <w:tcBorders>
              <w:bottom w:val="single" w:sz="4" w:space="0" w:color="E5E2E1"/>
            </w:tcBorders>
            <w:tcMar>
              <w:top w:w="40" w:type="dxa"/>
              <w:left w:w="80" w:type="dxa"/>
              <w:bottom w:w="40" w:type="dxa"/>
              <w:right w:w="80" w:type="dxa"/>
            </w:tcMar>
          </w:tcPr>
          <w:p w14:paraId="198C8494" w14:textId="77777777" w:rsidR="00187B38" w:rsidRDefault="00E12A47">
            <w:pPr>
              <w:keepNext/>
              <w:spacing w:after="0"/>
              <w:jc w:val="center"/>
            </w:pPr>
            <w:r>
              <w:rPr>
                <w:sz w:val="18"/>
              </w:rPr>
              <w:t>18</w:t>
            </w:r>
          </w:p>
        </w:tc>
        <w:tc>
          <w:tcPr>
            <w:tcW w:w="624" w:type="dxa"/>
            <w:tcBorders>
              <w:bottom w:val="single" w:sz="4" w:space="0" w:color="E5E2E1"/>
            </w:tcBorders>
            <w:tcMar>
              <w:top w:w="40" w:type="dxa"/>
              <w:left w:w="80" w:type="dxa"/>
              <w:bottom w:w="40" w:type="dxa"/>
              <w:right w:w="80" w:type="dxa"/>
            </w:tcMar>
          </w:tcPr>
          <w:p w14:paraId="3EC6D791" w14:textId="77777777" w:rsidR="00187B38" w:rsidRDefault="00E12A47">
            <w:pPr>
              <w:keepNext/>
              <w:spacing w:after="0"/>
              <w:jc w:val="center"/>
            </w:pPr>
            <w:r>
              <w:rPr>
                <w:sz w:val="18"/>
              </w:rPr>
              <w:t>5</w:t>
            </w:r>
          </w:p>
        </w:tc>
        <w:tc>
          <w:tcPr>
            <w:tcW w:w="624" w:type="dxa"/>
            <w:tcBorders>
              <w:bottom w:val="single" w:sz="4" w:space="0" w:color="E5E2E1"/>
            </w:tcBorders>
            <w:tcMar>
              <w:top w:w="40" w:type="dxa"/>
              <w:left w:w="80" w:type="dxa"/>
              <w:bottom w:w="40" w:type="dxa"/>
              <w:right w:w="80" w:type="dxa"/>
            </w:tcMar>
          </w:tcPr>
          <w:p w14:paraId="6D48992F" w14:textId="77777777" w:rsidR="00187B38" w:rsidRDefault="00E12A47">
            <w:pPr>
              <w:keepNext/>
              <w:spacing w:after="0"/>
              <w:jc w:val="center"/>
            </w:pPr>
            <w:r>
              <w:rPr>
                <w:sz w:val="18"/>
              </w:rPr>
              <w:t>5</w:t>
            </w:r>
          </w:p>
        </w:tc>
        <w:tc>
          <w:tcPr>
            <w:tcW w:w="624" w:type="dxa"/>
            <w:tcBorders>
              <w:bottom w:val="single" w:sz="4" w:space="0" w:color="E5E2E1"/>
            </w:tcBorders>
            <w:tcMar>
              <w:top w:w="40" w:type="dxa"/>
              <w:left w:w="80" w:type="dxa"/>
              <w:bottom w:w="40" w:type="dxa"/>
              <w:right w:w="80" w:type="dxa"/>
            </w:tcMar>
          </w:tcPr>
          <w:p w14:paraId="1529932B" w14:textId="77777777" w:rsidR="00187B38" w:rsidRDefault="00E12A47">
            <w:pPr>
              <w:keepNext/>
              <w:spacing w:after="0"/>
              <w:jc w:val="center"/>
            </w:pPr>
            <w:r>
              <w:rPr>
                <w:sz w:val="18"/>
              </w:rPr>
              <w:t>8</w:t>
            </w:r>
          </w:p>
        </w:tc>
        <w:tc>
          <w:tcPr>
            <w:tcW w:w="737" w:type="dxa"/>
            <w:tcBorders>
              <w:bottom w:val="single" w:sz="4" w:space="0" w:color="E5E2E1"/>
            </w:tcBorders>
            <w:tcMar>
              <w:top w:w="40" w:type="dxa"/>
              <w:left w:w="80" w:type="dxa"/>
              <w:bottom w:w="40" w:type="dxa"/>
              <w:right w:w="80" w:type="dxa"/>
            </w:tcMar>
          </w:tcPr>
          <w:p w14:paraId="76FF8C18" w14:textId="77777777" w:rsidR="00187B38" w:rsidRDefault="00E12A47">
            <w:pPr>
              <w:keepNext/>
              <w:spacing w:after="0"/>
              <w:jc w:val="center"/>
            </w:pPr>
            <w:r>
              <w:rPr>
                <w:sz w:val="18"/>
              </w:rPr>
              <w:t>10</w:t>
            </w:r>
          </w:p>
        </w:tc>
        <w:tc>
          <w:tcPr>
            <w:tcW w:w="1361" w:type="dxa"/>
            <w:tcBorders>
              <w:bottom w:val="single" w:sz="4" w:space="0" w:color="E5E2E1"/>
            </w:tcBorders>
            <w:tcMar>
              <w:top w:w="40" w:type="dxa"/>
              <w:left w:w="80" w:type="dxa"/>
              <w:bottom w:w="40" w:type="dxa"/>
              <w:right w:w="80" w:type="dxa"/>
            </w:tcMar>
          </w:tcPr>
          <w:p w14:paraId="44AE6CC1" w14:textId="77777777" w:rsidR="00187B38" w:rsidRDefault="00E12A47">
            <w:pPr>
              <w:keepNext/>
              <w:spacing w:after="0"/>
              <w:jc w:val="center"/>
            </w:pPr>
            <w:proofErr w:type="gramStart"/>
            <w:r>
              <w:rPr>
                <w:sz w:val="18"/>
              </w:rPr>
              <w:t>43 :</w:t>
            </w:r>
            <w:proofErr w:type="gramEnd"/>
            <w:r>
              <w:rPr>
                <w:sz w:val="18"/>
              </w:rPr>
              <w:t xml:space="preserve"> 64</w:t>
            </w:r>
          </w:p>
        </w:tc>
        <w:tc>
          <w:tcPr>
            <w:tcW w:w="964" w:type="dxa"/>
            <w:tcBorders>
              <w:bottom w:val="single" w:sz="4" w:space="0" w:color="E5E2E1"/>
            </w:tcBorders>
            <w:tcMar>
              <w:top w:w="40" w:type="dxa"/>
              <w:left w:w="80" w:type="dxa"/>
              <w:bottom w:w="40" w:type="dxa"/>
              <w:right w:w="80" w:type="dxa"/>
            </w:tcMar>
          </w:tcPr>
          <w:p w14:paraId="728F0180" w14:textId="77777777" w:rsidR="00187B38" w:rsidRDefault="00E12A47">
            <w:pPr>
              <w:keepNext/>
              <w:spacing w:after="0"/>
              <w:jc w:val="center"/>
            </w:pPr>
            <w:r>
              <w:rPr>
                <w:sz w:val="18"/>
              </w:rPr>
              <w:t>20</w:t>
            </w:r>
          </w:p>
        </w:tc>
      </w:tr>
      <w:tr w:rsidR="00187B38" w14:paraId="0BAFF9CE" w14:textId="77777777">
        <w:trPr>
          <w:cantSplit/>
          <w:jc w:val="center"/>
        </w:trPr>
        <w:tc>
          <w:tcPr>
            <w:tcW w:w="624" w:type="dxa"/>
            <w:tcBorders>
              <w:bottom w:val="single" w:sz="4" w:space="0" w:color="E5E2E1"/>
            </w:tcBorders>
            <w:tcMar>
              <w:top w:w="40" w:type="dxa"/>
              <w:left w:w="80" w:type="dxa"/>
              <w:bottom w:w="40" w:type="dxa"/>
              <w:right w:w="80" w:type="dxa"/>
            </w:tcMar>
          </w:tcPr>
          <w:p w14:paraId="7FF3BE1B" w14:textId="77777777" w:rsidR="00187B38" w:rsidRDefault="00E12A47">
            <w:pPr>
              <w:keepNext/>
              <w:spacing w:after="0"/>
              <w:jc w:val="center"/>
            </w:pPr>
            <w:r>
              <w:rPr>
                <w:sz w:val="18"/>
              </w:rPr>
              <w:t>7</w:t>
            </w:r>
          </w:p>
        </w:tc>
        <w:tc>
          <w:tcPr>
            <w:tcW w:w="3685" w:type="dxa"/>
            <w:tcBorders>
              <w:bottom w:val="single" w:sz="4" w:space="0" w:color="E5E2E1"/>
            </w:tcBorders>
            <w:tcMar>
              <w:top w:w="40" w:type="dxa"/>
              <w:left w:w="80" w:type="dxa"/>
              <w:bottom w:w="40" w:type="dxa"/>
              <w:right w:w="80" w:type="dxa"/>
            </w:tcMar>
          </w:tcPr>
          <w:p w14:paraId="44D10439" w14:textId="77777777" w:rsidR="00187B38" w:rsidRDefault="00E12A47">
            <w:pPr>
              <w:keepNext/>
              <w:spacing w:after="0"/>
            </w:pPr>
            <w:r>
              <w:rPr>
                <w:sz w:val="18"/>
              </w:rPr>
              <w:t xml:space="preserve">FC </w:t>
            </w:r>
            <w:proofErr w:type="spellStart"/>
            <w:r>
              <w:rPr>
                <w:sz w:val="18"/>
              </w:rPr>
              <w:t>Rotkreuz</w:t>
            </w:r>
            <w:proofErr w:type="spellEnd"/>
          </w:p>
        </w:tc>
        <w:tc>
          <w:tcPr>
            <w:tcW w:w="624" w:type="dxa"/>
            <w:tcBorders>
              <w:bottom w:val="single" w:sz="4" w:space="0" w:color="E5E2E1"/>
            </w:tcBorders>
            <w:tcMar>
              <w:top w:w="40" w:type="dxa"/>
              <w:left w:w="80" w:type="dxa"/>
              <w:bottom w:w="40" w:type="dxa"/>
              <w:right w:w="80" w:type="dxa"/>
            </w:tcMar>
          </w:tcPr>
          <w:p w14:paraId="219BE6A2" w14:textId="77777777" w:rsidR="00187B38" w:rsidRDefault="00E12A47">
            <w:pPr>
              <w:keepNext/>
              <w:spacing w:after="0"/>
              <w:jc w:val="center"/>
            </w:pPr>
            <w:r>
              <w:rPr>
                <w:sz w:val="18"/>
              </w:rPr>
              <w:t>18</w:t>
            </w:r>
          </w:p>
        </w:tc>
        <w:tc>
          <w:tcPr>
            <w:tcW w:w="624" w:type="dxa"/>
            <w:tcBorders>
              <w:bottom w:val="single" w:sz="4" w:space="0" w:color="E5E2E1"/>
            </w:tcBorders>
            <w:tcMar>
              <w:top w:w="40" w:type="dxa"/>
              <w:left w:w="80" w:type="dxa"/>
              <w:bottom w:w="40" w:type="dxa"/>
              <w:right w:w="80" w:type="dxa"/>
            </w:tcMar>
          </w:tcPr>
          <w:p w14:paraId="74EBAC37" w14:textId="77777777" w:rsidR="00187B38" w:rsidRDefault="00E12A47">
            <w:pPr>
              <w:keepNext/>
              <w:spacing w:after="0"/>
              <w:jc w:val="center"/>
            </w:pPr>
            <w:r>
              <w:rPr>
                <w:sz w:val="18"/>
              </w:rPr>
              <w:t>5</w:t>
            </w:r>
          </w:p>
        </w:tc>
        <w:tc>
          <w:tcPr>
            <w:tcW w:w="624" w:type="dxa"/>
            <w:tcBorders>
              <w:bottom w:val="single" w:sz="4" w:space="0" w:color="E5E2E1"/>
            </w:tcBorders>
            <w:tcMar>
              <w:top w:w="40" w:type="dxa"/>
              <w:left w:w="80" w:type="dxa"/>
              <w:bottom w:w="40" w:type="dxa"/>
              <w:right w:w="80" w:type="dxa"/>
            </w:tcMar>
          </w:tcPr>
          <w:p w14:paraId="103AB23E" w14:textId="77777777" w:rsidR="00187B38" w:rsidRDefault="00E12A47">
            <w:pPr>
              <w:keepNext/>
              <w:spacing w:after="0"/>
              <w:jc w:val="center"/>
            </w:pPr>
            <w:r>
              <w:rPr>
                <w:sz w:val="18"/>
              </w:rPr>
              <w:t>3</w:t>
            </w:r>
          </w:p>
        </w:tc>
        <w:tc>
          <w:tcPr>
            <w:tcW w:w="624" w:type="dxa"/>
            <w:tcBorders>
              <w:bottom w:val="single" w:sz="4" w:space="0" w:color="E5E2E1"/>
            </w:tcBorders>
            <w:tcMar>
              <w:top w:w="40" w:type="dxa"/>
              <w:left w:w="80" w:type="dxa"/>
              <w:bottom w:w="40" w:type="dxa"/>
              <w:right w:w="80" w:type="dxa"/>
            </w:tcMar>
          </w:tcPr>
          <w:p w14:paraId="36D4BC88" w14:textId="77777777" w:rsidR="00187B38" w:rsidRDefault="00E12A47">
            <w:pPr>
              <w:keepNext/>
              <w:spacing w:after="0"/>
              <w:jc w:val="center"/>
            </w:pPr>
            <w:r>
              <w:rPr>
                <w:sz w:val="18"/>
              </w:rPr>
              <w:t>10</w:t>
            </w:r>
          </w:p>
        </w:tc>
        <w:tc>
          <w:tcPr>
            <w:tcW w:w="737" w:type="dxa"/>
            <w:tcBorders>
              <w:bottom w:val="single" w:sz="4" w:space="0" w:color="E5E2E1"/>
            </w:tcBorders>
            <w:tcMar>
              <w:top w:w="40" w:type="dxa"/>
              <w:left w:w="80" w:type="dxa"/>
              <w:bottom w:w="40" w:type="dxa"/>
              <w:right w:w="80" w:type="dxa"/>
            </w:tcMar>
          </w:tcPr>
          <w:p w14:paraId="1A51763D" w14:textId="77777777" w:rsidR="00187B38" w:rsidRDefault="00E12A47">
            <w:pPr>
              <w:keepNext/>
              <w:spacing w:after="0"/>
              <w:jc w:val="center"/>
            </w:pPr>
            <w:r>
              <w:rPr>
                <w:sz w:val="18"/>
              </w:rPr>
              <w:t>27</w:t>
            </w:r>
          </w:p>
        </w:tc>
        <w:tc>
          <w:tcPr>
            <w:tcW w:w="1361" w:type="dxa"/>
            <w:tcBorders>
              <w:bottom w:val="single" w:sz="4" w:space="0" w:color="E5E2E1"/>
            </w:tcBorders>
            <w:tcMar>
              <w:top w:w="40" w:type="dxa"/>
              <w:left w:w="80" w:type="dxa"/>
              <w:bottom w:w="40" w:type="dxa"/>
              <w:right w:w="80" w:type="dxa"/>
            </w:tcMar>
          </w:tcPr>
          <w:p w14:paraId="4231CAEA" w14:textId="77777777" w:rsidR="00187B38" w:rsidRDefault="00E12A47">
            <w:pPr>
              <w:keepNext/>
              <w:spacing w:after="0"/>
              <w:jc w:val="center"/>
            </w:pPr>
            <w:proofErr w:type="gramStart"/>
            <w:r>
              <w:rPr>
                <w:sz w:val="18"/>
              </w:rPr>
              <w:t>39 :</w:t>
            </w:r>
            <w:proofErr w:type="gramEnd"/>
            <w:r>
              <w:rPr>
                <w:sz w:val="18"/>
              </w:rPr>
              <w:t xml:space="preserve"> 47</w:t>
            </w:r>
          </w:p>
        </w:tc>
        <w:tc>
          <w:tcPr>
            <w:tcW w:w="964" w:type="dxa"/>
            <w:tcBorders>
              <w:bottom w:val="single" w:sz="4" w:space="0" w:color="E5E2E1"/>
            </w:tcBorders>
            <w:tcMar>
              <w:top w:w="40" w:type="dxa"/>
              <w:left w:w="80" w:type="dxa"/>
              <w:bottom w:w="40" w:type="dxa"/>
              <w:right w:w="80" w:type="dxa"/>
            </w:tcMar>
          </w:tcPr>
          <w:p w14:paraId="0B425B29" w14:textId="77777777" w:rsidR="00187B38" w:rsidRDefault="00E12A47">
            <w:pPr>
              <w:keepNext/>
              <w:spacing w:after="0"/>
              <w:jc w:val="center"/>
            </w:pPr>
            <w:r>
              <w:rPr>
                <w:sz w:val="18"/>
              </w:rPr>
              <w:t>18</w:t>
            </w:r>
          </w:p>
        </w:tc>
      </w:tr>
      <w:tr w:rsidR="00187B38" w14:paraId="4E7DFC20" w14:textId="77777777">
        <w:trPr>
          <w:cantSplit/>
          <w:jc w:val="center"/>
        </w:trPr>
        <w:tc>
          <w:tcPr>
            <w:tcW w:w="624" w:type="dxa"/>
            <w:tcBorders>
              <w:bottom w:val="single" w:sz="4" w:space="0" w:color="E5E2E1"/>
            </w:tcBorders>
            <w:tcMar>
              <w:top w:w="40" w:type="dxa"/>
              <w:left w:w="80" w:type="dxa"/>
              <w:bottom w:w="40" w:type="dxa"/>
              <w:right w:w="80" w:type="dxa"/>
            </w:tcMar>
          </w:tcPr>
          <w:p w14:paraId="790F195E" w14:textId="77777777" w:rsidR="00187B38" w:rsidRDefault="00E12A47">
            <w:pPr>
              <w:keepNext/>
              <w:spacing w:after="0"/>
              <w:jc w:val="center"/>
            </w:pPr>
            <w:r>
              <w:rPr>
                <w:sz w:val="18"/>
              </w:rPr>
              <w:t>8</w:t>
            </w:r>
          </w:p>
        </w:tc>
        <w:tc>
          <w:tcPr>
            <w:tcW w:w="3685" w:type="dxa"/>
            <w:tcBorders>
              <w:bottom w:val="single" w:sz="4" w:space="0" w:color="E5E2E1"/>
            </w:tcBorders>
            <w:tcMar>
              <w:top w:w="40" w:type="dxa"/>
              <w:left w:w="80" w:type="dxa"/>
              <w:bottom w:w="40" w:type="dxa"/>
              <w:right w:w="80" w:type="dxa"/>
            </w:tcMar>
          </w:tcPr>
          <w:p w14:paraId="534D1A91" w14:textId="77777777" w:rsidR="00187B38" w:rsidRDefault="00E12A47">
            <w:pPr>
              <w:keepNext/>
              <w:spacing w:after="0"/>
            </w:pPr>
            <w:r>
              <w:rPr>
                <w:sz w:val="18"/>
              </w:rPr>
              <w:t xml:space="preserve">FC </w:t>
            </w:r>
            <w:proofErr w:type="spellStart"/>
            <w:r>
              <w:rPr>
                <w:sz w:val="18"/>
              </w:rPr>
              <w:t>Perlen-Buchrain</w:t>
            </w:r>
            <w:proofErr w:type="spellEnd"/>
          </w:p>
        </w:tc>
        <w:tc>
          <w:tcPr>
            <w:tcW w:w="624" w:type="dxa"/>
            <w:tcBorders>
              <w:bottom w:val="single" w:sz="4" w:space="0" w:color="E5E2E1"/>
            </w:tcBorders>
            <w:tcMar>
              <w:top w:w="40" w:type="dxa"/>
              <w:left w:w="80" w:type="dxa"/>
              <w:bottom w:w="40" w:type="dxa"/>
              <w:right w:w="80" w:type="dxa"/>
            </w:tcMar>
          </w:tcPr>
          <w:p w14:paraId="50010A69" w14:textId="77777777" w:rsidR="00187B38" w:rsidRDefault="00E12A47">
            <w:pPr>
              <w:keepNext/>
              <w:spacing w:after="0"/>
              <w:jc w:val="center"/>
            </w:pPr>
            <w:r>
              <w:rPr>
                <w:sz w:val="18"/>
              </w:rPr>
              <w:t>18</w:t>
            </w:r>
          </w:p>
        </w:tc>
        <w:tc>
          <w:tcPr>
            <w:tcW w:w="624" w:type="dxa"/>
            <w:tcBorders>
              <w:bottom w:val="single" w:sz="4" w:space="0" w:color="E5E2E1"/>
            </w:tcBorders>
            <w:tcMar>
              <w:top w:w="40" w:type="dxa"/>
              <w:left w:w="80" w:type="dxa"/>
              <w:bottom w:w="40" w:type="dxa"/>
              <w:right w:w="80" w:type="dxa"/>
            </w:tcMar>
          </w:tcPr>
          <w:p w14:paraId="52F940E6" w14:textId="77777777" w:rsidR="00187B38" w:rsidRDefault="00E12A47">
            <w:pPr>
              <w:keepNext/>
              <w:spacing w:after="0"/>
              <w:jc w:val="center"/>
            </w:pPr>
            <w:r>
              <w:rPr>
                <w:sz w:val="18"/>
              </w:rPr>
              <w:t>5</w:t>
            </w:r>
          </w:p>
        </w:tc>
        <w:tc>
          <w:tcPr>
            <w:tcW w:w="624" w:type="dxa"/>
            <w:tcBorders>
              <w:bottom w:val="single" w:sz="4" w:space="0" w:color="E5E2E1"/>
            </w:tcBorders>
            <w:tcMar>
              <w:top w:w="40" w:type="dxa"/>
              <w:left w:w="80" w:type="dxa"/>
              <w:bottom w:w="40" w:type="dxa"/>
              <w:right w:w="80" w:type="dxa"/>
            </w:tcMar>
          </w:tcPr>
          <w:p w14:paraId="3F3BA0D4" w14:textId="77777777" w:rsidR="00187B38" w:rsidRDefault="00E12A47">
            <w:pPr>
              <w:keepNext/>
              <w:spacing w:after="0"/>
              <w:jc w:val="center"/>
            </w:pPr>
            <w:r>
              <w:rPr>
                <w:sz w:val="18"/>
              </w:rPr>
              <w:t>2</w:t>
            </w:r>
          </w:p>
        </w:tc>
        <w:tc>
          <w:tcPr>
            <w:tcW w:w="624" w:type="dxa"/>
            <w:tcBorders>
              <w:bottom w:val="single" w:sz="4" w:space="0" w:color="E5E2E1"/>
            </w:tcBorders>
            <w:tcMar>
              <w:top w:w="40" w:type="dxa"/>
              <w:left w:w="80" w:type="dxa"/>
              <w:bottom w:w="40" w:type="dxa"/>
              <w:right w:w="80" w:type="dxa"/>
            </w:tcMar>
          </w:tcPr>
          <w:p w14:paraId="6D95C6B8" w14:textId="77777777" w:rsidR="00187B38" w:rsidRDefault="00E12A47">
            <w:pPr>
              <w:keepNext/>
              <w:spacing w:after="0"/>
              <w:jc w:val="center"/>
            </w:pPr>
            <w:r>
              <w:rPr>
                <w:sz w:val="18"/>
              </w:rPr>
              <w:t>11</w:t>
            </w:r>
          </w:p>
        </w:tc>
        <w:tc>
          <w:tcPr>
            <w:tcW w:w="737" w:type="dxa"/>
            <w:tcBorders>
              <w:bottom w:val="single" w:sz="4" w:space="0" w:color="E5E2E1"/>
            </w:tcBorders>
            <w:tcMar>
              <w:top w:w="40" w:type="dxa"/>
              <w:left w:w="80" w:type="dxa"/>
              <w:bottom w:w="40" w:type="dxa"/>
              <w:right w:w="80" w:type="dxa"/>
            </w:tcMar>
          </w:tcPr>
          <w:p w14:paraId="25F57BA7" w14:textId="77777777" w:rsidR="00187B38" w:rsidRDefault="00E12A47">
            <w:pPr>
              <w:keepNext/>
              <w:spacing w:after="0"/>
              <w:jc w:val="center"/>
            </w:pPr>
            <w:r>
              <w:rPr>
                <w:sz w:val="18"/>
              </w:rPr>
              <w:t>8</w:t>
            </w:r>
          </w:p>
        </w:tc>
        <w:tc>
          <w:tcPr>
            <w:tcW w:w="1361" w:type="dxa"/>
            <w:tcBorders>
              <w:bottom w:val="single" w:sz="4" w:space="0" w:color="E5E2E1"/>
            </w:tcBorders>
            <w:tcMar>
              <w:top w:w="40" w:type="dxa"/>
              <w:left w:w="80" w:type="dxa"/>
              <w:bottom w:w="40" w:type="dxa"/>
              <w:right w:w="80" w:type="dxa"/>
            </w:tcMar>
          </w:tcPr>
          <w:p w14:paraId="5595846B" w14:textId="77777777" w:rsidR="00187B38" w:rsidRDefault="00E12A47">
            <w:pPr>
              <w:keepNext/>
              <w:spacing w:after="0"/>
              <w:jc w:val="center"/>
            </w:pPr>
            <w:proofErr w:type="gramStart"/>
            <w:r>
              <w:rPr>
                <w:sz w:val="18"/>
              </w:rPr>
              <w:t>39 :</w:t>
            </w:r>
            <w:proofErr w:type="gramEnd"/>
            <w:r>
              <w:rPr>
                <w:sz w:val="18"/>
              </w:rPr>
              <w:t xml:space="preserve"> 68</w:t>
            </w:r>
          </w:p>
        </w:tc>
        <w:tc>
          <w:tcPr>
            <w:tcW w:w="964" w:type="dxa"/>
            <w:tcBorders>
              <w:bottom w:val="single" w:sz="4" w:space="0" w:color="E5E2E1"/>
            </w:tcBorders>
            <w:tcMar>
              <w:top w:w="40" w:type="dxa"/>
              <w:left w:w="80" w:type="dxa"/>
              <w:bottom w:w="40" w:type="dxa"/>
              <w:right w:w="80" w:type="dxa"/>
            </w:tcMar>
          </w:tcPr>
          <w:p w14:paraId="6405D309" w14:textId="77777777" w:rsidR="00187B38" w:rsidRDefault="00E12A47">
            <w:pPr>
              <w:keepNext/>
              <w:spacing w:after="0"/>
              <w:jc w:val="center"/>
            </w:pPr>
            <w:r>
              <w:rPr>
                <w:sz w:val="18"/>
              </w:rPr>
              <w:t>17</w:t>
            </w:r>
          </w:p>
        </w:tc>
      </w:tr>
      <w:tr w:rsidR="00187B38" w14:paraId="0DFA2D1D" w14:textId="77777777">
        <w:trPr>
          <w:cantSplit/>
          <w:jc w:val="center"/>
        </w:trPr>
        <w:tc>
          <w:tcPr>
            <w:tcW w:w="624" w:type="dxa"/>
            <w:tcBorders>
              <w:bottom w:val="single" w:sz="4" w:space="0" w:color="E5E2E1"/>
            </w:tcBorders>
            <w:tcMar>
              <w:top w:w="40" w:type="dxa"/>
              <w:left w:w="80" w:type="dxa"/>
              <w:bottom w:w="40" w:type="dxa"/>
              <w:right w:w="80" w:type="dxa"/>
            </w:tcMar>
          </w:tcPr>
          <w:p w14:paraId="523E3B21" w14:textId="77777777" w:rsidR="00187B38" w:rsidRDefault="00E12A47">
            <w:pPr>
              <w:keepNext/>
              <w:spacing w:after="0"/>
              <w:jc w:val="center"/>
            </w:pPr>
            <w:r>
              <w:rPr>
                <w:sz w:val="18"/>
              </w:rPr>
              <w:t>9</w:t>
            </w:r>
          </w:p>
        </w:tc>
        <w:tc>
          <w:tcPr>
            <w:tcW w:w="3685" w:type="dxa"/>
            <w:tcBorders>
              <w:bottom w:val="single" w:sz="4" w:space="0" w:color="E5E2E1"/>
            </w:tcBorders>
            <w:tcMar>
              <w:top w:w="40" w:type="dxa"/>
              <w:left w:w="80" w:type="dxa"/>
              <w:bottom w:w="40" w:type="dxa"/>
              <w:right w:w="80" w:type="dxa"/>
            </w:tcMar>
          </w:tcPr>
          <w:p w14:paraId="386F4338" w14:textId="77777777" w:rsidR="00187B38" w:rsidRDefault="00E12A47">
            <w:pPr>
              <w:keepNext/>
              <w:spacing w:after="0"/>
            </w:pPr>
            <w:r>
              <w:rPr>
                <w:sz w:val="18"/>
              </w:rPr>
              <w:t xml:space="preserve">FC </w:t>
            </w:r>
            <w:proofErr w:type="spellStart"/>
            <w:r>
              <w:rPr>
                <w:sz w:val="18"/>
              </w:rPr>
              <w:t>Alpnach</w:t>
            </w:r>
            <w:proofErr w:type="spellEnd"/>
          </w:p>
        </w:tc>
        <w:tc>
          <w:tcPr>
            <w:tcW w:w="624" w:type="dxa"/>
            <w:tcBorders>
              <w:bottom w:val="single" w:sz="4" w:space="0" w:color="E5E2E1"/>
            </w:tcBorders>
            <w:tcMar>
              <w:top w:w="40" w:type="dxa"/>
              <w:left w:w="80" w:type="dxa"/>
              <w:bottom w:w="40" w:type="dxa"/>
              <w:right w:w="80" w:type="dxa"/>
            </w:tcMar>
          </w:tcPr>
          <w:p w14:paraId="1F729A35" w14:textId="77777777" w:rsidR="00187B38" w:rsidRDefault="00E12A47">
            <w:pPr>
              <w:keepNext/>
              <w:spacing w:after="0"/>
              <w:jc w:val="center"/>
            </w:pPr>
            <w:r>
              <w:rPr>
                <w:sz w:val="18"/>
              </w:rPr>
              <w:t>18</w:t>
            </w:r>
          </w:p>
        </w:tc>
        <w:tc>
          <w:tcPr>
            <w:tcW w:w="624" w:type="dxa"/>
            <w:tcBorders>
              <w:bottom w:val="single" w:sz="4" w:space="0" w:color="E5E2E1"/>
            </w:tcBorders>
            <w:tcMar>
              <w:top w:w="40" w:type="dxa"/>
              <w:left w:w="80" w:type="dxa"/>
              <w:bottom w:w="40" w:type="dxa"/>
              <w:right w:w="80" w:type="dxa"/>
            </w:tcMar>
          </w:tcPr>
          <w:p w14:paraId="0A929516" w14:textId="77777777" w:rsidR="00187B38" w:rsidRDefault="00E12A47">
            <w:pPr>
              <w:keepNext/>
              <w:spacing w:after="0"/>
              <w:jc w:val="center"/>
            </w:pPr>
            <w:r>
              <w:rPr>
                <w:sz w:val="18"/>
              </w:rPr>
              <w:t>5</w:t>
            </w:r>
          </w:p>
        </w:tc>
        <w:tc>
          <w:tcPr>
            <w:tcW w:w="624" w:type="dxa"/>
            <w:tcBorders>
              <w:bottom w:val="single" w:sz="4" w:space="0" w:color="E5E2E1"/>
            </w:tcBorders>
            <w:tcMar>
              <w:top w:w="40" w:type="dxa"/>
              <w:left w:w="80" w:type="dxa"/>
              <w:bottom w:w="40" w:type="dxa"/>
              <w:right w:w="80" w:type="dxa"/>
            </w:tcMar>
          </w:tcPr>
          <w:p w14:paraId="346E1874" w14:textId="77777777" w:rsidR="00187B38" w:rsidRDefault="00E12A47">
            <w:pPr>
              <w:keepNext/>
              <w:spacing w:after="0"/>
              <w:jc w:val="center"/>
            </w:pPr>
            <w:r>
              <w:rPr>
                <w:sz w:val="18"/>
              </w:rPr>
              <w:t>2</w:t>
            </w:r>
          </w:p>
        </w:tc>
        <w:tc>
          <w:tcPr>
            <w:tcW w:w="624" w:type="dxa"/>
            <w:tcBorders>
              <w:bottom w:val="single" w:sz="4" w:space="0" w:color="E5E2E1"/>
            </w:tcBorders>
            <w:tcMar>
              <w:top w:w="40" w:type="dxa"/>
              <w:left w:w="80" w:type="dxa"/>
              <w:bottom w:w="40" w:type="dxa"/>
              <w:right w:w="80" w:type="dxa"/>
            </w:tcMar>
          </w:tcPr>
          <w:p w14:paraId="7EACDB1A" w14:textId="77777777" w:rsidR="00187B38" w:rsidRDefault="00E12A47">
            <w:pPr>
              <w:keepNext/>
              <w:spacing w:after="0"/>
              <w:jc w:val="center"/>
            </w:pPr>
            <w:r>
              <w:rPr>
                <w:sz w:val="18"/>
              </w:rPr>
              <w:t>11</w:t>
            </w:r>
          </w:p>
        </w:tc>
        <w:tc>
          <w:tcPr>
            <w:tcW w:w="737" w:type="dxa"/>
            <w:tcBorders>
              <w:bottom w:val="single" w:sz="4" w:space="0" w:color="E5E2E1"/>
            </w:tcBorders>
            <w:tcMar>
              <w:top w:w="40" w:type="dxa"/>
              <w:left w:w="80" w:type="dxa"/>
              <w:bottom w:w="40" w:type="dxa"/>
              <w:right w:w="80" w:type="dxa"/>
            </w:tcMar>
          </w:tcPr>
          <w:p w14:paraId="485E60CB" w14:textId="77777777" w:rsidR="00187B38" w:rsidRDefault="00E12A47">
            <w:pPr>
              <w:keepNext/>
              <w:spacing w:after="0"/>
              <w:jc w:val="center"/>
            </w:pPr>
            <w:r>
              <w:rPr>
                <w:sz w:val="18"/>
              </w:rPr>
              <w:t>11</w:t>
            </w:r>
          </w:p>
        </w:tc>
        <w:tc>
          <w:tcPr>
            <w:tcW w:w="1361" w:type="dxa"/>
            <w:tcBorders>
              <w:bottom w:val="single" w:sz="4" w:space="0" w:color="E5E2E1"/>
            </w:tcBorders>
            <w:tcMar>
              <w:top w:w="40" w:type="dxa"/>
              <w:left w:w="80" w:type="dxa"/>
              <w:bottom w:w="40" w:type="dxa"/>
              <w:right w:w="80" w:type="dxa"/>
            </w:tcMar>
          </w:tcPr>
          <w:p w14:paraId="67B4183F" w14:textId="77777777" w:rsidR="00187B38" w:rsidRDefault="00E12A47">
            <w:pPr>
              <w:keepNext/>
              <w:spacing w:after="0"/>
              <w:jc w:val="center"/>
            </w:pPr>
            <w:proofErr w:type="gramStart"/>
            <w:r>
              <w:rPr>
                <w:sz w:val="18"/>
              </w:rPr>
              <w:t>31 :</w:t>
            </w:r>
            <w:proofErr w:type="gramEnd"/>
            <w:r>
              <w:rPr>
                <w:sz w:val="18"/>
              </w:rPr>
              <w:t xml:space="preserve"> 56</w:t>
            </w:r>
          </w:p>
        </w:tc>
        <w:tc>
          <w:tcPr>
            <w:tcW w:w="964" w:type="dxa"/>
            <w:tcBorders>
              <w:bottom w:val="single" w:sz="4" w:space="0" w:color="E5E2E1"/>
            </w:tcBorders>
            <w:tcMar>
              <w:top w:w="40" w:type="dxa"/>
              <w:left w:w="80" w:type="dxa"/>
              <w:bottom w:w="40" w:type="dxa"/>
              <w:right w:w="80" w:type="dxa"/>
            </w:tcMar>
          </w:tcPr>
          <w:p w14:paraId="03131430" w14:textId="77777777" w:rsidR="00187B38" w:rsidRDefault="00E12A47">
            <w:pPr>
              <w:keepNext/>
              <w:spacing w:after="0"/>
              <w:jc w:val="center"/>
            </w:pPr>
            <w:r>
              <w:rPr>
                <w:sz w:val="18"/>
              </w:rPr>
              <w:t>17</w:t>
            </w:r>
          </w:p>
        </w:tc>
      </w:tr>
      <w:tr w:rsidR="00187B38" w14:paraId="68A73D17" w14:textId="77777777">
        <w:trPr>
          <w:cantSplit/>
          <w:jc w:val="center"/>
        </w:trPr>
        <w:tc>
          <w:tcPr>
            <w:tcW w:w="624" w:type="dxa"/>
            <w:tcBorders>
              <w:bottom w:val="single" w:sz="4" w:space="0" w:color="E5E2E1"/>
            </w:tcBorders>
            <w:tcMar>
              <w:top w:w="40" w:type="dxa"/>
              <w:left w:w="80" w:type="dxa"/>
              <w:bottom w:w="40" w:type="dxa"/>
              <w:right w:w="80" w:type="dxa"/>
            </w:tcMar>
          </w:tcPr>
          <w:p w14:paraId="51A16370" w14:textId="77777777" w:rsidR="00187B38" w:rsidRDefault="00E12A47">
            <w:pPr>
              <w:spacing w:after="0"/>
              <w:jc w:val="center"/>
            </w:pPr>
            <w:r>
              <w:rPr>
                <w:sz w:val="18"/>
              </w:rPr>
              <w:t>10</w:t>
            </w:r>
          </w:p>
        </w:tc>
        <w:tc>
          <w:tcPr>
            <w:tcW w:w="3685" w:type="dxa"/>
            <w:tcBorders>
              <w:bottom w:val="single" w:sz="4" w:space="0" w:color="E5E2E1"/>
            </w:tcBorders>
            <w:tcMar>
              <w:top w:w="40" w:type="dxa"/>
              <w:left w:w="80" w:type="dxa"/>
              <w:bottom w:w="40" w:type="dxa"/>
              <w:right w:w="80" w:type="dxa"/>
            </w:tcMar>
          </w:tcPr>
          <w:p w14:paraId="3770AF7B" w14:textId="77777777" w:rsidR="00187B38" w:rsidRDefault="00E12A47">
            <w:pPr>
              <w:spacing w:after="0"/>
            </w:pPr>
            <w:r>
              <w:rPr>
                <w:sz w:val="18"/>
              </w:rPr>
              <w:t>SC Kriens</w:t>
            </w:r>
          </w:p>
        </w:tc>
        <w:tc>
          <w:tcPr>
            <w:tcW w:w="624" w:type="dxa"/>
            <w:tcBorders>
              <w:bottom w:val="single" w:sz="4" w:space="0" w:color="E5E2E1"/>
            </w:tcBorders>
            <w:tcMar>
              <w:top w:w="40" w:type="dxa"/>
              <w:left w:w="80" w:type="dxa"/>
              <w:bottom w:w="40" w:type="dxa"/>
              <w:right w:w="80" w:type="dxa"/>
            </w:tcMar>
          </w:tcPr>
          <w:p w14:paraId="7908DBD2" w14:textId="77777777" w:rsidR="00187B38" w:rsidRDefault="00E12A47">
            <w:pPr>
              <w:spacing w:after="0"/>
              <w:jc w:val="center"/>
            </w:pPr>
            <w:r>
              <w:rPr>
                <w:sz w:val="18"/>
              </w:rPr>
              <w:t>18</w:t>
            </w:r>
          </w:p>
        </w:tc>
        <w:tc>
          <w:tcPr>
            <w:tcW w:w="624" w:type="dxa"/>
            <w:tcBorders>
              <w:bottom w:val="single" w:sz="4" w:space="0" w:color="E5E2E1"/>
            </w:tcBorders>
            <w:tcMar>
              <w:top w:w="40" w:type="dxa"/>
              <w:left w:w="80" w:type="dxa"/>
              <w:bottom w:w="40" w:type="dxa"/>
              <w:right w:w="80" w:type="dxa"/>
            </w:tcMar>
          </w:tcPr>
          <w:p w14:paraId="63E5F4D5" w14:textId="77777777" w:rsidR="00187B38" w:rsidRDefault="00E12A47">
            <w:pPr>
              <w:spacing w:after="0"/>
              <w:jc w:val="center"/>
            </w:pPr>
            <w:r>
              <w:rPr>
                <w:sz w:val="18"/>
              </w:rPr>
              <w:t>2</w:t>
            </w:r>
          </w:p>
        </w:tc>
        <w:tc>
          <w:tcPr>
            <w:tcW w:w="624" w:type="dxa"/>
            <w:tcBorders>
              <w:bottom w:val="single" w:sz="4" w:space="0" w:color="E5E2E1"/>
            </w:tcBorders>
            <w:tcMar>
              <w:top w:w="40" w:type="dxa"/>
              <w:left w:w="80" w:type="dxa"/>
              <w:bottom w:w="40" w:type="dxa"/>
              <w:right w:w="80" w:type="dxa"/>
            </w:tcMar>
          </w:tcPr>
          <w:p w14:paraId="07EE7EA7" w14:textId="77777777" w:rsidR="00187B38" w:rsidRDefault="00E12A47">
            <w:pPr>
              <w:spacing w:after="0"/>
              <w:jc w:val="center"/>
            </w:pPr>
            <w:r>
              <w:rPr>
                <w:sz w:val="18"/>
              </w:rPr>
              <w:t>2</w:t>
            </w:r>
          </w:p>
        </w:tc>
        <w:tc>
          <w:tcPr>
            <w:tcW w:w="624" w:type="dxa"/>
            <w:tcBorders>
              <w:bottom w:val="single" w:sz="4" w:space="0" w:color="E5E2E1"/>
            </w:tcBorders>
            <w:tcMar>
              <w:top w:w="40" w:type="dxa"/>
              <w:left w:w="80" w:type="dxa"/>
              <w:bottom w:w="40" w:type="dxa"/>
              <w:right w:w="80" w:type="dxa"/>
            </w:tcMar>
          </w:tcPr>
          <w:p w14:paraId="637D7607" w14:textId="77777777" w:rsidR="00187B38" w:rsidRDefault="00E12A47">
            <w:pPr>
              <w:spacing w:after="0"/>
              <w:jc w:val="center"/>
            </w:pPr>
            <w:r>
              <w:rPr>
                <w:sz w:val="18"/>
              </w:rPr>
              <w:t>14</w:t>
            </w:r>
          </w:p>
        </w:tc>
        <w:tc>
          <w:tcPr>
            <w:tcW w:w="737" w:type="dxa"/>
            <w:tcBorders>
              <w:bottom w:val="single" w:sz="4" w:space="0" w:color="E5E2E1"/>
            </w:tcBorders>
            <w:tcMar>
              <w:top w:w="40" w:type="dxa"/>
              <w:left w:w="80" w:type="dxa"/>
              <w:bottom w:w="40" w:type="dxa"/>
              <w:right w:w="80" w:type="dxa"/>
            </w:tcMar>
          </w:tcPr>
          <w:p w14:paraId="5F25CE92" w14:textId="77777777" w:rsidR="00187B38" w:rsidRDefault="00E12A47">
            <w:pPr>
              <w:spacing w:after="0"/>
              <w:jc w:val="center"/>
            </w:pPr>
            <w:r>
              <w:rPr>
                <w:sz w:val="18"/>
              </w:rPr>
              <w:t>23</w:t>
            </w:r>
          </w:p>
        </w:tc>
        <w:tc>
          <w:tcPr>
            <w:tcW w:w="1361" w:type="dxa"/>
            <w:tcBorders>
              <w:bottom w:val="single" w:sz="4" w:space="0" w:color="E5E2E1"/>
            </w:tcBorders>
            <w:tcMar>
              <w:top w:w="40" w:type="dxa"/>
              <w:left w:w="80" w:type="dxa"/>
              <w:bottom w:w="40" w:type="dxa"/>
              <w:right w:w="80" w:type="dxa"/>
            </w:tcMar>
          </w:tcPr>
          <w:p w14:paraId="4872A3AF" w14:textId="77777777" w:rsidR="00187B38" w:rsidRDefault="00E12A47">
            <w:pPr>
              <w:spacing w:after="0"/>
              <w:jc w:val="center"/>
            </w:pPr>
            <w:proofErr w:type="gramStart"/>
            <w:r>
              <w:rPr>
                <w:sz w:val="18"/>
              </w:rPr>
              <w:t>27 :</w:t>
            </w:r>
            <w:proofErr w:type="gramEnd"/>
            <w:r>
              <w:rPr>
                <w:sz w:val="18"/>
              </w:rPr>
              <w:t xml:space="preserve"> 70</w:t>
            </w:r>
          </w:p>
        </w:tc>
        <w:tc>
          <w:tcPr>
            <w:tcW w:w="964" w:type="dxa"/>
            <w:tcBorders>
              <w:bottom w:val="single" w:sz="4" w:space="0" w:color="E5E2E1"/>
            </w:tcBorders>
            <w:tcMar>
              <w:top w:w="40" w:type="dxa"/>
              <w:left w:w="80" w:type="dxa"/>
              <w:bottom w:w="40" w:type="dxa"/>
              <w:right w:w="80" w:type="dxa"/>
            </w:tcMar>
          </w:tcPr>
          <w:p w14:paraId="70FE58F2" w14:textId="77777777" w:rsidR="00187B38" w:rsidRDefault="00E12A47">
            <w:pPr>
              <w:spacing w:after="0"/>
              <w:jc w:val="center"/>
            </w:pPr>
            <w:r>
              <w:rPr>
                <w:sz w:val="18"/>
              </w:rPr>
              <w:t>8</w:t>
            </w:r>
          </w:p>
        </w:tc>
      </w:tr>
    </w:tbl>
    <w:p w14:paraId="72DF7AE3" w14:textId="77777777" w:rsidR="00187B38" w:rsidRPr="007159AE" w:rsidRDefault="00E12A47">
      <w:pPr>
        <w:spacing w:before="40"/>
        <w:rPr>
          <w:lang w:val="de-CH"/>
        </w:rPr>
      </w:pPr>
      <w:proofErr w:type="spellStart"/>
      <w:r w:rsidRPr="007159AE">
        <w:rPr>
          <w:color w:val="52575E"/>
          <w:sz w:val="15"/>
          <w:lang w:val="de-CH"/>
        </w:rPr>
        <w:t>Sp</w:t>
      </w:r>
      <w:proofErr w:type="spellEnd"/>
      <w:r w:rsidRPr="007159AE">
        <w:rPr>
          <w:color w:val="52575E"/>
          <w:sz w:val="15"/>
          <w:lang w:val="de-CH"/>
        </w:rPr>
        <w:t xml:space="preserve"> Spiele · S Siege · U Unentschieden · N Niederlagen · </w:t>
      </w:r>
      <w:proofErr w:type="spellStart"/>
      <w:r w:rsidRPr="007159AE">
        <w:rPr>
          <w:color w:val="52575E"/>
          <w:sz w:val="15"/>
          <w:lang w:val="de-CH"/>
        </w:rPr>
        <w:t>Str</w:t>
      </w:r>
      <w:proofErr w:type="spellEnd"/>
      <w:r w:rsidRPr="007159AE">
        <w:rPr>
          <w:color w:val="52575E"/>
          <w:sz w:val="15"/>
          <w:lang w:val="de-CH"/>
        </w:rPr>
        <w:t xml:space="preserve"> Strafpunkte · </w:t>
      </w:r>
      <w:proofErr w:type="spellStart"/>
      <w:r w:rsidRPr="007159AE">
        <w:rPr>
          <w:color w:val="52575E"/>
          <w:sz w:val="15"/>
          <w:lang w:val="de-CH"/>
        </w:rPr>
        <w:t>Pkt</w:t>
      </w:r>
      <w:proofErr w:type="spellEnd"/>
      <w:r w:rsidRPr="007159AE">
        <w:rPr>
          <w:color w:val="52575E"/>
          <w:sz w:val="15"/>
          <w:lang w:val="de-CH"/>
        </w:rPr>
        <w:t xml:space="preserve"> Punkte</w:t>
      </w:r>
    </w:p>
    <w:tbl>
      <w:tblPr>
        <w:tblW w:w="0" w:type="auto"/>
        <w:jc w:val="center"/>
        <w:tblLayout w:type="fixed"/>
        <w:tblLook w:val="04A0" w:firstRow="1" w:lastRow="0" w:firstColumn="1" w:lastColumn="0" w:noHBand="0" w:noVBand="1"/>
      </w:tblPr>
      <w:tblGrid>
        <w:gridCol w:w="10137"/>
      </w:tblGrid>
      <w:tr w:rsidR="00187B38" w14:paraId="324E27DD" w14:textId="77777777" w:rsidTr="00CE05E4">
        <w:trPr>
          <w:cantSplit/>
          <w:trHeight w:val="5797"/>
          <w:jc w:val="center"/>
        </w:trPr>
        <w:tc>
          <w:tcPr>
            <w:tcW w:w="10137" w:type="dxa"/>
            <w:tcBorders>
              <w:left w:val="single" w:sz="24" w:space="0" w:color="E63124"/>
            </w:tcBorders>
            <w:shd w:val="clear" w:color="F6F2F1" w:fill="F6F2F1"/>
            <w:tcMar>
              <w:top w:w="90" w:type="dxa"/>
              <w:left w:w="180" w:type="dxa"/>
              <w:bottom w:w="90" w:type="dxa"/>
              <w:right w:w="180" w:type="dxa"/>
            </w:tcMar>
          </w:tcPr>
          <w:p w14:paraId="027A4703" w14:textId="77777777" w:rsidR="00187B38" w:rsidRPr="007159AE" w:rsidRDefault="00E12A47">
            <w:pPr>
              <w:spacing w:after="40"/>
              <w:rPr>
                <w:lang w:val="de-CH"/>
              </w:rPr>
            </w:pPr>
            <w:r w:rsidRPr="007159AE">
              <w:rPr>
                <w:b/>
                <w:caps/>
                <w:color w:val="D9261C"/>
                <w:spacing w:val="25"/>
                <w:sz w:val="17"/>
                <w:lang w:val="de-CH"/>
              </w:rPr>
              <w:t>Sponsoren</w:t>
            </w:r>
          </w:p>
          <w:p w14:paraId="2802EAD3" w14:textId="77777777" w:rsidR="00187B38" w:rsidRPr="007159AE" w:rsidRDefault="00E12A47">
            <w:pPr>
              <w:spacing w:after="20"/>
              <w:rPr>
                <w:sz w:val="19"/>
                <w:lang w:val="de-CH"/>
              </w:rPr>
            </w:pPr>
            <w:r w:rsidRPr="007159AE">
              <w:rPr>
                <w:b/>
                <w:sz w:val="19"/>
                <w:lang w:val="de-CH"/>
              </w:rPr>
              <w:t xml:space="preserve">Team-Sponsoren: </w:t>
            </w:r>
            <w:r w:rsidRPr="007159AE">
              <w:rPr>
                <w:sz w:val="19"/>
                <w:lang w:val="de-CH"/>
              </w:rPr>
              <w:t xml:space="preserve">Herger Küchen AG · Mövenpick · Maler </w:t>
            </w:r>
            <w:proofErr w:type="spellStart"/>
            <w:r w:rsidRPr="007159AE">
              <w:rPr>
                <w:sz w:val="19"/>
                <w:lang w:val="de-CH"/>
              </w:rPr>
              <w:t>Nideröst</w:t>
            </w:r>
            <w:proofErr w:type="spellEnd"/>
            <w:r w:rsidRPr="007159AE">
              <w:rPr>
                <w:sz w:val="19"/>
                <w:lang w:val="de-CH"/>
              </w:rPr>
              <w:t xml:space="preserve"> AG · Linden Apotheke</w:t>
            </w:r>
          </w:p>
          <w:p w14:paraId="12F764FE" w14:textId="77777777" w:rsidR="00CE05E4" w:rsidRPr="007159AE" w:rsidRDefault="00CE05E4">
            <w:pPr>
              <w:spacing w:after="20"/>
              <w:rPr>
                <w:lang w:val="de-CH"/>
              </w:rPr>
            </w:pPr>
          </w:p>
          <w:tbl>
            <w:tblPr>
              <w:tblW w:w="0" w:type="auto"/>
              <w:jc w:val="center"/>
              <w:tblLayout w:type="fixed"/>
              <w:tblLook w:val="04A0" w:firstRow="1" w:lastRow="0" w:firstColumn="1" w:lastColumn="0" w:noHBand="0" w:noVBand="1"/>
            </w:tblPr>
            <w:tblGrid>
              <w:gridCol w:w="4706"/>
              <w:gridCol w:w="4706"/>
            </w:tblGrid>
            <w:tr w:rsidR="00983B29" w14:paraId="7672224C" w14:textId="77777777">
              <w:trPr>
                <w:cantSplit/>
                <w:jc w:val="center"/>
              </w:trPr>
              <w:tc>
                <w:tcPr>
                  <w:tcW w:w="4706" w:type="dxa"/>
                  <w:shd w:val="clear" w:color="FFFFFF" w:fill="FFFFFF"/>
                  <w:tcMar>
                    <w:top w:w="60" w:type="dxa"/>
                    <w:left w:w="60" w:type="dxa"/>
                    <w:bottom w:w="60" w:type="dxa"/>
                    <w:right w:w="60" w:type="dxa"/>
                  </w:tcMar>
                </w:tcPr>
                <w:p w14:paraId="37EA2191" w14:textId="77777777" w:rsidR="00983B29" w:rsidRDefault="00000000">
                  <w:pPr>
                    <w:spacing w:after="0"/>
                    <w:jc w:val="center"/>
                  </w:pPr>
                  <w:r>
                    <w:rPr>
                      <w:noProof/>
                    </w:rPr>
                    <w:drawing>
                      <wp:inline distT="0" distB="0" distL="0" distR="0" wp14:anchorId="3A8888F3" wp14:editId="22FA9351">
                        <wp:extent cx="1741935" cy="684000"/>
                        <wp:effectExtent l="0" t="0" r="0" b="0"/>
                        <wp:docPr id="2035628040" name="Picture 2035628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rger-kuechen.png"/>
                                <pic:cNvPicPr/>
                              </pic:nvPicPr>
                              <pic:blipFill>
                                <a:blip r:embed="rId67"/>
                                <a:stretch>
                                  <a:fillRect/>
                                </a:stretch>
                              </pic:blipFill>
                              <pic:spPr>
                                <a:xfrm>
                                  <a:off x="0" y="0"/>
                                  <a:ext cx="1741935" cy="684000"/>
                                </a:xfrm>
                                <a:prstGeom prst="rect">
                                  <a:avLst/>
                                </a:prstGeom>
                              </pic:spPr>
                            </pic:pic>
                          </a:graphicData>
                        </a:graphic>
                      </wp:inline>
                    </w:drawing>
                  </w:r>
                </w:p>
              </w:tc>
              <w:tc>
                <w:tcPr>
                  <w:tcW w:w="4706" w:type="dxa"/>
                  <w:shd w:val="clear" w:color="FFFFFF" w:fill="FFFFFF"/>
                  <w:tcMar>
                    <w:top w:w="60" w:type="dxa"/>
                    <w:left w:w="60" w:type="dxa"/>
                    <w:bottom w:w="60" w:type="dxa"/>
                    <w:right w:w="60" w:type="dxa"/>
                  </w:tcMar>
                </w:tcPr>
                <w:p w14:paraId="2C16817B" w14:textId="77777777" w:rsidR="00983B29" w:rsidRDefault="00000000">
                  <w:pPr>
                    <w:spacing w:after="0"/>
                    <w:jc w:val="center"/>
                  </w:pPr>
                  <w:r>
                    <w:rPr>
                      <w:noProof/>
                    </w:rPr>
                    <w:drawing>
                      <wp:inline distT="0" distB="0" distL="0" distR="0" wp14:anchorId="01F25762" wp14:editId="490EEC9E">
                        <wp:extent cx="1457217" cy="684000"/>
                        <wp:effectExtent l="0" t="0" r="0" b="0"/>
                        <wp:docPr id="2035628041" name="Picture 2035628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ler-nideroest.png"/>
                                <pic:cNvPicPr/>
                              </pic:nvPicPr>
                              <pic:blipFill>
                                <a:blip r:embed="rId68"/>
                                <a:stretch>
                                  <a:fillRect/>
                                </a:stretch>
                              </pic:blipFill>
                              <pic:spPr>
                                <a:xfrm>
                                  <a:off x="0" y="0"/>
                                  <a:ext cx="1457217" cy="684000"/>
                                </a:xfrm>
                                <a:prstGeom prst="rect">
                                  <a:avLst/>
                                </a:prstGeom>
                              </pic:spPr>
                            </pic:pic>
                          </a:graphicData>
                        </a:graphic>
                      </wp:inline>
                    </w:drawing>
                  </w:r>
                </w:p>
              </w:tc>
            </w:tr>
          </w:tbl>
          <w:p w14:paraId="139ABCEA" w14:textId="77777777" w:rsidR="00983B29" w:rsidRDefault="00983B29"/>
        </w:tc>
      </w:tr>
    </w:tbl>
    <w:p w14:paraId="7B5C0E5E" w14:textId="77777777" w:rsidR="00187B38" w:rsidRDefault="00187B38"/>
    <w:p w14:paraId="15A0181F" w14:textId="77777777" w:rsidR="00187B38" w:rsidRDefault="00E12A47">
      <w:r>
        <w:br w:type="page"/>
      </w:r>
    </w:p>
    <w:p w14:paraId="39CA2D5C" w14:textId="77777777" w:rsidR="00187B38" w:rsidRDefault="00E12A47">
      <w:pPr>
        <w:spacing w:before="240" w:after="360"/>
        <w:jc w:val="center"/>
      </w:pPr>
      <w:r>
        <w:rPr>
          <w:noProof/>
        </w:rPr>
        <w:lastRenderedPageBreak/>
        <w:drawing>
          <wp:inline distT="0" distB="0" distL="0" distR="0" wp14:anchorId="2EA44534" wp14:editId="43B27BED">
            <wp:extent cx="6182069" cy="3206187"/>
            <wp:effectExtent l="0" t="0" r="317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nold-ag.png"/>
                    <pic:cNvPicPr/>
                  </pic:nvPicPr>
                  <pic:blipFill>
                    <a:blip r:embed="rId69"/>
                    <a:stretch>
                      <a:fillRect/>
                    </a:stretch>
                  </pic:blipFill>
                  <pic:spPr>
                    <a:xfrm>
                      <a:off x="0" y="0"/>
                      <a:ext cx="6227974" cy="3229994"/>
                    </a:xfrm>
                    <a:prstGeom prst="rect">
                      <a:avLst/>
                    </a:prstGeom>
                  </pic:spPr>
                </pic:pic>
              </a:graphicData>
            </a:graphic>
          </wp:inline>
        </w:drawing>
      </w:r>
    </w:p>
    <w:p w14:paraId="1C3B02EF" w14:textId="77777777" w:rsidR="00187B38" w:rsidRDefault="00E12A47">
      <w:pPr>
        <w:spacing w:before="360" w:after="120"/>
        <w:jc w:val="center"/>
      </w:pPr>
      <w:r>
        <w:rPr>
          <w:noProof/>
        </w:rPr>
        <w:drawing>
          <wp:inline distT="0" distB="0" distL="0" distR="0" wp14:anchorId="5E179037" wp14:editId="5B0CD1E3">
            <wp:extent cx="6149523" cy="4456253"/>
            <wp:effectExtent l="0" t="0" r="0" b="190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ichhof.png"/>
                    <pic:cNvPicPr/>
                  </pic:nvPicPr>
                  <pic:blipFill>
                    <a:blip r:embed="rId70"/>
                    <a:stretch>
                      <a:fillRect/>
                    </a:stretch>
                  </pic:blipFill>
                  <pic:spPr>
                    <a:xfrm>
                      <a:off x="0" y="0"/>
                      <a:ext cx="6193563" cy="4488166"/>
                    </a:xfrm>
                    <a:prstGeom prst="rect">
                      <a:avLst/>
                    </a:prstGeom>
                  </pic:spPr>
                </pic:pic>
              </a:graphicData>
            </a:graphic>
          </wp:inline>
        </w:drawing>
      </w:r>
    </w:p>
    <w:p w14:paraId="1EEC3C81" w14:textId="77777777" w:rsidR="00187B38" w:rsidRDefault="00E12A47">
      <w:r>
        <w:br w:type="page"/>
      </w:r>
    </w:p>
    <w:p w14:paraId="67D9E4BF" w14:textId="77777777" w:rsidR="00187B38" w:rsidRPr="007159AE" w:rsidRDefault="00E12A47">
      <w:pPr>
        <w:spacing w:before="200" w:after="40"/>
        <w:rPr>
          <w:lang w:val="de-CH"/>
        </w:rPr>
      </w:pPr>
      <w:r w:rsidRPr="007159AE">
        <w:rPr>
          <w:b/>
          <w:caps/>
          <w:color w:val="FFFFFF"/>
          <w:spacing w:val="30"/>
          <w:sz w:val="16"/>
          <w:shd w:val="clear" w:color="D9261C" w:fill="D9261C"/>
          <w:lang w:val="de-CH"/>
        </w:rPr>
        <w:lastRenderedPageBreak/>
        <w:t xml:space="preserve">  Frauen 2. Liga · Team Uri 1  </w:t>
      </w:r>
    </w:p>
    <w:p w14:paraId="2D2962F5" w14:textId="77777777" w:rsidR="00187B38" w:rsidRPr="007159AE" w:rsidRDefault="00E12A47">
      <w:pPr>
        <w:pStyle w:val="berschrift2"/>
        <w:pBdr>
          <w:bottom w:val="single" w:sz="20" w:space="3" w:color="E63124"/>
        </w:pBdr>
        <w:spacing w:before="40" w:after="120"/>
        <w:rPr>
          <w:lang w:val="de-CH"/>
        </w:rPr>
      </w:pPr>
      <w:bookmarkStart w:id="57" w:name="_Toc235833787"/>
      <w:r w:rsidRPr="007159AE">
        <w:rPr>
          <w:rFonts w:ascii="Inter" w:eastAsia="Inter" w:hAnsi="Inter" w:cs="Inter"/>
          <w:caps/>
          <w:color w:val="181818"/>
          <w:spacing w:val="10"/>
          <w:sz w:val="29"/>
          <w:lang w:val="de-CH"/>
        </w:rPr>
        <w:t>Saisonbericht Team Uri Frauen 1</w:t>
      </w:r>
      <w:bookmarkEnd w:id="57"/>
    </w:p>
    <w:p w14:paraId="27C6163D" w14:textId="77777777" w:rsidR="00187B38" w:rsidRPr="007159AE" w:rsidRDefault="00E12A47" w:rsidP="003910A2">
      <w:pPr>
        <w:spacing w:after="120"/>
        <w:jc w:val="both"/>
        <w:rPr>
          <w:lang w:val="de-CH"/>
        </w:rPr>
      </w:pPr>
      <w:r w:rsidRPr="007159AE">
        <w:rPr>
          <w:lang w:val="de-CH"/>
        </w:rPr>
        <w:t>Die Saison 2025/26 stellte das Team Uri Frauen 1 vor besondere Herausforderungen, denn die Rückrunde musste ohne offizielle/n Trainer/in bestritten werden. Die Verantwortung übernahm der Spielerinnenrat, bestehend aus den fünf Aktivspielerinnen Dominique Scheiber, Anita Arnold, Svenja Arnold, Julia Novacic und Noreen Häfliger. Gemeinsam organisierten sie die Vorbereitung, Trainings und Spiele. Das Team Uri 1 war somit weitgehend auf sich allein gestellt – eine Situation, die grossen Zusammenhalt und Eigeninitiative erforderte.</w:t>
      </w:r>
    </w:p>
    <w:p w14:paraId="754FF5B4" w14:textId="77777777" w:rsidR="00187B38" w:rsidRPr="007159AE" w:rsidRDefault="00E12A47" w:rsidP="003910A2">
      <w:pPr>
        <w:spacing w:after="120"/>
        <w:jc w:val="both"/>
        <w:rPr>
          <w:lang w:val="de-CH"/>
        </w:rPr>
      </w:pPr>
      <w:r w:rsidRPr="007159AE">
        <w:rPr>
          <w:lang w:val="de-CH"/>
        </w:rPr>
        <w:t>Die Vorbereitung im Winter wurde intensiv gestaltet und durch drei Trainingsspiele ergänzt. Aufgrund von wetterbedingten Spielverschiebungen startete das Team Uri 1 nicht wie üblich in die Meisterschaft, sondern direkt mit dem Cup-Viertelfinal gegen Willisau. Dort zeigte man ein überzeugendes Spiel über 90 Minuten und gewann deutlich mit 5:0.</w:t>
      </w:r>
    </w:p>
    <w:p w14:paraId="1791E88A" w14:textId="77777777" w:rsidR="00187B38" w:rsidRPr="007159AE" w:rsidRDefault="00E12A47" w:rsidP="003910A2">
      <w:pPr>
        <w:spacing w:after="120"/>
        <w:jc w:val="both"/>
        <w:rPr>
          <w:lang w:val="de-CH"/>
        </w:rPr>
      </w:pPr>
      <w:r w:rsidRPr="007159AE">
        <w:rPr>
          <w:lang w:val="de-CH"/>
        </w:rPr>
        <w:t>In den darauffolgenden vier Meisterschaftsspielen konnte jedoch nicht ganz an diese Leistung angeknüpft werden. Die Bilanz: zwei Siege, ein Unentschieden und eine Niederlage.</w:t>
      </w:r>
    </w:p>
    <w:p w14:paraId="5392AA0F" w14:textId="77777777" w:rsidR="00187B38" w:rsidRPr="007159AE" w:rsidRDefault="00E12A47" w:rsidP="003910A2">
      <w:pPr>
        <w:spacing w:after="120"/>
        <w:jc w:val="both"/>
        <w:rPr>
          <w:lang w:val="de-CH"/>
        </w:rPr>
      </w:pPr>
      <w:r w:rsidRPr="007159AE">
        <w:rPr>
          <w:lang w:val="de-CH"/>
        </w:rPr>
        <w:t>Ein weiteres Highlight folgte im Cup-Halbfinal gegen Obwalden. Mit einem souveränen 7:2-Sieg zeigte das Team Uri 1 wohl seine beste Saisonleistung und zog verdient in den Cupfinal ein. Die Mannschaft dominierte das Spiel über weite Strecken und überzeugte sowohl spielerisch als auch kämpferisch.</w:t>
      </w:r>
    </w:p>
    <w:p w14:paraId="3C92D691" w14:textId="77777777" w:rsidR="00187B38" w:rsidRPr="007159AE" w:rsidRDefault="00E12A47" w:rsidP="003910A2">
      <w:pPr>
        <w:spacing w:after="120"/>
        <w:jc w:val="both"/>
        <w:rPr>
          <w:lang w:val="de-CH"/>
        </w:rPr>
      </w:pPr>
      <w:r w:rsidRPr="007159AE">
        <w:rPr>
          <w:lang w:val="de-CH"/>
        </w:rPr>
        <w:t xml:space="preserve">Anschliessend folgten drei weitere Meisterschaftsspiele, von denen zwei gewonnen werden konnten, darunter ein wichtiger Sieg gegen die Leaderinnen aus </w:t>
      </w:r>
      <w:proofErr w:type="spellStart"/>
      <w:r w:rsidRPr="007159AE">
        <w:rPr>
          <w:lang w:val="de-CH"/>
        </w:rPr>
        <w:t>Balerna</w:t>
      </w:r>
      <w:proofErr w:type="spellEnd"/>
      <w:r w:rsidRPr="007159AE">
        <w:rPr>
          <w:lang w:val="de-CH"/>
        </w:rPr>
        <w:t>.</w:t>
      </w:r>
    </w:p>
    <w:p w14:paraId="683E5FB3" w14:textId="77777777" w:rsidR="00187B38" w:rsidRPr="007159AE" w:rsidRDefault="00E12A47" w:rsidP="003910A2">
      <w:pPr>
        <w:spacing w:after="120"/>
        <w:jc w:val="both"/>
        <w:rPr>
          <w:lang w:val="de-CH"/>
        </w:rPr>
      </w:pPr>
      <w:r w:rsidRPr="007159AE">
        <w:rPr>
          <w:lang w:val="de-CH"/>
        </w:rPr>
        <w:t>Der Höhepunkt der Saison war klar der Cupfinal gegen Frauenfussball Seetal. Uri nahm sich vor, erneut die starken Cup-Leistungen abzurufen. Der Start gelang nach Mass: Bereits nach fünf Minuten ging das Team Uri 1 mit 1:0 in Führung. In einer grösstenteils ausgeglichenen Partie erspielte man sich weitere Chancen, konnte diese jedoch nicht nutzen. Seetal hingegen war bei Standardsituationen effizient und erzielte drei Tore, wodurch das Spiel leider mit 3:1 verloren ging.</w:t>
      </w:r>
    </w:p>
    <w:p w14:paraId="3BEA4CDD" w14:textId="77777777" w:rsidR="00187B38" w:rsidRPr="007159AE" w:rsidRDefault="00E12A47" w:rsidP="003910A2">
      <w:pPr>
        <w:spacing w:after="120"/>
        <w:jc w:val="both"/>
        <w:rPr>
          <w:lang w:val="de-CH"/>
        </w:rPr>
      </w:pPr>
      <w:r w:rsidRPr="007159AE">
        <w:rPr>
          <w:lang w:val="de-CH"/>
        </w:rPr>
        <w:t>Zum Saisonabschluss standen danach noch zwei Meisterschaftsspiele auf dem Programm, mit einem Sieg und einer Niederlage.</w:t>
      </w:r>
    </w:p>
    <w:p w14:paraId="26939746" w14:textId="77777777" w:rsidR="00187B38" w:rsidRPr="007159AE" w:rsidRDefault="00E12A47">
      <w:pPr>
        <w:keepNext/>
        <w:spacing w:before="200" w:after="60"/>
        <w:rPr>
          <w:lang w:val="de-CH"/>
        </w:rPr>
      </w:pPr>
      <w:r w:rsidRPr="007159AE">
        <w:rPr>
          <w:b/>
          <w:color w:val="D9261C"/>
          <w:sz w:val="22"/>
          <w:lang w:val="de-CH"/>
        </w:rPr>
        <w:t>Fazit der Saison</w:t>
      </w:r>
    </w:p>
    <w:p w14:paraId="071F1BDE" w14:textId="77777777" w:rsidR="00187B38" w:rsidRPr="007159AE" w:rsidRDefault="00E12A47" w:rsidP="003910A2">
      <w:pPr>
        <w:spacing w:after="120"/>
        <w:jc w:val="both"/>
        <w:rPr>
          <w:lang w:val="de-CH"/>
        </w:rPr>
      </w:pPr>
      <w:r w:rsidRPr="007159AE">
        <w:rPr>
          <w:lang w:val="de-CH"/>
        </w:rPr>
        <w:t>Trotz schwieriger Umstände ohne Trainer/in zeigten die Frauen vom Team Uri 1 grossen Einsatz und Zusammenhalt. Besonders im Cup konnten die besten Leistungen abgerufen werden, auch wenn die Krönung im Final leider ausblieb. In der Meisterschaft fehlten oft nur Kleinigkeiten zum Erfolg. Am Ende schliesst das Team Uri Frauen 1 die Saison auf dem 5. Tabellenplatz ab.</w:t>
      </w:r>
    </w:p>
    <w:p w14:paraId="4F7CD968" w14:textId="77777777" w:rsidR="00187B38" w:rsidRPr="007159AE" w:rsidRDefault="00E12A47" w:rsidP="003910A2">
      <w:pPr>
        <w:spacing w:after="120"/>
        <w:jc w:val="both"/>
        <w:rPr>
          <w:lang w:val="de-CH"/>
        </w:rPr>
      </w:pPr>
      <w:r w:rsidRPr="007159AE">
        <w:rPr>
          <w:lang w:val="de-CH"/>
        </w:rPr>
        <w:t>Zum Saisonende werden mit Dominique Scheiber und Monika Mulle zwei langjährige Spielerinnen verabschiedet. Vielen Dank für euren grossartigen Einsatz – ihr werdet der Mannschaft fehlen!</w:t>
      </w:r>
    </w:p>
    <w:p w14:paraId="03AD48BF" w14:textId="77777777" w:rsidR="00187B38" w:rsidRPr="007159AE" w:rsidRDefault="00E12A47" w:rsidP="003910A2">
      <w:pPr>
        <w:spacing w:after="120"/>
        <w:jc w:val="both"/>
        <w:rPr>
          <w:lang w:val="de-CH"/>
        </w:rPr>
      </w:pPr>
      <w:r w:rsidRPr="007159AE">
        <w:rPr>
          <w:lang w:val="de-CH"/>
        </w:rPr>
        <w:t>Ein besonderer Dank gilt auch dem Spielerinnenrat. Ohne seine Initiative wäre die Saison in dieser Form nicht möglich gewesen. Ebenfalls ein grosses Dankeschön an alle Unterstützer/innen, die das Team im Training und bei Spielen begleitet haben: Fabrice, Jasmin, Tim, Ramon, Igor &amp; Sascha, Fabio, Ronny &amp; Augusto.</w:t>
      </w:r>
    </w:p>
    <w:p w14:paraId="29CC7253" w14:textId="77777777" w:rsidR="00187B38" w:rsidRPr="007159AE" w:rsidRDefault="00E12A47" w:rsidP="003910A2">
      <w:pPr>
        <w:spacing w:after="120"/>
        <w:jc w:val="both"/>
        <w:rPr>
          <w:lang w:val="de-CH"/>
        </w:rPr>
      </w:pPr>
      <w:r w:rsidRPr="007159AE">
        <w:rPr>
          <w:lang w:val="de-CH"/>
        </w:rPr>
        <w:t>Die kommende Saison bringt strukturelle Veränderungen mit sich: Die Frauen stellen neu nur noch eine Aktivmannschaft, welche von Fabrice Arnold als neuem Trainer geführt wird. Die Mannschaft freut sich über den frischen Impuls von Fabrice und blickt gespannt und motiviert auf die kommende Saison.</w:t>
      </w:r>
    </w:p>
    <w:p w14:paraId="234A90B4" w14:textId="77777777" w:rsidR="00187B38" w:rsidRDefault="00E12A47">
      <w:r>
        <w:rPr>
          <w:b/>
        </w:rPr>
        <w:t>Team Uri Frauen 1</w:t>
      </w:r>
    </w:p>
    <w:tbl>
      <w:tblPr>
        <w:tblW w:w="0" w:type="auto"/>
        <w:jc w:val="center"/>
        <w:tblLayout w:type="fixed"/>
        <w:tblLook w:val="04A0" w:firstRow="1" w:lastRow="0" w:firstColumn="1" w:lastColumn="0" w:noHBand="0" w:noVBand="1"/>
      </w:tblPr>
      <w:tblGrid>
        <w:gridCol w:w="4819"/>
        <w:gridCol w:w="4819"/>
      </w:tblGrid>
      <w:tr w:rsidR="00187B38" w14:paraId="1433A010" w14:textId="77777777">
        <w:trPr>
          <w:cantSplit/>
          <w:jc w:val="center"/>
        </w:trPr>
        <w:tc>
          <w:tcPr>
            <w:tcW w:w="4819" w:type="dxa"/>
            <w:tcMar>
              <w:top w:w="40" w:type="dxa"/>
              <w:left w:w="40" w:type="dxa"/>
              <w:bottom w:w="40" w:type="dxa"/>
              <w:right w:w="40" w:type="dxa"/>
            </w:tcMar>
          </w:tcPr>
          <w:p w14:paraId="7E9E05DB" w14:textId="77777777" w:rsidR="00187B38" w:rsidRDefault="00E12A47">
            <w:pPr>
              <w:spacing w:after="0"/>
              <w:jc w:val="center"/>
            </w:pPr>
            <w:r>
              <w:rPr>
                <w:noProof/>
              </w:rPr>
              <w:lastRenderedPageBreak/>
              <w:drawing>
                <wp:inline distT="0" distB="0" distL="0" distR="0" wp14:anchorId="4A182910" wp14:editId="6777BB28">
                  <wp:extent cx="2969998" cy="1979099"/>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m_Uri_1_Teamfoto_jpeg.jpg"/>
                          <pic:cNvPicPr/>
                        </pic:nvPicPr>
                        <pic:blipFill>
                          <a:blip r:embed="rId71" cstate="hqprint">
                            <a:extLst>
                              <a:ext uri="{28A0092B-C50C-407E-A947-70E740481C1C}">
                                <a14:useLocalDpi xmlns:a14="http://schemas.microsoft.com/office/drawing/2010/main"/>
                              </a:ext>
                            </a:extLst>
                          </a:blip>
                          <a:stretch>
                            <a:fillRect/>
                          </a:stretch>
                        </pic:blipFill>
                        <pic:spPr>
                          <a:xfrm>
                            <a:off x="0" y="0"/>
                            <a:ext cx="2969998" cy="1979099"/>
                          </a:xfrm>
                          <a:prstGeom prst="rect">
                            <a:avLst/>
                          </a:prstGeom>
                        </pic:spPr>
                      </pic:pic>
                    </a:graphicData>
                  </a:graphic>
                </wp:inline>
              </w:drawing>
            </w:r>
          </w:p>
        </w:tc>
        <w:tc>
          <w:tcPr>
            <w:tcW w:w="4819" w:type="dxa"/>
            <w:tcMar>
              <w:top w:w="40" w:type="dxa"/>
              <w:left w:w="40" w:type="dxa"/>
              <w:bottom w:w="40" w:type="dxa"/>
              <w:right w:w="40" w:type="dxa"/>
            </w:tcMar>
          </w:tcPr>
          <w:p w14:paraId="0F5392CE" w14:textId="77777777" w:rsidR="00187B38" w:rsidRDefault="00E12A47">
            <w:pPr>
              <w:spacing w:after="0"/>
              <w:jc w:val="center"/>
            </w:pPr>
            <w:r>
              <w:rPr>
                <w:noProof/>
              </w:rPr>
              <w:drawing>
                <wp:inline distT="0" distB="0" distL="0" distR="0" wp14:anchorId="4DE2255B" wp14:editId="7D60039E">
                  <wp:extent cx="2969998" cy="1984499"/>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pfinale_Frauen_Team_Uri_1_jpeg.jpg"/>
                          <pic:cNvPicPr/>
                        </pic:nvPicPr>
                        <pic:blipFill>
                          <a:blip r:embed="rId72" cstate="hqprint">
                            <a:extLst>
                              <a:ext uri="{28A0092B-C50C-407E-A947-70E740481C1C}">
                                <a14:useLocalDpi xmlns:a14="http://schemas.microsoft.com/office/drawing/2010/main"/>
                              </a:ext>
                            </a:extLst>
                          </a:blip>
                          <a:stretch>
                            <a:fillRect/>
                          </a:stretch>
                        </pic:blipFill>
                        <pic:spPr>
                          <a:xfrm>
                            <a:off x="0" y="0"/>
                            <a:ext cx="2969998" cy="1984499"/>
                          </a:xfrm>
                          <a:prstGeom prst="rect">
                            <a:avLst/>
                          </a:prstGeom>
                        </pic:spPr>
                      </pic:pic>
                    </a:graphicData>
                  </a:graphic>
                </wp:inline>
              </w:drawing>
            </w:r>
          </w:p>
        </w:tc>
      </w:tr>
      <w:tr w:rsidR="00187B38" w14:paraId="4825734D" w14:textId="77777777">
        <w:trPr>
          <w:cantSplit/>
          <w:jc w:val="center"/>
        </w:trPr>
        <w:tc>
          <w:tcPr>
            <w:tcW w:w="4819" w:type="dxa"/>
            <w:tcMar>
              <w:top w:w="40" w:type="dxa"/>
              <w:left w:w="40" w:type="dxa"/>
              <w:bottom w:w="40" w:type="dxa"/>
              <w:right w:w="40" w:type="dxa"/>
            </w:tcMar>
          </w:tcPr>
          <w:p w14:paraId="1B903445" w14:textId="77777777" w:rsidR="00187B38" w:rsidRDefault="00E12A47">
            <w:pPr>
              <w:spacing w:after="0"/>
              <w:jc w:val="center"/>
            </w:pPr>
            <w:r>
              <w:rPr>
                <w:noProof/>
              </w:rPr>
              <w:drawing>
                <wp:inline distT="0" distB="0" distL="0" distR="0" wp14:anchorId="1A2A55D0" wp14:editId="7C7DB39A">
                  <wp:extent cx="2969998" cy="1981799"/>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m_Uri_1_Einzug_Cup_Finale_jpeg.jpg"/>
                          <pic:cNvPicPr/>
                        </pic:nvPicPr>
                        <pic:blipFill>
                          <a:blip r:embed="rId73" cstate="hqprint">
                            <a:extLst>
                              <a:ext uri="{28A0092B-C50C-407E-A947-70E740481C1C}">
                                <a14:useLocalDpi xmlns:a14="http://schemas.microsoft.com/office/drawing/2010/main"/>
                              </a:ext>
                            </a:extLst>
                          </a:blip>
                          <a:stretch>
                            <a:fillRect/>
                          </a:stretch>
                        </pic:blipFill>
                        <pic:spPr>
                          <a:xfrm>
                            <a:off x="0" y="0"/>
                            <a:ext cx="2969998" cy="1981799"/>
                          </a:xfrm>
                          <a:prstGeom prst="rect">
                            <a:avLst/>
                          </a:prstGeom>
                        </pic:spPr>
                      </pic:pic>
                    </a:graphicData>
                  </a:graphic>
                </wp:inline>
              </w:drawing>
            </w:r>
          </w:p>
        </w:tc>
        <w:tc>
          <w:tcPr>
            <w:tcW w:w="4819" w:type="dxa"/>
            <w:tcMar>
              <w:top w:w="40" w:type="dxa"/>
              <w:left w:w="40" w:type="dxa"/>
              <w:bottom w:w="40" w:type="dxa"/>
              <w:right w:w="40" w:type="dxa"/>
            </w:tcMar>
          </w:tcPr>
          <w:p w14:paraId="06320639" w14:textId="77777777" w:rsidR="00187B38" w:rsidRDefault="00E12A47">
            <w:pPr>
              <w:spacing w:after="0"/>
              <w:jc w:val="center"/>
            </w:pPr>
            <w:r>
              <w:rPr>
                <w:noProof/>
              </w:rPr>
              <w:drawing>
                <wp:inline distT="0" distB="0" distL="0" distR="0" wp14:anchorId="37F8A48F" wp14:editId="75ACAD35">
                  <wp:extent cx="2969998" cy="1979099"/>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m_Uri_1_Cup_Finale_jpeg.jpg"/>
                          <pic:cNvPicPr/>
                        </pic:nvPicPr>
                        <pic:blipFill>
                          <a:blip r:embed="rId74" cstate="hqprint">
                            <a:extLst>
                              <a:ext uri="{28A0092B-C50C-407E-A947-70E740481C1C}">
                                <a14:useLocalDpi xmlns:a14="http://schemas.microsoft.com/office/drawing/2010/main"/>
                              </a:ext>
                            </a:extLst>
                          </a:blip>
                          <a:stretch>
                            <a:fillRect/>
                          </a:stretch>
                        </pic:blipFill>
                        <pic:spPr>
                          <a:xfrm>
                            <a:off x="0" y="0"/>
                            <a:ext cx="2969998" cy="1979099"/>
                          </a:xfrm>
                          <a:prstGeom prst="rect">
                            <a:avLst/>
                          </a:prstGeom>
                        </pic:spPr>
                      </pic:pic>
                    </a:graphicData>
                  </a:graphic>
                </wp:inline>
              </w:drawing>
            </w:r>
          </w:p>
        </w:tc>
      </w:tr>
    </w:tbl>
    <w:p w14:paraId="5FC52C75" w14:textId="77777777" w:rsidR="00187B38" w:rsidRDefault="00187B38"/>
    <w:p w14:paraId="2A477C64" w14:textId="77777777" w:rsidR="00187B38" w:rsidRDefault="00E12A47">
      <w:pPr>
        <w:keepNext/>
        <w:spacing w:before="200" w:after="60"/>
      </w:pPr>
      <w:proofErr w:type="spellStart"/>
      <w:r>
        <w:rPr>
          <w:b/>
          <w:color w:val="D9261C"/>
          <w:sz w:val="22"/>
        </w:rPr>
        <w:t>Schlusstabelle</w:t>
      </w:r>
      <w:proofErr w:type="spellEnd"/>
      <w:r>
        <w:rPr>
          <w:b/>
          <w:color w:val="D9261C"/>
          <w:sz w:val="22"/>
        </w:rPr>
        <w:t xml:space="preserve"> Frauen 2. Liga - Gruppe 1</w:t>
      </w:r>
    </w:p>
    <w:tbl>
      <w:tblPr>
        <w:tblW w:w="0" w:type="auto"/>
        <w:jc w:val="center"/>
        <w:tblLayout w:type="fixed"/>
        <w:tblLook w:val="04A0" w:firstRow="1" w:lastRow="0" w:firstColumn="1" w:lastColumn="0" w:noHBand="0" w:noVBand="1"/>
      </w:tblPr>
      <w:tblGrid>
        <w:gridCol w:w="624"/>
        <w:gridCol w:w="3685"/>
        <w:gridCol w:w="624"/>
        <w:gridCol w:w="624"/>
        <w:gridCol w:w="624"/>
        <w:gridCol w:w="624"/>
        <w:gridCol w:w="737"/>
        <w:gridCol w:w="1361"/>
        <w:gridCol w:w="964"/>
      </w:tblGrid>
      <w:tr w:rsidR="00187B38" w14:paraId="4CC5C7C3" w14:textId="77777777">
        <w:trPr>
          <w:cantSplit/>
          <w:tblHeader/>
          <w:jc w:val="center"/>
        </w:trPr>
        <w:tc>
          <w:tcPr>
            <w:tcW w:w="624" w:type="dxa"/>
            <w:shd w:val="clear" w:color="E63124" w:fill="E63124"/>
            <w:tcMar>
              <w:top w:w="40" w:type="dxa"/>
              <w:left w:w="80" w:type="dxa"/>
              <w:bottom w:w="40" w:type="dxa"/>
              <w:right w:w="80" w:type="dxa"/>
            </w:tcMar>
          </w:tcPr>
          <w:p w14:paraId="137BD3C9" w14:textId="77777777" w:rsidR="00187B38" w:rsidRDefault="00E12A47">
            <w:pPr>
              <w:keepNext/>
              <w:spacing w:after="0"/>
            </w:pPr>
            <w:r>
              <w:rPr>
                <w:b/>
                <w:caps/>
                <w:color w:val="FFFFFF"/>
                <w:sz w:val="17"/>
              </w:rPr>
              <w:t>Rg</w:t>
            </w:r>
          </w:p>
        </w:tc>
        <w:tc>
          <w:tcPr>
            <w:tcW w:w="3685" w:type="dxa"/>
            <w:shd w:val="clear" w:color="E63124" w:fill="E63124"/>
            <w:tcMar>
              <w:top w:w="40" w:type="dxa"/>
              <w:left w:w="80" w:type="dxa"/>
              <w:bottom w:w="40" w:type="dxa"/>
              <w:right w:w="80" w:type="dxa"/>
            </w:tcMar>
          </w:tcPr>
          <w:p w14:paraId="10787620" w14:textId="77777777" w:rsidR="00187B38" w:rsidRDefault="00E12A47">
            <w:pPr>
              <w:keepNext/>
              <w:spacing w:after="0"/>
            </w:pPr>
            <w:r>
              <w:rPr>
                <w:b/>
                <w:caps/>
                <w:color w:val="FFFFFF"/>
                <w:sz w:val="17"/>
              </w:rPr>
              <w:t>Verein</w:t>
            </w:r>
          </w:p>
        </w:tc>
        <w:tc>
          <w:tcPr>
            <w:tcW w:w="624" w:type="dxa"/>
            <w:shd w:val="clear" w:color="E63124" w:fill="E63124"/>
            <w:tcMar>
              <w:top w:w="40" w:type="dxa"/>
              <w:left w:w="80" w:type="dxa"/>
              <w:bottom w:w="40" w:type="dxa"/>
              <w:right w:w="80" w:type="dxa"/>
            </w:tcMar>
          </w:tcPr>
          <w:p w14:paraId="785874A0" w14:textId="77777777" w:rsidR="00187B38" w:rsidRDefault="00E12A47">
            <w:pPr>
              <w:keepNext/>
              <w:spacing w:after="0"/>
              <w:jc w:val="center"/>
            </w:pPr>
            <w:r>
              <w:rPr>
                <w:b/>
                <w:caps/>
                <w:color w:val="FFFFFF"/>
                <w:sz w:val="17"/>
              </w:rPr>
              <w:t>Sp</w:t>
            </w:r>
          </w:p>
        </w:tc>
        <w:tc>
          <w:tcPr>
            <w:tcW w:w="624" w:type="dxa"/>
            <w:shd w:val="clear" w:color="E63124" w:fill="E63124"/>
            <w:tcMar>
              <w:top w:w="40" w:type="dxa"/>
              <w:left w:w="80" w:type="dxa"/>
              <w:bottom w:w="40" w:type="dxa"/>
              <w:right w:w="80" w:type="dxa"/>
            </w:tcMar>
          </w:tcPr>
          <w:p w14:paraId="747F1782" w14:textId="77777777" w:rsidR="00187B38" w:rsidRDefault="00E12A47">
            <w:pPr>
              <w:keepNext/>
              <w:spacing w:after="0"/>
              <w:jc w:val="center"/>
            </w:pPr>
            <w:r>
              <w:rPr>
                <w:b/>
                <w:caps/>
                <w:color w:val="FFFFFF"/>
                <w:sz w:val="17"/>
              </w:rPr>
              <w:t>S</w:t>
            </w:r>
          </w:p>
        </w:tc>
        <w:tc>
          <w:tcPr>
            <w:tcW w:w="624" w:type="dxa"/>
            <w:shd w:val="clear" w:color="E63124" w:fill="E63124"/>
            <w:tcMar>
              <w:top w:w="40" w:type="dxa"/>
              <w:left w:w="80" w:type="dxa"/>
              <w:bottom w:w="40" w:type="dxa"/>
              <w:right w:w="80" w:type="dxa"/>
            </w:tcMar>
          </w:tcPr>
          <w:p w14:paraId="4AB5B9F5" w14:textId="77777777" w:rsidR="00187B38" w:rsidRDefault="00E12A47">
            <w:pPr>
              <w:keepNext/>
              <w:spacing w:after="0"/>
              <w:jc w:val="center"/>
            </w:pPr>
            <w:r>
              <w:rPr>
                <w:b/>
                <w:caps/>
                <w:color w:val="FFFFFF"/>
                <w:sz w:val="17"/>
              </w:rPr>
              <w:t>U</w:t>
            </w:r>
          </w:p>
        </w:tc>
        <w:tc>
          <w:tcPr>
            <w:tcW w:w="624" w:type="dxa"/>
            <w:shd w:val="clear" w:color="E63124" w:fill="E63124"/>
            <w:tcMar>
              <w:top w:w="40" w:type="dxa"/>
              <w:left w:w="80" w:type="dxa"/>
              <w:bottom w:w="40" w:type="dxa"/>
              <w:right w:w="80" w:type="dxa"/>
            </w:tcMar>
          </w:tcPr>
          <w:p w14:paraId="38ABBCDA" w14:textId="77777777" w:rsidR="00187B38" w:rsidRDefault="00E12A47">
            <w:pPr>
              <w:keepNext/>
              <w:spacing w:after="0"/>
              <w:jc w:val="center"/>
            </w:pPr>
            <w:r>
              <w:rPr>
                <w:b/>
                <w:caps/>
                <w:color w:val="FFFFFF"/>
                <w:sz w:val="17"/>
              </w:rPr>
              <w:t>N</w:t>
            </w:r>
          </w:p>
        </w:tc>
        <w:tc>
          <w:tcPr>
            <w:tcW w:w="737" w:type="dxa"/>
            <w:shd w:val="clear" w:color="E63124" w:fill="E63124"/>
            <w:tcMar>
              <w:top w:w="40" w:type="dxa"/>
              <w:left w:w="80" w:type="dxa"/>
              <w:bottom w:w="40" w:type="dxa"/>
              <w:right w:w="80" w:type="dxa"/>
            </w:tcMar>
          </w:tcPr>
          <w:p w14:paraId="2F78D0A9" w14:textId="77777777" w:rsidR="00187B38" w:rsidRDefault="00E12A47">
            <w:pPr>
              <w:keepNext/>
              <w:spacing w:after="0"/>
              <w:jc w:val="center"/>
            </w:pPr>
            <w:r>
              <w:rPr>
                <w:b/>
                <w:caps/>
                <w:color w:val="FFFFFF"/>
                <w:sz w:val="17"/>
              </w:rPr>
              <w:t>Str</w:t>
            </w:r>
          </w:p>
        </w:tc>
        <w:tc>
          <w:tcPr>
            <w:tcW w:w="1361" w:type="dxa"/>
            <w:shd w:val="clear" w:color="E63124" w:fill="E63124"/>
            <w:tcMar>
              <w:top w:w="40" w:type="dxa"/>
              <w:left w:w="80" w:type="dxa"/>
              <w:bottom w:w="40" w:type="dxa"/>
              <w:right w:w="80" w:type="dxa"/>
            </w:tcMar>
          </w:tcPr>
          <w:p w14:paraId="48E9B896" w14:textId="77777777" w:rsidR="00187B38" w:rsidRDefault="00E12A47">
            <w:pPr>
              <w:keepNext/>
              <w:spacing w:after="0"/>
              <w:jc w:val="center"/>
            </w:pPr>
            <w:r>
              <w:rPr>
                <w:b/>
                <w:caps/>
                <w:color w:val="FFFFFF"/>
                <w:sz w:val="17"/>
              </w:rPr>
              <w:t>Tore</w:t>
            </w:r>
          </w:p>
        </w:tc>
        <w:tc>
          <w:tcPr>
            <w:tcW w:w="964" w:type="dxa"/>
            <w:shd w:val="clear" w:color="E63124" w:fill="E63124"/>
            <w:tcMar>
              <w:top w:w="40" w:type="dxa"/>
              <w:left w:w="80" w:type="dxa"/>
              <w:bottom w:w="40" w:type="dxa"/>
              <w:right w:w="80" w:type="dxa"/>
            </w:tcMar>
          </w:tcPr>
          <w:p w14:paraId="495B407D" w14:textId="77777777" w:rsidR="00187B38" w:rsidRDefault="00E12A47">
            <w:pPr>
              <w:keepNext/>
              <w:spacing w:after="0"/>
              <w:jc w:val="center"/>
            </w:pPr>
            <w:r>
              <w:rPr>
                <w:b/>
                <w:caps/>
                <w:color w:val="FFFFFF"/>
                <w:sz w:val="17"/>
              </w:rPr>
              <w:t>Pkt</w:t>
            </w:r>
          </w:p>
        </w:tc>
      </w:tr>
      <w:tr w:rsidR="00187B38" w14:paraId="2F89E96A" w14:textId="77777777">
        <w:trPr>
          <w:cantSplit/>
          <w:jc w:val="center"/>
        </w:trPr>
        <w:tc>
          <w:tcPr>
            <w:tcW w:w="624" w:type="dxa"/>
            <w:tcBorders>
              <w:bottom w:val="single" w:sz="4" w:space="0" w:color="E5E2E1"/>
            </w:tcBorders>
            <w:tcMar>
              <w:top w:w="40" w:type="dxa"/>
              <w:left w:w="80" w:type="dxa"/>
              <w:bottom w:w="40" w:type="dxa"/>
              <w:right w:w="80" w:type="dxa"/>
            </w:tcMar>
          </w:tcPr>
          <w:p w14:paraId="5A8D6133" w14:textId="77777777" w:rsidR="00187B38" w:rsidRDefault="00E12A47">
            <w:pPr>
              <w:keepNext/>
              <w:spacing w:after="0"/>
              <w:jc w:val="center"/>
            </w:pPr>
            <w:r>
              <w:rPr>
                <w:sz w:val="18"/>
              </w:rPr>
              <w:t>1</w:t>
            </w:r>
          </w:p>
        </w:tc>
        <w:tc>
          <w:tcPr>
            <w:tcW w:w="3685" w:type="dxa"/>
            <w:tcBorders>
              <w:bottom w:val="single" w:sz="4" w:space="0" w:color="E5E2E1"/>
            </w:tcBorders>
            <w:tcMar>
              <w:top w:w="40" w:type="dxa"/>
              <w:left w:w="80" w:type="dxa"/>
              <w:bottom w:w="40" w:type="dxa"/>
              <w:right w:w="80" w:type="dxa"/>
            </w:tcMar>
          </w:tcPr>
          <w:p w14:paraId="7CD6C7CD" w14:textId="77777777" w:rsidR="00187B38" w:rsidRDefault="00E12A47">
            <w:pPr>
              <w:keepNext/>
              <w:spacing w:after="0"/>
            </w:pPr>
            <w:r>
              <w:rPr>
                <w:sz w:val="18"/>
              </w:rPr>
              <w:t xml:space="preserve">SC </w:t>
            </w:r>
            <w:proofErr w:type="spellStart"/>
            <w:r>
              <w:rPr>
                <w:sz w:val="18"/>
              </w:rPr>
              <w:t>Balerna</w:t>
            </w:r>
            <w:proofErr w:type="spellEnd"/>
          </w:p>
        </w:tc>
        <w:tc>
          <w:tcPr>
            <w:tcW w:w="624" w:type="dxa"/>
            <w:tcBorders>
              <w:bottom w:val="single" w:sz="4" w:space="0" w:color="E5E2E1"/>
            </w:tcBorders>
            <w:tcMar>
              <w:top w:w="40" w:type="dxa"/>
              <w:left w:w="80" w:type="dxa"/>
              <w:bottom w:w="40" w:type="dxa"/>
              <w:right w:w="80" w:type="dxa"/>
            </w:tcMar>
          </w:tcPr>
          <w:p w14:paraId="56BC015A" w14:textId="77777777" w:rsidR="00187B38" w:rsidRDefault="00E12A47">
            <w:pPr>
              <w:keepNext/>
              <w:spacing w:after="0"/>
              <w:jc w:val="center"/>
            </w:pPr>
            <w:r>
              <w:rPr>
                <w:sz w:val="18"/>
              </w:rPr>
              <w:t>18</w:t>
            </w:r>
          </w:p>
        </w:tc>
        <w:tc>
          <w:tcPr>
            <w:tcW w:w="624" w:type="dxa"/>
            <w:tcBorders>
              <w:bottom w:val="single" w:sz="4" w:space="0" w:color="E5E2E1"/>
            </w:tcBorders>
            <w:tcMar>
              <w:top w:w="40" w:type="dxa"/>
              <w:left w:w="80" w:type="dxa"/>
              <w:bottom w:w="40" w:type="dxa"/>
              <w:right w:w="80" w:type="dxa"/>
            </w:tcMar>
          </w:tcPr>
          <w:p w14:paraId="058CB988" w14:textId="77777777" w:rsidR="00187B38" w:rsidRDefault="00E12A47">
            <w:pPr>
              <w:keepNext/>
              <w:spacing w:after="0"/>
              <w:jc w:val="center"/>
            </w:pPr>
            <w:r>
              <w:rPr>
                <w:sz w:val="18"/>
              </w:rPr>
              <w:t>13</w:t>
            </w:r>
          </w:p>
        </w:tc>
        <w:tc>
          <w:tcPr>
            <w:tcW w:w="624" w:type="dxa"/>
            <w:tcBorders>
              <w:bottom w:val="single" w:sz="4" w:space="0" w:color="E5E2E1"/>
            </w:tcBorders>
            <w:tcMar>
              <w:top w:w="40" w:type="dxa"/>
              <w:left w:w="80" w:type="dxa"/>
              <w:bottom w:w="40" w:type="dxa"/>
              <w:right w:w="80" w:type="dxa"/>
            </w:tcMar>
          </w:tcPr>
          <w:p w14:paraId="02B65619" w14:textId="77777777" w:rsidR="00187B38" w:rsidRDefault="00E12A47">
            <w:pPr>
              <w:keepNext/>
              <w:spacing w:after="0"/>
              <w:jc w:val="center"/>
            </w:pPr>
            <w:r>
              <w:rPr>
                <w:sz w:val="18"/>
              </w:rPr>
              <w:t>3</w:t>
            </w:r>
          </w:p>
        </w:tc>
        <w:tc>
          <w:tcPr>
            <w:tcW w:w="624" w:type="dxa"/>
            <w:tcBorders>
              <w:bottom w:val="single" w:sz="4" w:space="0" w:color="E5E2E1"/>
            </w:tcBorders>
            <w:tcMar>
              <w:top w:w="40" w:type="dxa"/>
              <w:left w:w="80" w:type="dxa"/>
              <w:bottom w:w="40" w:type="dxa"/>
              <w:right w:w="80" w:type="dxa"/>
            </w:tcMar>
          </w:tcPr>
          <w:p w14:paraId="2811BFB2" w14:textId="77777777" w:rsidR="00187B38" w:rsidRDefault="00E12A47">
            <w:pPr>
              <w:keepNext/>
              <w:spacing w:after="0"/>
              <w:jc w:val="center"/>
            </w:pPr>
            <w:r>
              <w:rPr>
                <w:sz w:val="18"/>
              </w:rPr>
              <w:t>2</w:t>
            </w:r>
          </w:p>
        </w:tc>
        <w:tc>
          <w:tcPr>
            <w:tcW w:w="737" w:type="dxa"/>
            <w:tcBorders>
              <w:bottom w:val="single" w:sz="4" w:space="0" w:color="E5E2E1"/>
            </w:tcBorders>
            <w:tcMar>
              <w:top w:w="40" w:type="dxa"/>
              <w:left w:w="80" w:type="dxa"/>
              <w:bottom w:w="40" w:type="dxa"/>
              <w:right w:w="80" w:type="dxa"/>
            </w:tcMar>
          </w:tcPr>
          <w:p w14:paraId="4BF3D580" w14:textId="77777777" w:rsidR="00187B38" w:rsidRDefault="00E12A47">
            <w:pPr>
              <w:keepNext/>
              <w:spacing w:after="0"/>
              <w:jc w:val="center"/>
            </w:pPr>
            <w:r>
              <w:rPr>
                <w:sz w:val="18"/>
              </w:rPr>
              <w:t>7</w:t>
            </w:r>
          </w:p>
        </w:tc>
        <w:tc>
          <w:tcPr>
            <w:tcW w:w="1361" w:type="dxa"/>
            <w:tcBorders>
              <w:bottom w:val="single" w:sz="4" w:space="0" w:color="E5E2E1"/>
            </w:tcBorders>
            <w:tcMar>
              <w:top w:w="40" w:type="dxa"/>
              <w:left w:w="80" w:type="dxa"/>
              <w:bottom w:w="40" w:type="dxa"/>
              <w:right w:w="80" w:type="dxa"/>
            </w:tcMar>
          </w:tcPr>
          <w:p w14:paraId="64526511" w14:textId="77777777" w:rsidR="00187B38" w:rsidRDefault="00E12A47">
            <w:pPr>
              <w:keepNext/>
              <w:spacing w:after="0"/>
              <w:jc w:val="center"/>
            </w:pPr>
            <w:proofErr w:type="gramStart"/>
            <w:r>
              <w:rPr>
                <w:sz w:val="18"/>
              </w:rPr>
              <w:t>50 :</w:t>
            </w:r>
            <w:proofErr w:type="gramEnd"/>
            <w:r>
              <w:rPr>
                <w:sz w:val="18"/>
              </w:rPr>
              <w:t xml:space="preserve"> 10</w:t>
            </w:r>
          </w:p>
        </w:tc>
        <w:tc>
          <w:tcPr>
            <w:tcW w:w="964" w:type="dxa"/>
            <w:tcBorders>
              <w:bottom w:val="single" w:sz="4" w:space="0" w:color="E5E2E1"/>
            </w:tcBorders>
            <w:tcMar>
              <w:top w:w="40" w:type="dxa"/>
              <w:left w:w="80" w:type="dxa"/>
              <w:bottom w:w="40" w:type="dxa"/>
              <w:right w:w="80" w:type="dxa"/>
            </w:tcMar>
          </w:tcPr>
          <w:p w14:paraId="47FC27A6" w14:textId="77777777" w:rsidR="00187B38" w:rsidRDefault="00E12A47">
            <w:pPr>
              <w:keepNext/>
              <w:spacing w:after="0"/>
              <w:jc w:val="center"/>
            </w:pPr>
            <w:r>
              <w:rPr>
                <w:sz w:val="18"/>
              </w:rPr>
              <w:t>42</w:t>
            </w:r>
          </w:p>
        </w:tc>
      </w:tr>
      <w:tr w:rsidR="00187B38" w14:paraId="7C1B375C" w14:textId="77777777">
        <w:trPr>
          <w:cantSplit/>
          <w:jc w:val="center"/>
        </w:trPr>
        <w:tc>
          <w:tcPr>
            <w:tcW w:w="624" w:type="dxa"/>
            <w:tcBorders>
              <w:bottom w:val="single" w:sz="4" w:space="0" w:color="E5E2E1"/>
            </w:tcBorders>
            <w:tcMar>
              <w:top w:w="40" w:type="dxa"/>
              <w:left w:w="80" w:type="dxa"/>
              <w:bottom w:w="40" w:type="dxa"/>
              <w:right w:w="80" w:type="dxa"/>
            </w:tcMar>
          </w:tcPr>
          <w:p w14:paraId="58CC66BE" w14:textId="77777777" w:rsidR="00187B38" w:rsidRDefault="00E12A47">
            <w:pPr>
              <w:keepNext/>
              <w:spacing w:after="0"/>
              <w:jc w:val="center"/>
            </w:pPr>
            <w:r>
              <w:rPr>
                <w:sz w:val="18"/>
              </w:rPr>
              <w:t>2</w:t>
            </w:r>
          </w:p>
        </w:tc>
        <w:tc>
          <w:tcPr>
            <w:tcW w:w="3685" w:type="dxa"/>
            <w:tcBorders>
              <w:bottom w:val="single" w:sz="4" w:space="0" w:color="E5E2E1"/>
            </w:tcBorders>
            <w:tcMar>
              <w:top w:w="40" w:type="dxa"/>
              <w:left w:w="80" w:type="dxa"/>
              <w:bottom w:w="40" w:type="dxa"/>
              <w:right w:w="80" w:type="dxa"/>
            </w:tcMar>
          </w:tcPr>
          <w:p w14:paraId="348E5BB2" w14:textId="77777777" w:rsidR="00187B38" w:rsidRDefault="00E12A47">
            <w:pPr>
              <w:keepNext/>
              <w:spacing w:after="0"/>
            </w:pPr>
            <w:r>
              <w:rPr>
                <w:sz w:val="18"/>
              </w:rPr>
              <w:t xml:space="preserve">FC </w:t>
            </w:r>
            <w:proofErr w:type="spellStart"/>
            <w:r>
              <w:rPr>
                <w:sz w:val="18"/>
              </w:rPr>
              <w:t>Willisau</w:t>
            </w:r>
            <w:proofErr w:type="spellEnd"/>
          </w:p>
        </w:tc>
        <w:tc>
          <w:tcPr>
            <w:tcW w:w="624" w:type="dxa"/>
            <w:tcBorders>
              <w:bottom w:val="single" w:sz="4" w:space="0" w:color="E5E2E1"/>
            </w:tcBorders>
            <w:tcMar>
              <w:top w:w="40" w:type="dxa"/>
              <w:left w:w="80" w:type="dxa"/>
              <w:bottom w:w="40" w:type="dxa"/>
              <w:right w:w="80" w:type="dxa"/>
            </w:tcMar>
          </w:tcPr>
          <w:p w14:paraId="546078E1" w14:textId="77777777" w:rsidR="00187B38" w:rsidRDefault="00E12A47">
            <w:pPr>
              <w:keepNext/>
              <w:spacing w:after="0"/>
              <w:jc w:val="center"/>
            </w:pPr>
            <w:r>
              <w:rPr>
                <w:sz w:val="18"/>
              </w:rPr>
              <w:t>18</w:t>
            </w:r>
          </w:p>
        </w:tc>
        <w:tc>
          <w:tcPr>
            <w:tcW w:w="624" w:type="dxa"/>
            <w:tcBorders>
              <w:bottom w:val="single" w:sz="4" w:space="0" w:color="E5E2E1"/>
            </w:tcBorders>
            <w:tcMar>
              <w:top w:w="40" w:type="dxa"/>
              <w:left w:w="80" w:type="dxa"/>
              <w:bottom w:w="40" w:type="dxa"/>
              <w:right w:w="80" w:type="dxa"/>
            </w:tcMar>
          </w:tcPr>
          <w:p w14:paraId="140A38F1" w14:textId="77777777" w:rsidR="00187B38" w:rsidRDefault="00E12A47">
            <w:pPr>
              <w:keepNext/>
              <w:spacing w:after="0"/>
              <w:jc w:val="center"/>
            </w:pPr>
            <w:r>
              <w:rPr>
                <w:sz w:val="18"/>
              </w:rPr>
              <w:t>13</w:t>
            </w:r>
          </w:p>
        </w:tc>
        <w:tc>
          <w:tcPr>
            <w:tcW w:w="624" w:type="dxa"/>
            <w:tcBorders>
              <w:bottom w:val="single" w:sz="4" w:space="0" w:color="E5E2E1"/>
            </w:tcBorders>
            <w:tcMar>
              <w:top w:w="40" w:type="dxa"/>
              <w:left w:w="80" w:type="dxa"/>
              <w:bottom w:w="40" w:type="dxa"/>
              <w:right w:w="80" w:type="dxa"/>
            </w:tcMar>
          </w:tcPr>
          <w:p w14:paraId="673729EC" w14:textId="77777777" w:rsidR="00187B38" w:rsidRDefault="00E12A47">
            <w:pPr>
              <w:keepNext/>
              <w:spacing w:after="0"/>
              <w:jc w:val="center"/>
            </w:pPr>
            <w:r>
              <w:rPr>
                <w:sz w:val="18"/>
              </w:rPr>
              <w:t>2</w:t>
            </w:r>
          </w:p>
        </w:tc>
        <w:tc>
          <w:tcPr>
            <w:tcW w:w="624" w:type="dxa"/>
            <w:tcBorders>
              <w:bottom w:val="single" w:sz="4" w:space="0" w:color="E5E2E1"/>
            </w:tcBorders>
            <w:tcMar>
              <w:top w:w="40" w:type="dxa"/>
              <w:left w:w="80" w:type="dxa"/>
              <w:bottom w:w="40" w:type="dxa"/>
              <w:right w:w="80" w:type="dxa"/>
            </w:tcMar>
          </w:tcPr>
          <w:p w14:paraId="4A5041AA" w14:textId="77777777" w:rsidR="00187B38" w:rsidRDefault="00E12A47">
            <w:pPr>
              <w:keepNext/>
              <w:spacing w:after="0"/>
              <w:jc w:val="center"/>
            </w:pPr>
            <w:r>
              <w:rPr>
                <w:sz w:val="18"/>
              </w:rPr>
              <w:t>3</w:t>
            </w:r>
          </w:p>
        </w:tc>
        <w:tc>
          <w:tcPr>
            <w:tcW w:w="737" w:type="dxa"/>
            <w:tcBorders>
              <w:bottom w:val="single" w:sz="4" w:space="0" w:color="E5E2E1"/>
            </w:tcBorders>
            <w:tcMar>
              <w:top w:w="40" w:type="dxa"/>
              <w:left w:w="80" w:type="dxa"/>
              <w:bottom w:w="40" w:type="dxa"/>
              <w:right w:w="80" w:type="dxa"/>
            </w:tcMar>
          </w:tcPr>
          <w:p w14:paraId="03F3E510" w14:textId="77777777" w:rsidR="00187B38" w:rsidRDefault="00E12A47">
            <w:pPr>
              <w:keepNext/>
              <w:spacing w:after="0"/>
              <w:jc w:val="center"/>
            </w:pPr>
            <w:r>
              <w:rPr>
                <w:sz w:val="18"/>
              </w:rPr>
              <w:t>11</w:t>
            </w:r>
          </w:p>
        </w:tc>
        <w:tc>
          <w:tcPr>
            <w:tcW w:w="1361" w:type="dxa"/>
            <w:tcBorders>
              <w:bottom w:val="single" w:sz="4" w:space="0" w:color="E5E2E1"/>
            </w:tcBorders>
            <w:tcMar>
              <w:top w:w="40" w:type="dxa"/>
              <w:left w:w="80" w:type="dxa"/>
              <w:bottom w:w="40" w:type="dxa"/>
              <w:right w:w="80" w:type="dxa"/>
            </w:tcMar>
          </w:tcPr>
          <w:p w14:paraId="3EA7432C" w14:textId="77777777" w:rsidR="00187B38" w:rsidRDefault="00E12A47">
            <w:pPr>
              <w:keepNext/>
              <w:spacing w:after="0"/>
              <w:jc w:val="center"/>
            </w:pPr>
            <w:proofErr w:type="gramStart"/>
            <w:r>
              <w:rPr>
                <w:sz w:val="18"/>
              </w:rPr>
              <w:t>45 :</w:t>
            </w:r>
            <w:proofErr w:type="gramEnd"/>
            <w:r>
              <w:rPr>
                <w:sz w:val="18"/>
              </w:rPr>
              <w:t xml:space="preserve"> 18</w:t>
            </w:r>
          </w:p>
        </w:tc>
        <w:tc>
          <w:tcPr>
            <w:tcW w:w="964" w:type="dxa"/>
            <w:tcBorders>
              <w:bottom w:val="single" w:sz="4" w:space="0" w:color="E5E2E1"/>
            </w:tcBorders>
            <w:tcMar>
              <w:top w:w="40" w:type="dxa"/>
              <w:left w:w="80" w:type="dxa"/>
              <w:bottom w:w="40" w:type="dxa"/>
              <w:right w:w="80" w:type="dxa"/>
            </w:tcMar>
          </w:tcPr>
          <w:p w14:paraId="31C8B6D8" w14:textId="77777777" w:rsidR="00187B38" w:rsidRDefault="00E12A47">
            <w:pPr>
              <w:keepNext/>
              <w:spacing w:after="0"/>
              <w:jc w:val="center"/>
            </w:pPr>
            <w:r>
              <w:rPr>
                <w:sz w:val="18"/>
              </w:rPr>
              <w:t>41</w:t>
            </w:r>
          </w:p>
        </w:tc>
      </w:tr>
      <w:tr w:rsidR="00187B38" w14:paraId="4937DC5F" w14:textId="77777777">
        <w:trPr>
          <w:cantSplit/>
          <w:jc w:val="center"/>
        </w:trPr>
        <w:tc>
          <w:tcPr>
            <w:tcW w:w="624" w:type="dxa"/>
            <w:tcBorders>
              <w:bottom w:val="single" w:sz="4" w:space="0" w:color="E5E2E1"/>
            </w:tcBorders>
            <w:tcMar>
              <w:top w:w="40" w:type="dxa"/>
              <w:left w:w="80" w:type="dxa"/>
              <w:bottom w:w="40" w:type="dxa"/>
              <w:right w:w="80" w:type="dxa"/>
            </w:tcMar>
          </w:tcPr>
          <w:p w14:paraId="3B27BBC9" w14:textId="77777777" w:rsidR="00187B38" w:rsidRDefault="00E12A47">
            <w:pPr>
              <w:keepNext/>
              <w:spacing w:after="0"/>
              <w:jc w:val="center"/>
            </w:pPr>
            <w:r>
              <w:rPr>
                <w:sz w:val="18"/>
              </w:rPr>
              <w:t>3</w:t>
            </w:r>
          </w:p>
        </w:tc>
        <w:tc>
          <w:tcPr>
            <w:tcW w:w="3685" w:type="dxa"/>
            <w:tcBorders>
              <w:bottom w:val="single" w:sz="4" w:space="0" w:color="E5E2E1"/>
            </w:tcBorders>
            <w:tcMar>
              <w:top w:w="40" w:type="dxa"/>
              <w:left w:w="80" w:type="dxa"/>
              <w:bottom w:w="40" w:type="dxa"/>
              <w:right w:w="80" w:type="dxa"/>
            </w:tcMar>
          </w:tcPr>
          <w:p w14:paraId="7E5BCF21" w14:textId="77777777" w:rsidR="00187B38" w:rsidRDefault="00E12A47">
            <w:pPr>
              <w:keepNext/>
              <w:spacing w:after="0"/>
            </w:pPr>
            <w:proofErr w:type="spellStart"/>
            <w:r>
              <w:rPr>
                <w:sz w:val="18"/>
              </w:rPr>
              <w:t>Frauenfussball</w:t>
            </w:r>
            <w:proofErr w:type="spellEnd"/>
            <w:r>
              <w:rPr>
                <w:sz w:val="18"/>
              </w:rPr>
              <w:t xml:space="preserve"> Seetal</w:t>
            </w:r>
          </w:p>
        </w:tc>
        <w:tc>
          <w:tcPr>
            <w:tcW w:w="624" w:type="dxa"/>
            <w:tcBorders>
              <w:bottom w:val="single" w:sz="4" w:space="0" w:color="E5E2E1"/>
            </w:tcBorders>
            <w:tcMar>
              <w:top w:w="40" w:type="dxa"/>
              <w:left w:w="80" w:type="dxa"/>
              <w:bottom w:w="40" w:type="dxa"/>
              <w:right w:w="80" w:type="dxa"/>
            </w:tcMar>
          </w:tcPr>
          <w:p w14:paraId="23261F46" w14:textId="77777777" w:rsidR="00187B38" w:rsidRDefault="00E12A47">
            <w:pPr>
              <w:keepNext/>
              <w:spacing w:after="0"/>
              <w:jc w:val="center"/>
            </w:pPr>
            <w:r>
              <w:rPr>
                <w:sz w:val="18"/>
              </w:rPr>
              <w:t>18</w:t>
            </w:r>
          </w:p>
        </w:tc>
        <w:tc>
          <w:tcPr>
            <w:tcW w:w="624" w:type="dxa"/>
            <w:tcBorders>
              <w:bottom w:val="single" w:sz="4" w:space="0" w:color="E5E2E1"/>
            </w:tcBorders>
            <w:tcMar>
              <w:top w:w="40" w:type="dxa"/>
              <w:left w:w="80" w:type="dxa"/>
              <w:bottom w:w="40" w:type="dxa"/>
              <w:right w:w="80" w:type="dxa"/>
            </w:tcMar>
          </w:tcPr>
          <w:p w14:paraId="088A84B1" w14:textId="77777777" w:rsidR="00187B38" w:rsidRDefault="00E12A47">
            <w:pPr>
              <w:keepNext/>
              <w:spacing w:after="0"/>
              <w:jc w:val="center"/>
            </w:pPr>
            <w:r>
              <w:rPr>
                <w:sz w:val="18"/>
              </w:rPr>
              <w:t>12</w:t>
            </w:r>
          </w:p>
        </w:tc>
        <w:tc>
          <w:tcPr>
            <w:tcW w:w="624" w:type="dxa"/>
            <w:tcBorders>
              <w:bottom w:val="single" w:sz="4" w:space="0" w:color="E5E2E1"/>
            </w:tcBorders>
            <w:tcMar>
              <w:top w:w="40" w:type="dxa"/>
              <w:left w:w="80" w:type="dxa"/>
              <w:bottom w:w="40" w:type="dxa"/>
              <w:right w:w="80" w:type="dxa"/>
            </w:tcMar>
          </w:tcPr>
          <w:p w14:paraId="45113FFC" w14:textId="77777777" w:rsidR="00187B38" w:rsidRDefault="00E12A47">
            <w:pPr>
              <w:keepNext/>
              <w:spacing w:after="0"/>
              <w:jc w:val="center"/>
            </w:pPr>
            <w:r>
              <w:rPr>
                <w:sz w:val="18"/>
              </w:rPr>
              <w:t>3</w:t>
            </w:r>
          </w:p>
        </w:tc>
        <w:tc>
          <w:tcPr>
            <w:tcW w:w="624" w:type="dxa"/>
            <w:tcBorders>
              <w:bottom w:val="single" w:sz="4" w:space="0" w:color="E5E2E1"/>
            </w:tcBorders>
            <w:tcMar>
              <w:top w:w="40" w:type="dxa"/>
              <w:left w:w="80" w:type="dxa"/>
              <w:bottom w:w="40" w:type="dxa"/>
              <w:right w:w="80" w:type="dxa"/>
            </w:tcMar>
          </w:tcPr>
          <w:p w14:paraId="41D07D8A" w14:textId="77777777" w:rsidR="00187B38" w:rsidRDefault="00E12A47">
            <w:pPr>
              <w:keepNext/>
              <w:spacing w:after="0"/>
              <w:jc w:val="center"/>
            </w:pPr>
            <w:r>
              <w:rPr>
                <w:sz w:val="18"/>
              </w:rPr>
              <w:t>3</w:t>
            </w:r>
          </w:p>
        </w:tc>
        <w:tc>
          <w:tcPr>
            <w:tcW w:w="737" w:type="dxa"/>
            <w:tcBorders>
              <w:bottom w:val="single" w:sz="4" w:space="0" w:color="E5E2E1"/>
            </w:tcBorders>
            <w:tcMar>
              <w:top w:w="40" w:type="dxa"/>
              <w:left w:w="80" w:type="dxa"/>
              <w:bottom w:w="40" w:type="dxa"/>
              <w:right w:w="80" w:type="dxa"/>
            </w:tcMar>
          </w:tcPr>
          <w:p w14:paraId="766CEC8C" w14:textId="77777777" w:rsidR="00187B38" w:rsidRDefault="00E12A47">
            <w:pPr>
              <w:keepNext/>
              <w:spacing w:after="0"/>
              <w:jc w:val="center"/>
            </w:pPr>
            <w:r>
              <w:rPr>
                <w:sz w:val="18"/>
              </w:rPr>
              <w:t>3</w:t>
            </w:r>
          </w:p>
        </w:tc>
        <w:tc>
          <w:tcPr>
            <w:tcW w:w="1361" w:type="dxa"/>
            <w:tcBorders>
              <w:bottom w:val="single" w:sz="4" w:space="0" w:color="E5E2E1"/>
            </w:tcBorders>
            <w:tcMar>
              <w:top w:w="40" w:type="dxa"/>
              <w:left w:w="80" w:type="dxa"/>
              <w:bottom w:w="40" w:type="dxa"/>
              <w:right w:w="80" w:type="dxa"/>
            </w:tcMar>
          </w:tcPr>
          <w:p w14:paraId="4BBBB9C2" w14:textId="77777777" w:rsidR="00187B38" w:rsidRDefault="00E12A47">
            <w:pPr>
              <w:keepNext/>
              <w:spacing w:after="0"/>
              <w:jc w:val="center"/>
            </w:pPr>
            <w:proofErr w:type="gramStart"/>
            <w:r>
              <w:rPr>
                <w:sz w:val="18"/>
              </w:rPr>
              <w:t>53 :</w:t>
            </w:r>
            <w:proofErr w:type="gramEnd"/>
            <w:r>
              <w:rPr>
                <w:sz w:val="18"/>
              </w:rPr>
              <w:t xml:space="preserve"> 14</w:t>
            </w:r>
          </w:p>
        </w:tc>
        <w:tc>
          <w:tcPr>
            <w:tcW w:w="964" w:type="dxa"/>
            <w:tcBorders>
              <w:bottom w:val="single" w:sz="4" w:space="0" w:color="E5E2E1"/>
            </w:tcBorders>
            <w:tcMar>
              <w:top w:w="40" w:type="dxa"/>
              <w:left w:w="80" w:type="dxa"/>
              <w:bottom w:w="40" w:type="dxa"/>
              <w:right w:w="80" w:type="dxa"/>
            </w:tcMar>
          </w:tcPr>
          <w:p w14:paraId="7BD22DE6" w14:textId="77777777" w:rsidR="00187B38" w:rsidRDefault="00E12A47">
            <w:pPr>
              <w:keepNext/>
              <w:spacing w:after="0"/>
              <w:jc w:val="center"/>
            </w:pPr>
            <w:r>
              <w:rPr>
                <w:sz w:val="18"/>
              </w:rPr>
              <w:t>39</w:t>
            </w:r>
          </w:p>
        </w:tc>
      </w:tr>
      <w:tr w:rsidR="00187B38" w14:paraId="3CF6F45C" w14:textId="77777777">
        <w:trPr>
          <w:cantSplit/>
          <w:jc w:val="center"/>
        </w:trPr>
        <w:tc>
          <w:tcPr>
            <w:tcW w:w="624" w:type="dxa"/>
            <w:tcBorders>
              <w:bottom w:val="single" w:sz="4" w:space="0" w:color="E5E2E1"/>
            </w:tcBorders>
            <w:tcMar>
              <w:top w:w="40" w:type="dxa"/>
              <w:left w:w="80" w:type="dxa"/>
              <w:bottom w:w="40" w:type="dxa"/>
              <w:right w:w="80" w:type="dxa"/>
            </w:tcMar>
          </w:tcPr>
          <w:p w14:paraId="7F0E0019" w14:textId="77777777" w:rsidR="00187B38" w:rsidRDefault="00E12A47">
            <w:pPr>
              <w:keepNext/>
              <w:spacing w:after="0"/>
              <w:jc w:val="center"/>
            </w:pPr>
            <w:r>
              <w:rPr>
                <w:sz w:val="18"/>
              </w:rPr>
              <w:t>4</w:t>
            </w:r>
          </w:p>
        </w:tc>
        <w:tc>
          <w:tcPr>
            <w:tcW w:w="3685" w:type="dxa"/>
            <w:tcBorders>
              <w:bottom w:val="single" w:sz="4" w:space="0" w:color="E5E2E1"/>
            </w:tcBorders>
            <w:tcMar>
              <w:top w:w="40" w:type="dxa"/>
              <w:left w:w="80" w:type="dxa"/>
              <w:bottom w:w="40" w:type="dxa"/>
              <w:right w:w="80" w:type="dxa"/>
            </w:tcMar>
          </w:tcPr>
          <w:p w14:paraId="5726CC3F" w14:textId="77777777" w:rsidR="00187B38" w:rsidRDefault="00E12A47">
            <w:pPr>
              <w:keepNext/>
              <w:spacing w:after="0"/>
            </w:pPr>
            <w:r>
              <w:rPr>
                <w:sz w:val="18"/>
              </w:rPr>
              <w:t>SG Stans-Engelberg I</w:t>
            </w:r>
          </w:p>
        </w:tc>
        <w:tc>
          <w:tcPr>
            <w:tcW w:w="624" w:type="dxa"/>
            <w:tcBorders>
              <w:bottom w:val="single" w:sz="4" w:space="0" w:color="E5E2E1"/>
            </w:tcBorders>
            <w:tcMar>
              <w:top w:w="40" w:type="dxa"/>
              <w:left w:w="80" w:type="dxa"/>
              <w:bottom w:w="40" w:type="dxa"/>
              <w:right w:w="80" w:type="dxa"/>
            </w:tcMar>
          </w:tcPr>
          <w:p w14:paraId="06766ED2" w14:textId="77777777" w:rsidR="00187B38" w:rsidRDefault="00E12A47">
            <w:pPr>
              <w:keepNext/>
              <w:spacing w:after="0"/>
              <w:jc w:val="center"/>
            </w:pPr>
            <w:r>
              <w:rPr>
                <w:sz w:val="18"/>
              </w:rPr>
              <w:t>18</w:t>
            </w:r>
          </w:p>
        </w:tc>
        <w:tc>
          <w:tcPr>
            <w:tcW w:w="624" w:type="dxa"/>
            <w:tcBorders>
              <w:bottom w:val="single" w:sz="4" w:space="0" w:color="E5E2E1"/>
            </w:tcBorders>
            <w:tcMar>
              <w:top w:w="40" w:type="dxa"/>
              <w:left w:w="80" w:type="dxa"/>
              <w:bottom w:w="40" w:type="dxa"/>
              <w:right w:w="80" w:type="dxa"/>
            </w:tcMar>
          </w:tcPr>
          <w:p w14:paraId="08863147" w14:textId="77777777" w:rsidR="00187B38" w:rsidRDefault="00E12A47">
            <w:pPr>
              <w:keepNext/>
              <w:spacing w:after="0"/>
              <w:jc w:val="center"/>
            </w:pPr>
            <w:r>
              <w:rPr>
                <w:sz w:val="18"/>
              </w:rPr>
              <w:t>9</w:t>
            </w:r>
          </w:p>
        </w:tc>
        <w:tc>
          <w:tcPr>
            <w:tcW w:w="624" w:type="dxa"/>
            <w:tcBorders>
              <w:bottom w:val="single" w:sz="4" w:space="0" w:color="E5E2E1"/>
            </w:tcBorders>
            <w:tcMar>
              <w:top w:w="40" w:type="dxa"/>
              <w:left w:w="80" w:type="dxa"/>
              <w:bottom w:w="40" w:type="dxa"/>
              <w:right w:w="80" w:type="dxa"/>
            </w:tcMar>
          </w:tcPr>
          <w:p w14:paraId="1F1D331B" w14:textId="77777777" w:rsidR="00187B38" w:rsidRDefault="00E12A47">
            <w:pPr>
              <w:keepNext/>
              <w:spacing w:after="0"/>
              <w:jc w:val="center"/>
            </w:pPr>
            <w:r>
              <w:rPr>
                <w:sz w:val="18"/>
              </w:rPr>
              <w:t>5</w:t>
            </w:r>
          </w:p>
        </w:tc>
        <w:tc>
          <w:tcPr>
            <w:tcW w:w="624" w:type="dxa"/>
            <w:tcBorders>
              <w:bottom w:val="single" w:sz="4" w:space="0" w:color="E5E2E1"/>
            </w:tcBorders>
            <w:tcMar>
              <w:top w:w="40" w:type="dxa"/>
              <w:left w:w="80" w:type="dxa"/>
              <w:bottom w:w="40" w:type="dxa"/>
              <w:right w:w="80" w:type="dxa"/>
            </w:tcMar>
          </w:tcPr>
          <w:p w14:paraId="3E3E6322" w14:textId="77777777" w:rsidR="00187B38" w:rsidRDefault="00E12A47">
            <w:pPr>
              <w:keepNext/>
              <w:spacing w:after="0"/>
              <w:jc w:val="center"/>
            </w:pPr>
            <w:r>
              <w:rPr>
                <w:sz w:val="18"/>
              </w:rPr>
              <w:t>4</w:t>
            </w:r>
          </w:p>
        </w:tc>
        <w:tc>
          <w:tcPr>
            <w:tcW w:w="737" w:type="dxa"/>
            <w:tcBorders>
              <w:bottom w:val="single" w:sz="4" w:space="0" w:color="E5E2E1"/>
            </w:tcBorders>
            <w:tcMar>
              <w:top w:w="40" w:type="dxa"/>
              <w:left w:w="80" w:type="dxa"/>
              <w:bottom w:w="40" w:type="dxa"/>
              <w:right w:w="80" w:type="dxa"/>
            </w:tcMar>
          </w:tcPr>
          <w:p w14:paraId="7A6DDE66" w14:textId="77777777" w:rsidR="00187B38" w:rsidRDefault="00E12A47">
            <w:pPr>
              <w:keepNext/>
              <w:spacing w:after="0"/>
              <w:jc w:val="center"/>
            </w:pPr>
            <w:r>
              <w:rPr>
                <w:sz w:val="18"/>
              </w:rPr>
              <w:t>5</w:t>
            </w:r>
          </w:p>
        </w:tc>
        <w:tc>
          <w:tcPr>
            <w:tcW w:w="1361" w:type="dxa"/>
            <w:tcBorders>
              <w:bottom w:val="single" w:sz="4" w:space="0" w:color="E5E2E1"/>
            </w:tcBorders>
            <w:tcMar>
              <w:top w:w="40" w:type="dxa"/>
              <w:left w:w="80" w:type="dxa"/>
              <w:bottom w:w="40" w:type="dxa"/>
              <w:right w:w="80" w:type="dxa"/>
            </w:tcMar>
          </w:tcPr>
          <w:p w14:paraId="63F9E118" w14:textId="77777777" w:rsidR="00187B38" w:rsidRDefault="00E12A47">
            <w:pPr>
              <w:keepNext/>
              <w:spacing w:after="0"/>
              <w:jc w:val="center"/>
            </w:pPr>
            <w:proofErr w:type="gramStart"/>
            <w:r>
              <w:rPr>
                <w:sz w:val="18"/>
              </w:rPr>
              <w:t>33 :</w:t>
            </w:r>
            <w:proofErr w:type="gramEnd"/>
            <w:r>
              <w:rPr>
                <w:sz w:val="18"/>
              </w:rPr>
              <w:t xml:space="preserve"> 27</w:t>
            </w:r>
          </w:p>
        </w:tc>
        <w:tc>
          <w:tcPr>
            <w:tcW w:w="964" w:type="dxa"/>
            <w:tcBorders>
              <w:bottom w:val="single" w:sz="4" w:space="0" w:color="E5E2E1"/>
            </w:tcBorders>
            <w:tcMar>
              <w:top w:w="40" w:type="dxa"/>
              <w:left w:w="80" w:type="dxa"/>
              <w:bottom w:w="40" w:type="dxa"/>
              <w:right w:w="80" w:type="dxa"/>
            </w:tcMar>
          </w:tcPr>
          <w:p w14:paraId="043D4118" w14:textId="77777777" w:rsidR="00187B38" w:rsidRDefault="00E12A47">
            <w:pPr>
              <w:keepNext/>
              <w:spacing w:after="0"/>
              <w:jc w:val="center"/>
            </w:pPr>
            <w:r>
              <w:rPr>
                <w:sz w:val="18"/>
              </w:rPr>
              <w:t>32</w:t>
            </w:r>
          </w:p>
        </w:tc>
      </w:tr>
      <w:tr w:rsidR="00187B38" w14:paraId="41D63442" w14:textId="77777777">
        <w:trPr>
          <w:cantSplit/>
          <w:jc w:val="center"/>
        </w:trPr>
        <w:tc>
          <w:tcPr>
            <w:tcW w:w="624" w:type="dxa"/>
            <w:tcBorders>
              <w:bottom w:val="single" w:sz="4" w:space="0" w:color="E5E2E1"/>
            </w:tcBorders>
            <w:shd w:val="clear" w:color="F6F2F1" w:fill="F6F2F1"/>
            <w:tcMar>
              <w:top w:w="40" w:type="dxa"/>
              <w:left w:w="80" w:type="dxa"/>
              <w:bottom w:w="40" w:type="dxa"/>
              <w:right w:w="80" w:type="dxa"/>
            </w:tcMar>
          </w:tcPr>
          <w:p w14:paraId="69094190" w14:textId="77777777" w:rsidR="00187B38" w:rsidRDefault="00E12A47">
            <w:pPr>
              <w:keepNext/>
              <w:spacing w:after="0"/>
              <w:jc w:val="center"/>
            </w:pPr>
            <w:r>
              <w:rPr>
                <w:b/>
                <w:sz w:val="18"/>
              </w:rPr>
              <w:t>5</w:t>
            </w:r>
          </w:p>
        </w:tc>
        <w:tc>
          <w:tcPr>
            <w:tcW w:w="3685" w:type="dxa"/>
            <w:tcBorders>
              <w:bottom w:val="single" w:sz="4" w:space="0" w:color="E5E2E1"/>
            </w:tcBorders>
            <w:shd w:val="clear" w:color="F6F2F1" w:fill="F6F2F1"/>
            <w:tcMar>
              <w:top w:w="40" w:type="dxa"/>
              <w:left w:w="80" w:type="dxa"/>
              <w:bottom w:w="40" w:type="dxa"/>
              <w:right w:w="80" w:type="dxa"/>
            </w:tcMar>
          </w:tcPr>
          <w:p w14:paraId="232530D8" w14:textId="77777777" w:rsidR="00187B38" w:rsidRDefault="00E12A47">
            <w:pPr>
              <w:keepNext/>
              <w:spacing w:after="0"/>
            </w:pPr>
            <w:r>
              <w:rPr>
                <w:b/>
                <w:sz w:val="18"/>
              </w:rPr>
              <w:t>Team Uri FFU</w:t>
            </w:r>
          </w:p>
        </w:tc>
        <w:tc>
          <w:tcPr>
            <w:tcW w:w="624" w:type="dxa"/>
            <w:tcBorders>
              <w:bottom w:val="single" w:sz="4" w:space="0" w:color="E5E2E1"/>
            </w:tcBorders>
            <w:shd w:val="clear" w:color="F6F2F1" w:fill="F6F2F1"/>
            <w:tcMar>
              <w:top w:w="40" w:type="dxa"/>
              <w:left w:w="80" w:type="dxa"/>
              <w:bottom w:w="40" w:type="dxa"/>
              <w:right w:w="80" w:type="dxa"/>
            </w:tcMar>
          </w:tcPr>
          <w:p w14:paraId="64CF87C9" w14:textId="77777777" w:rsidR="00187B38" w:rsidRDefault="00E12A47">
            <w:pPr>
              <w:keepNext/>
              <w:spacing w:after="0"/>
              <w:jc w:val="center"/>
            </w:pPr>
            <w:r>
              <w:rPr>
                <w:b/>
                <w:sz w:val="18"/>
              </w:rPr>
              <w:t>18</w:t>
            </w:r>
          </w:p>
        </w:tc>
        <w:tc>
          <w:tcPr>
            <w:tcW w:w="624" w:type="dxa"/>
            <w:tcBorders>
              <w:bottom w:val="single" w:sz="4" w:space="0" w:color="E5E2E1"/>
            </w:tcBorders>
            <w:shd w:val="clear" w:color="F6F2F1" w:fill="F6F2F1"/>
            <w:tcMar>
              <w:top w:w="40" w:type="dxa"/>
              <w:left w:w="80" w:type="dxa"/>
              <w:bottom w:w="40" w:type="dxa"/>
              <w:right w:w="80" w:type="dxa"/>
            </w:tcMar>
          </w:tcPr>
          <w:p w14:paraId="08992881" w14:textId="77777777" w:rsidR="00187B38" w:rsidRDefault="00E12A47">
            <w:pPr>
              <w:keepNext/>
              <w:spacing w:after="0"/>
              <w:jc w:val="center"/>
            </w:pPr>
            <w:r>
              <w:rPr>
                <w:b/>
                <w:sz w:val="18"/>
              </w:rPr>
              <w:t>9</w:t>
            </w:r>
          </w:p>
        </w:tc>
        <w:tc>
          <w:tcPr>
            <w:tcW w:w="624" w:type="dxa"/>
            <w:tcBorders>
              <w:bottom w:val="single" w:sz="4" w:space="0" w:color="E5E2E1"/>
            </w:tcBorders>
            <w:shd w:val="clear" w:color="F6F2F1" w:fill="F6F2F1"/>
            <w:tcMar>
              <w:top w:w="40" w:type="dxa"/>
              <w:left w:w="80" w:type="dxa"/>
              <w:bottom w:w="40" w:type="dxa"/>
              <w:right w:w="80" w:type="dxa"/>
            </w:tcMar>
          </w:tcPr>
          <w:p w14:paraId="76B3815A" w14:textId="77777777" w:rsidR="00187B38" w:rsidRDefault="00E12A47">
            <w:pPr>
              <w:keepNext/>
              <w:spacing w:after="0"/>
              <w:jc w:val="center"/>
            </w:pPr>
            <w:r>
              <w:rPr>
                <w:b/>
                <w:sz w:val="18"/>
              </w:rPr>
              <w:t>4</w:t>
            </w:r>
          </w:p>
        </w:tc>
        <w:tc>
          <w:tcPr>
            <w:tcW w:w="624" w:type="dxa"/>
            <w:tcBorders>
              <w:bottom w:val="single" w:sz="4" w:space="0" w:color="E5E2E1"/>
            </w:tcBorders>
            <w:shd w:val="clear" w:color="F6F2F1" w:fill="F6F2F1"/>
            <w:tcMar>
              <w:top w:w="40" w:type="dxa"/>
              <w:left w:w="80" w:type="dxa"/>
              <w:bottom w:w="40" w:type="dxa"/>
              <w:right w:w="80" w:type="dxa"/>
            </w:tcMar>
          </w:tcPr>
          <w:p w14:paraId="5F764524" w14:textId="77777777" w:rsidR="00187B38" w:rsidRDefault="00E12A47">
            <w:pPr>
              <w:keepNext/>
              <w:spacing w:after="0"/>
              <w:jc w:val="center"/>
            </w:pPr>
            <w:r>
              <w:rPr>
                <w:b/>
                <w:sz w:val="18"/>
              </w:rPr>
              <w:t>5</w:t>
            </w:r>
          </w:p>
        </w:tc>
        <w:tc>
          <w:tcPr>
            <w:tcW w:w="737" w:type="dxa"/>
            <w:tcBorders>
              <w:bottom w:val="single" w:sz="4" w:space="0" w:color="E5E2E1"/>
            </w:tcBorders>
            <w:shd w:val="clear" w:color="F6F2F1" w:fill="F6F2F1"/>
            <w:tcMar>
              <w:top w:w="40" w:type="dxa"/>
              <w:left w:w="80" w:type="dxa"/>
              <w:bottom w:w="40" w:type="dxa"/>
              <w:right w:w="80" w:type="dxa"/>
            </w:tcMar>
          </w:tcPr>
          <w:p w14:paraId="5747620C" w14:textId="77777777" w:rsidR="00187B38" w:rsidRDefault="00E12A47">
            <w:pPr>
              <w:keepNext/>
              <w:spacing w:after="0"/>
              <w:jc w:val="center"/>
            </w:pPr>
            <w:r>
              <w:rPr>
                <w:b/>
                <w:sz w:val="18"/>
              </w:rPr>
              <w:t>6</w:t>
            </w:r>
          </w:p>
        </w:tc>
        <w:tc>
          <w:tcPr>
            <w:tcW w:w="1361" w:type="dxa"/>
            <w:tcBorders>
              <w:bottom w:val="single" w:sz="4" w:space="0" w:color="E5E2E1"/>
            </w:tcBorders>
            <w:shd w:val="clear" w:color="F6F2F1" w:fill="F6F2F1"/>
            <w:tcMar>
              <w:top w:w="40" w:type="dxa"/>
              <w:left w:w="80" w:type="dxa"/>
              <w:bottom w:w="40" w:type="dxa"/>
              <w:right w:w="80" w:type="dxa"/>
            </w:tcMar>
          </w:tcPr>
          <w:p w14:paraId="68895CBE" w14:textId="77777777" w:rsidR="00187B38" w:rsidRDefault="00E12A47">
            <w:pPr>
              <w:keepNext/>
              <w:spacing w:after="0"/>
              <w:jc w:val="center"/>
            </w:pPr>
            <w:proofErr w:type="gramStart"/>
            <w:r>
              <w:rPr>
                <w:b/>
                <w:sz w:val="18"/>
              </w:rPr>
              <w:t>38 :</w:t>
            </w:r>
            <w:proofErr w:type="gramEnd"/>
            <w:r>
              <w:rPr>
                <w:b/>
                <w:sz w:val="18"/>
              </w:rPr>
              <w:t xml:space="preserve"> 29</w:t>
            </w:r>
          </w:p>
        </w:tc>
        <w:tc>
          <w:tcPr>
            <w:tcW w:w="964" w:type="dxa"/>
            <w:tcBorders>
              <w:bottom w:val="single" w:sz="4" w:space="0" w:color="E5E2E1"/>
            </w:tcBorders>
            <w:shd w:val="clear" w:color="F6F2F1" w:fill="F6F2F1"/>
            <w:tcMar>
              <w:top w:w="40" w:type="dxa"/>
              <w:left w:w="80" w:type="dxa"/>
              <w:bottom w:w="40" w:type="dxa"/>
              <w:right w:w="80" w:type="dxa"/>
            </w:tcMar>
          </w:tcPr>
          <w:p w14:paraId="78B7E4EC" w14:textId="77777777" w:rsidR="00187B38" w:rsidRDefault="00E12A47">
            <w:pPr>
              <w:keepNext/>
              <w:spacing w:after="0"/>
              <w:jc w:val="center"/>
            </w:pPr>
            <w:r>
              <w:rPr>
                <w:b/>
                <w:sz w:val="18"/>
              </w:rPr>
              <w:t>31</w:t>
            </w:r>
          </w:p>
        </w:tc>
      </w:tr>
      <w:tr w:rsidR="00187B38" w14:paraId="1FB11D9F" w14:textId="77777777">
        <w:trPr>
          <w:cantSplit/>
          <w:jc w:val="center"/>
        </w:trPr>
        <w:tc>
          <w:tcPr>
            <w:tcW w:w="624" w:type="dxa"/>
            <w:tcBorders>
              <w:bottom w:val="single" w:sz="4" w:space="0" w:color="E5E2E1"/>
            </w:tcBorders>
            <w:tcMar>
              <w:top w:w="40" w:type="dxa"/>
              <w:left w:w="80" w:type="dxa"/>
              <w:bottom w:w="40" w:type="dxa"/>
              <w:right w:w="80" w:type="dxa"/>
            </w:tcMar>
          </w:tcPr>
          <w:p w14:paraId="519FB1D9" w14:textId="77777777" w:rsidR="00187B38" w:rsidRDefault="00E12A47">
            <w:pPr>
              <w:keepNext/>
              <w:spacing w:after="0"/>
              <w:jc w:val="center"/>
            </w:pPr>
            <w:r>
              <w:rPr>
                <w:sz w:val="18"/>
              </w:rPr>
              <w:t>6</w:t>
            </w:r>
          </w:p>
        </w:tc>
        <w:tc>
          <w:tcPr>
            <w:tcW w:w="3685" w:type="dxa"/>
            <w:tcBorders>
              <w:bottom w:val="single" w:sz="4" w:space="0" w:color="E5E2E1"/>
            </w:tcBorders>
            <w:tcMar>
              <w:top w:w="40" w:type="dxa"/>
              <w:left w:w="80" w:type="dxa"/>
              <w:bottom w:w="40" w:type="dxa"/>
              <w:right w:w="80" w:type="dxa"/>
            </w:tcMar>
          </w:tcPr>
          <w:p w14:paraId="7676C4EB" w14:textId="77777777" w:rsidR="00187B38" w:rsidRDefault="00E12A47">
            <w:pPr>
              <w:keepNext/>
              <w:spacing w:after="0"/>
            </w:pPr>
            <w:r>
              <w:rPr>
                <w:sz w:val="18"/>
              </w:rPr>
              <w:t>SG Obwalden I</w:t>
            </w:r>
          </w:p>
        </w:tc>
        <w:tc>
          <w:tcPr>
            <w:tcW w:w="624" w:type="dxa"/>
            <w:tcBorders>
              <w:bottom w:val="single" w:sz="4" w:space="0" w:color="E5E2E1"/>
            </w:tcBorders>
            <w:tcMar>
              <w:top w:w="40" w:type="dxa"/>
              <w:left w:w="80" w:type="dxa"/>
              <w:bottom w:w="40" w:type="dxa"/>
              <w:right w:w="80" w:type="dxa"/>
            </w:tcMar>
          </w:tcPr>
          <w:p w14:paraId="456D6B93" w14:textId="77777777" w:rsidR="00187B38" w:rsidRDefault="00E12A47">
            <w:pPr>
              <w:keepNext/>
              <w:spacing w:after="0"/>
              <w:jc w:val="center"/>
            </w:pPr>
            <w:r>
              <w:rPr>
                <w:sz w:val="18"/>
              </w:rPr>
              <w:t>18</w:t>
            </w:r>
          </w:p>
        </w:tc>
        <w:tc>
          <w:tcPr>
            <w:tcW w:w="624" w:type="dxa"/>
            <w:tcBorders>
              <w:bottom w:val="single" w:sz="4" w:space="0" w:color="E5E2E1"/>
            </w:tcBorders>
            <w:tcMar>
              <w:top w:w="40" w:type="dxa"/>
              <w:left w:w="80" w:type="dxa"/>
              <w:bottom w:w="40" w:type="dxa"/>
              <w:right w:w="80" w:type="dxa"/>
            </w:tcMar>
          </w:tcPr>
          <w:p w14:paraId="11C4B827" w14:textId="77777777" w:rsidR="00187B38" w:rsidRDefault="00E12A47">
            <w:pPr>
              <w:keepNext/>
              <w:spacing w:after="0"/>
              <w:jc w:val="center"/>
            </w:pPr>
            <w:r>
              <w:rPr>
                <w:sz w:val="18"/>
              </w:rPr>
              <w:t>9</w:t>
            </w:r>
          </w:p>
        </w:tc>
        <w:tc>
          <w:tcPr>
            <w:tcW w:w="624" w:type="dxa"/>
            <w:tcBorders>
              <w:bottom w:val="single" w:sz="4" w:space="0" w:color="E5E2E1"/>
            </w:tcBorders>
            <w:tcMar>
              <w:top w:w="40" w:type="dxa"/>
              <w:left w:w="80" w:type="dxa"/>
              <w:bottom w:w="40" w:type="dxa"/>
              <w:right w:w="80" w:type="dxa"/>
            </w:tcMar>
          </w:tcPr>
          <w:p w14:paraId="42D96A2A" w14:textId="77777777" w:rsidR="00187B38" w:rsidRDefault="00E12A47">
            <w:pPr>
              <w:keepNext/>
              <w:spacing w:after="0"/>
              <w:jc w:val="center"/>
            </w:pPr>
            <w:r>
              <w:rPr>
                <w:sz w:val="18"/>
              </w:rPr>
              <w:t>2</w:t>
            </w:r>
          </w:p>
        </w:tc>
        <w:tc>
          <w:tcPr>
            <w:tcW w:w="624" w:type="dxa"/>
            <w:tcBorders>
              <w:bottom w:val="single" w:sz="4" w:space="0" w:color="E5E2E1"/>
            </w:tcBorders>
            <w:tcMar>
              <w:top w:w="40" w:type="dxa"/>
              <w:left w:w="80" w:type="dxa"/>
              <w:bottom w:w="40" w:type="dxa"/>
              <w:right w:w="80" w:type="dxa"/>
            </w:tcMar>
          </w:tcPr>
          <w:p w14:paraId="29CA975D" w14:textId="77777777" w:rsidR="00187B38" w:rsidRDefault="00E12A47">
            <w:pPr>
              <w:keepNext/>
              <w:spacing w:after="0"/>
              <w:jc w:val="center"/>
            </w:pPr>
            <w:r>
              <w:rPr>
                <w:sz w:val="18"/>
              </w:rPr>
              <w:t>7</w:t>
            </w:r>
          </w:p>
        </w:tc>
        <w:tc>
          <w:tcPr>
            <w:tcW w:w="737" w:type="dxa"/>
            <w:tcBorders>
              <w:bottom w:val="single" w:sz="4" w:space="0" w:color="E5E2E1"/>
            </w:tcBorders>
            <w:tcMar>
              <w:top w:w="40" w:type="dxa"/>
              <w:left w:w="80" w:type="dxa"/>
              <w:bottom w:w="40" w:type="dxa"/>
              <w:right w:w="80" w:type="dxa"/>
            </w:tcMar>
          </w:tcPr>
          <w:p w14:paraId="5C1D96E9" w14:textId="77777777" w:rsidR="00187B38" w:rsidRDefault="00E12A47">
            <w:pPr>
              <w:keepNext/>
              <w:spacing w:after="0"/>
              <w:jc w:val="center"/>
            </w:pPr>
            <w:r>
              <w:rPr>
                <w:sz w:val="18"/>
              </w:rPr>
              <w:t>2</w:t>
            </w:r>
          </w:p>
        </w:tc>
        <w:tc>
          <w:tcPr>
            <w:tcW w:w="1361" w:type="dxa"/>
            <w:tcBorders>
              <w:bottom w:val="single" w:sz="4" w:space="0" w:color="E5E2E1"/>
            </w:tcBorders>
            <w:tcMar>
              <w:top w:w="40" w:type="dxa"/>
              <w:left w:w="80" w:type="dxa"/>
              <w:bottom w:w="40" w:type="dxa"/>
              <w:right w:w="80" w:type="dxa"/>
            </w:tcMar>
          </w:tcPr>
          <w:p w14:paraId="76335776" w14:textId="77777777" w:rsidR="00187B38" w:rsidRDefault="00E12A47">
            <w:pPr>
              <w:keepNext/>
              <w:spacing w:after="0"/>
              <w:jc w:val="center"/>
            </w:pPr>
            <w:proofErr w:type="gramStart"/>
            <w:r>
              <w:rPr>
                <w:sz w:val="18"/>
              </w:rPr>
              <w:t>36 :</w:t>
            </w:r>
            <w:proofErr w:type="gramEnd"/>
            <w:r>
              <w:rPr>
                <w:sz w:val="18"/>
              </w:rPr>
              <w:t xml:space="preserve"> 43</w:t>
            </w:r>
          </w:p>
        </w:tc>
        <w:tc>
          <w:tcPr>
            <w:tcW w:w="964" w:type="dxa"/>
            <w:tcBorders>
              <w:bottom w:val="single" w:sz="4" w:space="0" w:color="E5E2E1"/>
            </w:tcBorders>
            <w:tcMar>
              <w:top w:w="40" w:type="dxa"/>
              <w:left w:w="80" w:type="dxa"/>
              <w:bottom w:w="40" w:type="dxa"/>
              <w:right w:w="80" w:type="dxa"/>
            </w:tcMar>
          </w:tcPr>
          <w:p w14:paraId="2AAF3C82" w14:textId="77777777" w:rsidR="00187B38" w:rsidRDefault="00E12A47">
            <w:pPr>
              <w:keepNext/>
              <w:spacing w:after="0"/>
              <w:jc w:val="center"/>
            </w:pPr>
            <w:r>
              <w:rPr>
                <w:sz w:val="18"/>
              </w:rPr>
              <w:t>29</w:t>
            </w:r>
          </w:p>
        </w:tc>
      </w:tr>
      <w:tr w:rsidR="00187B38" w14:paraId="3C8AFF87" w14:textId="77777777">
        <w:trPr>
          <w:cantSplit/>
          <w:jc w:val="center"/>
        </w:trPr>
        <w:tc>
          <w:tcPr>
            <w:tcW w:w="624" w:type="dxa"/>
            <w:tcBorders>
              <w:bottom w:val="single" w:sz="4" w:space="0" w:color="E5E2E1"/>
            </w:tcBorders>
            <w:tcMar>
              <w:top w:w="40" w:type="dxa"/>
              <w:left w:w="80" w:type="dxa"/>
              <w:bottom w:w="40" w:type="dxa"/>
              <w:right w:w="80" w:type="dxa"/>
            </w:tcMar>
          </w:tcPr>
          <w:p w14:paraId="68CA20CB" w14:textId="77777777" w:rsidR="00187B38" w:rsidRDefault="00E12A47">
            <w:pPr>
              <w:keepNext/>
              <w:spacing w:after="0"/>
              <w:jc w:val="center"/>
            </w:pPr>
            <w:r>
              <w:rPr>
                <w:sz w:val="18"/>
              </w:rPr>
              <w:t>7</w:t>
            </w:r>
          </w:p>
        </w:tc>
        <w:tc>
          <w:tcPr>
            <w:tcW w:w="3685" w:type="dxa"/>
            <w:tcBorders>
              <w:bottom w:val="single" w:sz="4" w:space="0" w:color="E5E2E1"/>
            </w:tcBorders>
            <w:tcMar>
              <w:top w:w="40" w:type="dxa"/>
              <w:left w:w="80" w:type="dxa"/>
              <w:bottom w:w="40" w:type="dxa"/>
              <w:right w:w="80" w:type="dxa"/>
            </w:tcMar>
          </w:tcPr>
          <w:p w14:paraId="2D590941" w14:textId="77777777" w:rsidR="00187B38" w:rsidRDefault="00E12A47">
            <w:pPr>
              <w:keepNext/>
              <w:spacing w:after="0"/>
            </w:pPr>
            <w:r>
              <w:rPr>
                <w:sz w:val="18"/>
              </w:rPr>
              <w:t xml:space="preserve">Frauen </w:t>
            </w:r>
            <w:proofErr w:type="spellStart"/>
            <w:r>
              <w:rPr>
                <w:sz w:val="18"/>
              </w:rPr>
              <w:t>Rottal-Malters</w:t>
            </w:r>
            <w:proofErr w:type="spellEnd"/>
          </w:p>
        </w:tc>
        <w:tc>
          <w:tcPr>
            <w:tcW w:w="624" w:type="dxa"/>
            <w:tcBorders>
              <w:bottom w:val="single" w:sz="4" w:space="0" w:color="E5E2E1"/>
            </w:tcBorders>
            <w:tcMar>
              <w:top w:w="40" w:type="dxa"/>
              <w:left w:w="80" w:type="dxa"/>
              <w:bottom w:w="40" w:type="dxa"/>
              <w:right w:w="80" w:type="dxa"/>
            </w:tcMar>
          </w:tcPr>
          <w:p w14:paraId="4BC4BF9B" w14:textId="77777777" w:rsidR="00187B38" w:rsidRDefault="00E12A47">
            <w:pPr>
              <w:keepNext/>
              <w:spacing w:after="0"/>
              <w:jc w:val="center"/>
            </w:pPr>
            <w:r>
              <w:rPr>
                <w:sz w:val="18"/>
              </w:rPr>
              <w:t>18</w:t>
            </w:r>
          </w:p>
        </w:tc>
        <w:tc>
          <w:tcPr>
            <w:tcW w:w="624" w:type="dxa"/>
            <w:tcBorders>
              <w:bottom w:val="single" w:sz="4" w:space="0" w:color="E5E2E1"/>
            </w:tcBorders>
            <w:tcMar>
              <w:top w:w="40" w:type="dxa"/>
              <w:left w:w="80" w:type="dxa"/>
              <w:bottom w:w="40" w:type="dxa"/>
              <w:right w:w="80" w:type="dxa"/>
            </w:tcMar>
          </w:tcPr>
          <w:p w14:paraId="55F7719A" w14:textId="77777777" w:rsidR="00187B38" w:rsidRDefault="00E12A47">
            <w:pPr>
              <w:keepNext/>
              <w:spacing w:after="0"/>
              <w:jc w:val="center"/>
            </w:pPr>
            <w:r>
              <w:rPr>
                <w:sz w:val="18"/>
              </w:rPr>
              <w:t>6</w:t>
            </w:r>
          </w:p>
        </w:tc>
        <w:tc>
          <w:tcPr>
            <w:tcW w:w="624" w:type="dxa"/>
            <w:tcBorders>
              <w:bottom w:val="single" w:sz="4" w:space="0" w:color="E5E2E1"/>
            </w:tcBorders>
            <w:tcMar>
              <w:top w:w="40" w:type="dxa"/>
              <w:left w:w="80" w:type="dxa"/>
              <w:bottom w:w="40" w:type="dxa"/>
              <w:right w:w="80" w:type="dxa"/>
            </w:tcMar>
          </w:tcPr>
          <w:p w14:paraId="10CE080D" w14:textId="77777777" w:rsidR="00187B38" w:rsidRDefault="00E12A47">
            <w:pPr>
              <w:keepNext/>
              <w:spacing w:after="0"/>
              <w:jc w:val="center"/>
            </w:pPr>
            <w:r>
              <w:rPr>
                <w:sz w:val="18"/>
              </w:rPr>
              <w:t>3</w:t>
            </w:r>
          </w:p>
        </w:tc>
        <w:tc>
          <w:tcPr>
            <w:tcW w:w="624" w:type="dxa"/>
            <w:tcBorders>
              <w:bottom w:val="single" w:sz="4" w:space="0" w:color="E5E2E1"/>
            </w:tcBorders>
            <w:tcMar>
              <w:top w:w="40" w:type="dxa"/>
              <w:left w:w="80" w:type="dxa"/>
              <w:bottom w:w="40" w:type="dxa"/>
              <w:right w:w="80" w:type="dxa"/>
            </w:tcMar>
          </w:tcPr>
          <w:p w14:paraId="4B178BCD" w14:textId="77777777" w:rsidR="00187B38" w:rsidRDefault="00E12A47">
            <w:pPr>
              <w:keepNext/>
              <w:spacing w:after="0"/>
              <w:jc w:val="center"/>
            </w:pPr>
            <w:r>
              <w:rPr>
                <w:sz w:val="18"/>
              </w:rPr>
              <w:t>9</w:t>
            </w:r>
          </w:p>
        </w:tc>
        <w:tc>
          <w:tcPr>
            <w:tcW w:w="737" w:type="dxa"/>
            <w:tcBorders>
              <w:bottom w:val="single" w:sz="4" w:space="0" w:color="E5E2E1"/>
            </w:tcBorders>
            <w:tcMar>
              <w:top w:w="40" w:type="dxa"/>
              <w:left w:w="80" w:type="dxa"/>
              <w:bottom w:w="40" w:type="dxa"/>
              <w:right w:w="80" w:type="dxa"/>
            </w:tcMar>
          </w:tcPr>
          <w:p w14:paraId="615B1056" w14:textId="77777777" w:rsidR="00187B38" w:rsidRDefault="00E12A47">
            <w:pPr>
              <w:keepNext/>
              <w:spacing w:after="0"/>
              <w:jc w:val="center"/>
            </w:pPr>
            <w:r>
              <w:rPr>
                <w:sz w:val="18"/>
              </w:rPr>
              <w:t>7</w:t>
            </w:r>
          </w:p>
        </w:tc>
        <w:tc>
          <w:tcPr>
            <w:tcW w:w="1361" w:type="dxa"/>
            <w:tcBorders>
              <w:bottom w:val="single" w:sz="4" w:space="0" w:color="E5E2E1"/>
            </w:tcBorders>
            <w:tcMar>
              <w:top w:w="40" w:type="dxa"/>
              <w:left w:w="80" w:type="dxa"/>
              <w:bottom w:w="40" w:type="dxa"/>
              <w:right w:w="80" w:type="dxa"/>
            </w:tcMar>
          </w:tcPr>
          <w:p w14:paraId="7D8E9D6A" w14:textId="77777777" w:rsidR="00187B38" w:rsidRDefault="00E12A47">
            <w:pPr>
              <w:keepNext/>
              <w:spacing w:after="0"/>
              <w:jc w:val="center"/>
            </w:pPr>
            <w:proofErr w:type="gramStart"/>
            <w:r>
              <w:rPr>
                <w:sz w:val="18"/>
              </w:rPr>
              <w:t>46 :</w:t>
            </w:r>
            <w:proofErr w:type="gramEnd"/>
            <w:r>
              <w:rPr>
                <w:sz w:val="18"/>
              </w:rPr>
              <w:t xml:space="preserve"> 41</w:t>
            </w:r>
          </w:p>
        </w:tc>
        <w:tc>
          <w:tcPr>
            <w:tcW w:w="964" w:type="dxa"/>
            <w:tcBorders>
              <w:bottom w:val="single" w:sz="4" w:space="0" w:color="E5E2E1"/>
            </w:tcBorders>
            <w:tcMar>
              <w:top w:w="40" w:type="dxa"/>
              <w:left w:w="80" w:type="dxa"/>
              <w:bottom w:w="40" w:type="dxa"/>
              <w:right w:w="80" w:type="dxa"/>
            </w:tcMar>
          </w:tcPr>
          <w:p w14:paraId="6339D41B" w14:textId="77777777" w:rsidR="00187B38" w:rsidRDefault="00E12A47">
            <w:pPr>
              <w:keepNext/>
              <w:spacing w:after="0"/>
              <w:jc w:val="center"/>
            </w:pPr>
            <w:r>
              <w:rPr>
                <w:sz w:val="18"/>
              </w:rPr>
              <w:t>21</w:t>
            </w:r>
          </w:p>
        </w:tc>
      </w:tr>
      <w:tr w:rsidR="00187B38" w14:paraId="2F460038" w14:textId="77777777">
        <w:trPr>
          <w:cantSplit/>
          <w:jc w:val="center"/>
        </w:trPr>
        <w:tc>
          <w:tcPr>
            <w:tcW w:w="624" w:type="dxa"/>
            <w:tcBorders>
              <w:bottom w:val="single" w:sz="4" w:space="0" w:color="E5E2E1"/>
            </w:tcBorders>
            <w:tcMar>
              <w:top w:w="40" w:type="dxa"/>
              <w:left w:w="80" w:type="dxa"/>
              <w:bottom w:w="40" w:type="dxa"/>
              <w:right w:w="80" w:type="dxa"/>
            </w:tcMar>
          </w:tcPr>
          <w:p w14:paraId="3B79B137" w14:textId="77777777" w:rsidR="00187B38" w:rsidRDefault="00E12A47">
            <w:pPr>
              <w:keepNext/>
              <w:spacing w:after="0"/>
              <w:jc w:val="center"/>
            </w:pPr>
            <w:r>
              <w:rPr>
                <w:sz w:val="18"/>
              </w:rPr>
              <w:t>8</w:t>
            </w:r>
          </w:p>
        </w:tc>
        <w:tc>
          <w:tcPr>
            <w:tcW w:w="3685" w:type="dxa"/>
            <w:tcBorders>
              <w:bottom w:val="single" w:sz="4" w:space="0" w:color="E5E2E1"/>
            </w:tcBorders>
            <w:tcMar>
              <w:top w:w="40" w:type="dxa"/>
              <w:left w:w="80" w:type="dxa"/>
              <w:bottom w:w="40" w:type="dxa"/>
              <w:right w:w="80" w:type="dxa"/>
            </w:tcMar>
          </w:tcPr>
          <w:p w14:paraId="46905649" w14:textId="77777777" w:rsidR="00187B38" w:rsidRDefault="00E12A47">
            <w:pPr>
              <w:keepNext/>
              <w:spacing w:after="0"/>
            </w:pPr>
            <w:r>
              <w:rPr>
                <w:sz w:val="18"/>
              </w:rPr>
              <w:t xml:space="preserve">SC </w:t>
            </w:r>
            <w:proofErr w:type="spellStart"/>
            <w:r>
              <w:rPr>
                <w:sz w:val="18"/>
              </w:rPr>
              <w:t>Nebikon</w:t>
            </w:r>
            <w:proofErr w:type="spellEnd"/>
          </w:p>
        </w:tc>
        <w:tc>
          <w:tcPr>
            <w:tcW w:w="624" w:type="dxa"/>
            <w:tcBorders>
              <w:bottom w:val="single" w:sz="4" w:space="0" w:color="E5E2E1"/>
            </w:tcBorders>
            <w:tcMar>
              <w:top w:w="40" w:type="dxa"/>
              <w:left w:w="80" w:type="dxa"/>
              <w:bottom w:w="40" w:type="dxa"/>
              <w:right w:w="80" w:type="dxa"/>
            </w:tcMar>
          </w:tcPr>
          <w:p w14:paraId="2A4AF70D" w14:textId="77777777" w:rsidR="00187B38" w:rsidRDefault="00E12A47">
            <w:pPr>
              <w:keepNext/>
              <w:spacing w:after="0"/>
              <w:jc w:val="center"/>
            </w:pPr>
            <w:r>
              <w:rPr>
                <w:sz w:val="18"/>
              </w:rPr>
              <w:t>18</w:t>
            </w:r>
          </w:p>
        </w:tc>
        <w:tc>
          <w:tcPr>
            <w:tcW w:w="624" w:type="dxa"/>
            <w:tcBorders>
              <w:bottom w:val="single" w:sz="4" w:space="0" w:color="E5E2E1"/>
            </w:tcBorders>
            <w:tcMar>
              <w:top w:w="40" w:type="dxa"/>
              <w:left w:w="80" w:type="dxa"/>
              <w:bottom w:w="40" w:type="dxa"/>
              <w:right w:w="80" w:type="dxa"/>
            </w:tcMar>
          </w:tcPr>
          <w:p w14:paraId="18F480F8" w14:textId="77777777" w:rsidR="00187B38" w:rsidRDefault="00E12A47">
            <w:pPr>
              <w:keepNext/>
              <w:spacing w:after="0"/>
              <w:jc w:val="center"/>
            </w:pPr>
            <w:r>
              <w:rPr>
                <w:sz w:val="18"/>
              </w:rPr>
              <w:t>4</w:t>
            </w:r>
          </w:p>
        </w:tc>
        <w:tc>
          <w:tcPr>
            <w:tcW w:w="624" w:type="dxa"/>
            <w:tcBorders>
              <w:bottom w:val="single" w:sz="4" w:space="0" w:color="E5E2E1"/>
            </w:tcBorders>
            <w:tcMar>
              <w:top w:w="40" w:type="dxa"/>
              <w:left w:w="80" w:type="dxa"/>
              <w:bottom w:w="40" w:type="dxa"/>
              <w:right w:w="80" w:type="dxa"/>
            </w:tcMar>
          </w:tcPr>
          <w:p w14:paraId="77047C5D" w14:textId="77777777" w:rsidR="00187B38" w:rsidRDefault="00E12A47">
            <w:pPr>
              <w:keepNext/>
              <w:spacing w:after="0"/>
              <w:jc w:val="center"/>
            </w:pPr>
            <w:r>
              <w:rPr>
                <w:sz w:val="18"/>
              </w:rPr>
              <w:t>1</w:t>
            </w:r>
          </w:p>
        </w:tc>
        <w:tc>
          <w:tcPr>
            <w:tcW w:w="624" w:type="dxa"/>
            <w:tcBorders>
              <w:bottom w:val="single" w:sz="4" w:space="0" w:color="E5E2E1"/>
            </w:tcBorders>
            <w:tcMar>
              <w:top w:w="40" w:type="dxa"/>
              <w:left w:w="80" w:type="dxa"/>
              <w:bottom w:w="40" w:type="dxa"/>
              <w:right w:w="80" w:type="dxa"/>
            </w:tcMar>
          </w:tcPr>
          <w:p w14:paraId="0223E690" w14:textId="77777777" w:rsidR="00187B38" w:rsidRDefault="00E12A47">
            <w:pPr>
              <w:keepNext/>
              <w:spacing w:after="0"/>
              <w:jc w:val="center"/>
            </w:pPr>
            <w:r>
              <w:rPr>
                <w:sz w:val="18"/>
              </w:rPr>
              <w:t>13</w:t>
            </w:r>
          </w:p>
        </w:tc>
        <w:tc>
          <w:tcPr>
            <w:tcW w:w="737" w:type="dxa"/>
            <w:tcBorders>
              <w:bottom w:val="single" w:sz="4" w:space="0" w:color="E5E2E1"/>
            </w:tcBorders>
            <w:tcMar>
              <w:top w:w="40" w:type="dxa"/>
              <w:left w:w="80" w:type="dxa"/>
              <w:bottom w:w="40" w:type="dxa"/>
              <w:right w:w="80" w:type="dxa"/>
            </w:tcMar>
          </w:tcPr>
          <w:p w14:paraId="3650CFA5" w14:textId="77777777" w:rsidR="00187B38" w:rsidRDefault="00E12A47">
            <w:pPr>
              <w:keepNext/>
              <w:spacing w:after="0"/>
              <w:jc w:val="center"/>
            </w:pPr>
            <w:r>
              <w:rPr>
                <w:sz w:val="18"/>
              </w:rPr>
              <w:t>7</w:t>
            </w:r>
          </w:p>
        </w:tc>
        <w:tc>
          <w:tcPr>
            <w:tcW w:w="1361" w:type="dxa"/>
            <w:tcBorders>
              <w:bottom w:val="single" w:sz="4" w:space="0" w:color="E5E2E1"/>
            </w:tcBorders>
            <w:tcMar>
              <w:top w:w="40" w:type="dxa"/>
              <w:left w:w="80" w:type="dxa"/>
              <w:bottom w:w="40" w:type="dxa"/>
              <w:right w:w="80" w:type="dxa"/>
            </w:tcMar>
          </w:tcPr>
          <w:p w14:paraId="553AC2A9" w14:textId="77777777" w:rsidR="00187B38" w:rsidRDefault="00E12A47">
            <w:pPr>
              <w:keepNext/>
              <w:spacing w:after="0"/>
              <w:jc w:val="center"/>
            </w:pPr>
            <w:proofErr w:type="gramStart"/>
            <w:r>
              <w:rPr>
                <w:sz w:val="18"/>
              </w:rPr>
              <w:t>21 :</w:t>
            </w:r>
            <w:proofErr w:type="gramEnd"/>
            <w:r>
              <w:rPr>
                <w:sz w:val="18"/>
              </w:rPr>
              <w:t xml:space="preserve"> 41</w:t>
            </w:r>
          </w:p>
        </w:tc>
        <w:tc>
          <w:tcPr>
            <w:tcW w:w="964" w:type="dxa"/>
            <w:tcBorders>
              <w:bottom w:val="single" w:sz="4" w:space="0" w:color="E5E2E1"/>
            </w:tcBorders>
            <w:tcMar>
              <w:top w:w="40" w:type="dxa"/>
              <w:left w:w="80" w:type="dxa"/>
              <w:bottom w:w="40" w:type="dxa"/>
              <w:right w:w="80" w:type="dxa"/>
            </w:tcMar>
          </w:tcPr>
          <w:p w14:paraId="4A4AB672" w14:textId="77777777" w:rsidR="00187B38" w:rsidRDefault="00E12A47">
            <w:pPr>
              <w:keepNext/>
              <w:spacing w:after="0"/>
              <w:jc w:val="center"/>
            </w:pPr>
            <w:r>
              <w:rPr>
                <w:sz w:val="18"/>
              </w:rPr>
              <w:t>13</w:t>
            </w:r>
          </w:p>
        </w:tc>
      </w:tr>
      <w:tr w:rsidR="00187B38" w14:paraId="6FA4EE6D" w14:textId="77777777">
        <w:trPr>
          <w:cantSplit/>
          <w:jc w:val="center"/>
        </w:trPr>
        <w:tc>
          <w:tcPr>
            <w:tcW w:w="624" w:type="dxa"/>
            <w:tcBorders>
              <w:bottom w:val="single" w:sz="4" w:space="0" w:color="E5E2E1"/>
            </w:tcBorders>
            <w:tcMar>
              <w:top w:w="40" w:type="dxa"/>
              <w:left w:w="80" w:type="dxa"/>
              <w:bottom w:w="40" w:type="dxa"/>
              <w:right w:w="80" w:type="dxa"/>
            </w:tcMar>
          </w:tcPr>
          <w:p w14:paraId="2B831ECA" w14:textId="77777777" w:rsidR="00187B38" w:rsidRDefault="00E12A47">
            <w:pPr>
              <w:keepNext/>
              <w:spacing w:after="0"/>
              <w:jc w:val="center"/>
            </w:pPr>
            <w:r>
              <w:rPr>
                <w:sz w:val="18"/>
              </w:rPr>
              <w:t>9</w:t>
            </w:r>
          </w:p>
        </w:tc>
        <w:tc>
          <w:tcPr>
            <w:tcW w:w="3685" w:type="dxa"/>
            <w:tcBorders>
              <w:bottom w:val="single" w:sz="4" w:space="0" w:color="E5E2E1"/>
            </w:tcBorders>
            <w:tcMar>
              <w:top w:w="40" w:type="dxa"/>
              <w:left w:w="80" w:type="dxa"/>
              <w:bottom w:w="40" w:type="dxa"/>
              <w:right w:w="80" w:type="dxa"/>
            </w:tcMar>
          </w:tcPr>
          <w:p w14:paraId="6040F8EF" w14:textId="77777777" w:rsidR="00187B38" w:rsidRDefault="00E12A47">
            <w:pPr>
              <w:keepNext/>
              <w:spacing w:after="0"/>
            </w:pPr>
            <w:r>
              <w:rPr>
                <w:sz w:val="18"/>
              </w:rPr>
              <w:t>FC Baar II</w:t>
            </w:r>
          </w:p>
        </w:tc>
        <w:tc>
          <w:tcPr>
            <w:tcW w:w="624" w:type="dxa"/>
            <w:tcBorders>
              <w:bottom w:val="single" w:sz="4" w:space="0" w:color="E5E2E1"/>
            </w:tcBorders>
            <w:tcMar>
              <w:top w:w="40" w:type="dxa"/>
              <w:left w:w="80" w:type="dxa"/>
              <w:bottom w:w="40" w:type="dxa"/>
              <w:right w:w="80" w:type="dxa"/>
            </w:tcMar>
          </w:tcPr>
          <w:p w14:paraId="379AC297" w14:textId="77777777" w:rsidR="00187B38" w:rsidRDefault="00E12A47">
            <w:pPr>
              <w:keepNext/>
              <w:spacing w:after="0"/>
              <w:jc w:val="center"/>
            </w:pPr>
            <w:r>
              <w:rPr>
                <w:sz w:val="18"/>
              </w:rPr>
              <w:t>18</w:t>
            </w:r>
          </w:p>
        </w:tc>
        <w:tc>
          <w:tcPr>
            <w:tcW w:w="624" w:type="dxa"/>
            <w:tcBorders>
              <w:bottom w:val="single" w:sz="4" w:space="0" w:color="E5E2E1"/>
            </w:tcBorders>
            <w:tcMar>
              <w:top w:w="40" w:type="dxa"/>
              <w:left w:w="80" w:type="dxa"/>
              <w:bottom w:w="40" w:type="dxa"/>
              <w:right w:w="80" w:type="dxa"/>
            </w:tcMar>
          </w:tcPr>
          <w:p w14:paraId="4727E58F" w14:textId="77777777" w:rsidR="00187B38" w:rsidRDefault="00E12A47">
            <w:pPr>
              <w:keepNext/>
              <w:spacing w:after="0"/>
              <w:jc w:val="center"/>
            </w:pPr>
            <w:r>
              <w:rPr>
                <w:sz w:val="18"/>
              </w:rPr>
              <w:t>3</w:t>
            </w:r>
          </w:p>
        </w:tc>
        <w:tc>
          <w:tcPr>
            <w:tcW w:w="624" w:type="dxa"/>
            <w:tcBorders>
              <w:bottom w:val="single" w:sz="4" w:space="0" w:color="E5E2E1"/>
            </w:tcBorders>
            <w:tcMar>
              <w:top w:w="40" w:type="dxa"/>
              <w:left w:w="80" w:type="dxa"/>
              <w:bottom w:w="40" w:type="dxa"/>
              <w:right w:w="80" w:type="dxa"/>
            </w:tcMar>
          </w:tcPr>
          <w:p w14:paraId="609E7C75" w14:textId="77777777" w:rsidR="00187B38" w:rsidRDefault="00E12A47">
            <w:pPr>
              <w:keepNext/>
              <w:spacing w:after="0"/>
              <w:jc w:val="center"/>
            </w:pPr>
            <w:r>
              <w:rPr>
                <w:sz w:val="18"/>
              </w:rPr>
              <w:t>0</w:t>
            </w:r>
          </w:p>
        </w:tc>
        <w:tc>
          <w:tcPr>
            <w:tcW w:w="624" w:type="dxa"/>
            <w:tcBorders>
              <w:bottom w:val="single" w:sz="4" w:space="0" w:color="E5E2E1"/>
            </w:tcBorders>
            <w:tcMar>
              <w:top w:w="40" w:type="dxa"/>
              <w:left w:w="80" w:type="dxa"/>
              <w:bottom w:w="40" w:type="dxa"/>
              <w:right w:w="80" w:type="dxa"/>
            </w:tcMar>
          </w:tcPr>
          <w:p w14:paraId="3B1988B8" w14:textId="77777777" w:rsidR="00187B38" w:rsidRDefault="00E12A47">
            <w:pPr>
              <w:keepNext/>
              <w:spacing w:after="0"/>
              <w:jc w:val="center"/>
            </w:pPr>
            <w:r>
              <w:rPr>
                <w:sz w:val="18"/>
              </w:rPr>
              <w:t>15</w:t>
            </w:r>
          </w:p>
        </w:tc>
        <w:tc>
          <w:tcPr>
            <w:tcW w:w="737" w:type="dxa"/>
            <w:tcBorders>
              <w:bottom w:val="single" w:sz="4" w:space="0" w:color="E5E2E1"/>
            </w:tcBorders>
            <w:tcMar>
              <w:top w:w="40" w:type="dxa"/>
              <w:left w:w="80" w:type="dxa"/>
              <w:bottom w:w="40" w:type="dxa"/>
              <w:right w:w="80" w:type="dxa"/>
            </w:tcMar>
          </w:tcPr>
          <w:p w14:paraId="5D9ECA1E" w14:textId="77777777" w:rsidR="00187B38" w:rsidRDefault="00E12A47">
            <w:pPr>
              <w:keepNext/>
              <w:spacing w:after="0"/>
              <w:jc w:val="center"/>
            </w:pPr>
            <w:r>
              <w:rPr>
                <w:sz w:val="18"/>
              </w:rPr>
              <w:t>0</w:t>
            </w:r>
          </w:p>
        </w:tc>
        <w:tc>
          <w:tcPr>
            <w:tcW w:w="1361" w:type="dxa"/>
            <w:tcBorders>
              <w:bottom w:val="single" w:sz="4" w:space="0" w:color="E5E2E1"/>
            </w:tcBorders>
            <w:tcMar>
              <w:top w:w="40" w:type="dxa"/>
              <w:left w:w="80" w:type="dxa"/>
              <w:bottom w:w="40" w:type="dxa"/>
              <w:right w:w="80" w:type="dxa"/>
            </w:tcMar>
          </w:tcPr>
          <w:p w14:paraId="2FBCC17B" w14:textId="77777777" w:rsidR="00187B38" w:rsidRDefault="00E12A47">
            <w:pPr>
              <w:keepNext/>
              <w:spacing w:after="0"/>
              <w:jc w:val="center"/>
            </w:pPr>
            <w:proofErr w:type="gramStart"/>
            <w:r>
              <w:rPr>
                <w:sz w:val="18"/>
              </w:rPr>
              <w:t>22 :</w:t>
            </w:r>
            <w:proofErr w:type="gramEnd"/>
            <w:r>
              <w:rPr>
                <w:sz w:val="18"/>
              </w:rPr>
              <w:t xml:space="preserve"> 58</w:t>
            </w:r>
          </w:p>
        </w:tc>
        <w:tc>
          <w:tcPr>
            <w:tcW w:w="964" w:type="dxa"/>
            <w:tcBorders>
              <w:bottom w:val="single" w:sz="4" w:space="0" w:color="E5E2E1"/>
            </w:tcBorders>
            <w:tcMar>
              <w:top w:w="40" w:type="dxa"/>
              <w:left w:w="80" w:type="dxa"/>
              <w:bottom w:w="40" w:type="dxa"/>
              <w:right w:w="80" w:type="dxa"/>
            </w:tcMar>
          </w:tcPr>
          <w:p w14:paraId="77576AB1" w14:textId="77777777" w:rsidR="00187B38" w:rsidRDefault="00E12A47">
            <w:pPr>
              <w:keepNext/>
              <w:spacing w:after="0"/>
              <w:jc w:val="center"/>
            </w:pPr>
            <w:r>
              <w:rPr>
                <w:sz w:val="18"/>
              </w:rPr>
              <w:t>9</w:t>
            </w:r>
          </w:p>
        </w:tc>
      </w:tr>
      <w:tr w:rsidR="00187B38" w14:paraId="4CD048CB" w14:textId="77777777">
        <w:trPr>
          <w:cantSplit/>
          <w:jc w:val="center"/>
        </w:trPr>
        <w:tc>
          <w:tcPr>
            <w:tcW w:w="624" w:type="dxa"/>
            <w:tcBorders>
              <w:bottom w:val="single" w:sz="4" w:space="0" w:color="E5E2E1"/>
            </w:tcBorders>
            <w:tcMar>
              <w:top w:w="40" w:type="dxa"/>
              <w:left w:w="80" w:type="dxa"/>
              <w:bottom w:w="40" w:type="dxa"/>
              <w:right w:w="80" w:type="dxa"/>
            </w:tcMar>
          </w:tcPr>
          <w:p w14:paraId="255BBB9E" w14:textId="77777777" w:rsidR="00187B38" w:rsidRDefault="00E12A47">
            <w:pPr>
              <w:spacing w:after="0"/>
              <w:jc w:val="center"/>
            </w:pPr>
            <w:r>
              <w:rPr>
                <w:sz w:val="18"/>
              </w:rPr>
              <w:t>10</w:t>
            </w:r>
          </w:p>
        </w:tc>
        <w:tc>
          <w:tcPr>
            <w:tcW w:w="3685" w:type="dxa"/>
            <w:tcBorders>
              <w:bottom w:val="single" w:sz="4" w:space="0" w:color="E5E2E1"/>
            </w:tcBorders>
            <w:tcMar>
              <w:top w:w="40" w:type="dxa"/>
              <w:left w:w="80" w:type="dxa"/>
              <w:bottom w:w="40" w:type="dxa"/>
              <w:right w:w="80" w:type="dxa"/>
            </w:tcMar>
          </w:tcPr>
          <w:p w14:paraId="4B396527" w14:textId="77777777" w:rsidR="00187B38" w:rsidRDefault="00E12A47">
            <w:pPr>
              <w:spacing w:after="0"/>
            </w:pPr>
            <w:r>
              <w:rPr>
                <w:sz w:val="18"/>
              </w:rPr>
              <w:t>SG Root/</w:t>
            </w:r>
            <w:proofErr w:type="spellStart"/>
            <w:r>
              <w:rPr>
                <w:sz w:val="18"/>
              </w:rPr>
              <w:t>Adligenswil</w:t>
            </w:r>
            <w:proofErr w:type="spellEnd"/>
          </w:p>
        </w:tc>
        <w:tc>
          <w:tcPr>
            <w:tcW w:w="624" w:type="dxa"/>
            <w:tcBorders>
              <w:bottom w:val="single" w:sz="4" w:space="0" w:color="E5E2E1"/>
            </w:tcBorders>
            <w:tcMar>
              <w:top w:w="40" w:type="dxa"/>
              <w:left w:w="80" w:type="dxa"/>
              <w:bottom w:w="40" w:type="dxa"/>
              <w:right w:w="80" w:type="dxa"/>
            </w:tcMar>
          </w:tcPr>
          <w:p w14:paraId="73EA7151" w14:textId="77777777" w:rsidR="00187B38" w:rsidRDefault="00E12A47">
            <w:pPr>
              <w:spacing w:after="0"/>
              <w:jc w:val="center"/>
            </w:pPr>
            <w:r>
              <w:rPr>
                <w:sz w:val="18"/>
              </w:rPr>
              <w:t>18</w:t>
            </w:r>
          </w:p>
        </w:tc>
        <w:tc>
          <w:tcPr>
            <w:tcW w:w="624" w:type="dxa"/>
            <w:tcBorders>
              <w:bottom w:val="single" w:sz="4" w:space="0" w:color="E5E2E1"/>
            </w:tcBorders>
            <w:tcMar>
              <w:top w:w="40" w:type="dxa"/>
              <w:left w:w="80" w:type="dxa"/>
              <w:bottom w:w="40" w:type="dxa"/>
              <w:right w:w="80" w:type="dxa"/>
            </w:tcMar>
          </w:tcPr>
          <w:p w14:paraId="040A1CB3" w14:textId="77777777" w:rsidR="00187B38" w:rsidRDefault="00E12A47">
            <w:pPr>
              <w:spacing w:after="0"/>
              <w:jc w:val="center"/>
            </w:pPr>
            <w:r>
              <w:rPr>
                <w:sz w:val="18"/>
              </w:rPr>
              <w:t>0</w:t>
            </w:r>
          </w:p>
        </w:tc>
        <w:tc>
          <w:tcPr>
            <w:tcW w:w="624" w:type="dxa"/>
            <w:tcBorders>
              <w:bottom w:val="single" w:sz="4" w:space="0" w:color="E5E2E1"/>
            </w:tcBorders>
            <w:tcMar>
              <w:top w:w="40" w:type="dxa"/>
              <w:left w:w="80" w:type="dxa"/>
              <w:bottom w:w="40" w:type="dxa"/>
              <w:right w:w="80" w:type="dxa"/>
            </w:tcMar>
          </w:tcPr>
          <w:p w14:paraId="12FBC4A4" w14:textId="77777777" w:rsidR="00187B38" w:rsidRDefault="00E12A47">
            <w:pPr>
              <w:spacing w:after="0"/>
              <w:jc w:val="center"/>
            </w:pPr>
            <w:r>
              <w:rPr>
                <w:sz w:val="18"/>
              </w:rPr>
              <w:t>1</w:t>
            </w:r>
          </w:p>
        </w:tc>
        <w:tc>
          <w:tcPr>
            <w:tcW w:w="624" w:type="dxa"/>
            <w:tcBorders>
              <w:bottom w:val="single" w:sz="4" w:space="0" w:color="E5E2E1"/>
            </w:tcBorders>
            <w:tcMar>
              <w:top w:w="40" w:type="dxa"/>
              <w:left w:w="80" w:type="dxa"/>
              <w:bottom w:w="40" w:type="dxa"/>
              <w:right w:w="80" w:type="dxa"/>
            </w:tcMar>
          </w:tcPr>
          <w:p w14:paraId="5FB3713D" w14:textId="77777777" w:rsidR="00187B38" w:rsidRDefault="00E12A47">
            <w:pPr>
              <w:spacing w:after="0"/>
              <w:jc w:val="center"/>
            </w:pPr>
            <w:r>
              <w:rPr>
                <w:sz w:val="18"/>
              </w:rPr>
              <w:t>17</w:t>
            </w:r>
          </w:p>
        </w:tc>
        <w:tc>
          <w:tcPr>
            <w:tcW w:w="737" w:type="dxa"/>
            <w:tcBorders>
              <w:bottom w:val="single" w:sz="4" w:space="0" w:color="E5E2E1"/>
            </w:tcBorders>
            <w:tcMar>
              <w:top w:w="40" w:type="dxa"/>
              <w:left w:w="80" w:type="dxa"/>
              <w:bottom w:w="40" w:type="dxa"/>
              <w:right w:w="80" w:type="dxa"/>
            </w:tcMar>
          </w:tcPr>
          <w:p w14:paraId="020C0AB4" w14:textId="77777777" w:rsidR="00187B38" w:rsidRDefault="00E12A47">
            <w:pPr>
              <w:spacing w:after="0"/>
              <w:jc w:val="center"/>
            </w:pPr>
            <w:r>
              <w:rPr>
                <w:sz w:val="18"/>
              </w:rPr>
              <w:t>2</w:t>
            </w:r>
          </w:p>
        </w:tc>
        <w:tc>
          <w:tcPr>
            <w:tcW w:w="1361" w:type="dxa"/>
            <w:tcBorders>
              <w:bottom w:val="single" w:sz="4" w:space="0" w:color="E5E2E1"/>
            </w:tcBorders>
            <w:tcMar>
              <w:top w:w="40" w:type="dxa"/>
              <w:left w:w="80" w:type="dxa"/>
              <w:bottom w:w="40" w:type="dxa"/>
              <w:right w:w="80" w:type="dxa"/>
            </w:tcMar>
          </w:tcPr>
          <w:p w14:paraId="23035131" w14:textId="77777777" w:rsidR="00187B38" w:rsidRDefault="00E12A47">
            <w:pPr>
              <w:spacing w:after="0"/>
              <w:jc w:val="center"/>
            </w:pPr>
            <w:proofErr w:type="gramStart"/>
            <w:r>
              <w:rPr>
                <w:sz w:val="18"/>
              </w:rPr>
              <w:t>14 :</w:t>
            </w:r>
            <w:proofErr w:type="gramEnd"/>
            <w:r>
              <w:rPr>
                <w:sz w:val="18"/>
              </w:rPr>
              <w:t xml:space="preserve"> 77</w:t>
            </w:r>
          </w:p>
        </w:tc>
        <w:tc>
          <w:tcPr>
            <w:tcW w:w="964" w:type="dxa"/>
            <w:tcBorders>
              <w:bottom w:val="single" w:sz="4" w:space="0" w:color="E5E2E1"/>
            </w:tcBorders>
            <w:tcMar>
              <w:top w:w="40" w:type="dxa"/>
              <w:left w:w="80" w:type="dxa"/>
              <w:bottom w:w="40" w:type="dxa"/>
              <w:right w:w="80" w:type="dxa"/>
            </w:tcMar>
          </w:tcPr>
          <w:p w14:paraId="514E8850" w14:textId="77777777" w:rsidR="00187B38" w:rsidRDefault="00E12A47">
            <w:pPr>
              <w:spacing w:after="0"/>
              <w:jc w:val="center"/>
            </w:pPr>
            <w:r>
              <w:rPr>
                <w:sz w:val="18"/>
              </w:rPr>
              <w:t>1</w:t>
            </w:r>
          </w:p>
        </w:tc>
      </w:tr>
    </w:tbl>
    <w:p w14:paraId="6D856484" w14:textId="77777777" w:rsidR="00187B38" w:rsidRPr="007159AE" w:rsidRDefault="00E12A47">
      <w:pPr>
        <w:spacing w:before="40"/>
        <w:rPr>
          <w:lang w:val="de-CH"/>
        </w:rPr>
      </w:pPr>
      <w:proofErr w:type="spellStart"/>
      <w:r w:rsidRPr="007159AE">
        <w:rPr>
          <w:color w:val="52575E"/>
          <w:sz w:val="15"/>
          <w:lang w:val="de-CH"/>
        </w:rPr>
        <w:t>Sp</w:t>
      </w:r>
      <w:proofErr w:type="spellEnd"/>
      <w:r w:rsidRPr="007159AE">
        <w:rPr>
          <w:color w:val="52575E"/>
          <w:sz w:val="15"/>
          <w:lang w:val="de-CH"/>
        </w:rPr>
        <w:t xml:space="preserve"> Spiele · S Siege · U Unentschieden · N Niederlagen · </w:t>
      </w:r>
      <w:proofErr w:type="spellStart"/>
      <w:r w:rsidRPr="007159AE">
        <w:rPr>
          <w:color w:val="52575E"/>
          <w:sz w:val="15"/>
          <w:lang w:val="de-CH"/>
        </w:rPr>
        <w:t>Str</w:t>
      </w:r>
      <w:proofErr w:type="spellEnd"/>
      <w:r w:rsidRPr="007159AE">
        <w:rPr>
          <w:color w:val="52575E"/>
          <w:sz w:val="15"/>
          <w:lang w:val="de-CH"/>
        </w:rPr>
        <w:t xml:space="preserve"> Strafpunkte · </w:t>
      </w:r>
      <w:proofErr w:type="spellStart"/>
      <w:r w:rsidRPr="007159AE">
        <w:rPr>
          <w:color w:val="52575E"/>
          <w:sz w:val="15"/>
          <w:lang w:val="de-CH"/>
        </w:rPr>
        <w:t>Pkt</w:t>
      </w:r>
      <w:proofErr w:type="spellEnd"/>
      <w:r w:rsidRPr="007159AE">
        <w:rPr>
          <w:color w:val="52575E"/>
          <w:sz w:val="15"/>
          <w:lang w:val="de-CH"/>
        </w:rPr>
        <w:t xml:space="preserve"> Punkte</w:t>
      </w:r>
    </w:p>
    <w:tbl>
      <w:tblPr>
        <w:tblW w:w="0" w:type="auto"/>
        <w:jc w:val="center"/>
        <w:tblLayout w:type="fixed"/>
        <w:tblLook w:val="04A0" w:firstRow="1" w:lastRow="0" w:firstColumn="1" w:lastColumn="0" w:noHBand="0" w:noVBand="1"/>
      </w:tblPr>
      <w:tblGrid>
        <w:gridCol w:w="9865"/>
      </w:tblGrid>
      <w:tr w:rsidR="00187B38" w14:paraId="17A4B794" w14:textId="77777777">
        <w:trPr>
          <w:cantSplit/>
          <w:jc w:val="center"/>
        </w:trPr>
        <w:tc>
          <w:tcPr>
            <w:tcW w:w="9865" w:type="dxa"/>
            <w:tcBorders>
              <w:left w:val="single" w:sz="24" w:space="0" w:color="E63124"/>
            </w:tcBorders>
            <w:shd w:val="clear" w:color="F6F2F1" w:fill="F6F2F1"/>
            <w:tcMar>
              <w:top w:w="90" w:type="dxa"/>
              <w:left w:w="180" w:type="dxa"/>
              <w:bottom w:w="90" w:type="dxa"/>
              <w:right w:w="180" w:type="dxa"/>
            </w:tcMar>
          </w:tcPr>
          <w:p w14:paraId="316E14D0" w14:textId="77777777" w:rsidR="00187B38" w:rsidRPr="007159AE" w:rsidRDefault="00E12A47">
            <w:pPr>
              <w:spacing w:after="40"/>
              <w:rPr>
                <w:lang w:val="de-CH"/>
              </w:rPr>
            </w:pPr>
            <w:r w:rsidRPr="007159AE">
              <w:rPr>
                <w:b/>
                <w:caps/>
                <w:color w:val="D9261C"/>
                <w:spacing w:val="25"/>
                <w:sz w:val="17"/>
                <w:lang w:val="de-CH"/>
              </w:rPr>
              <w:t>Sponsoren</w:t>
            </w:r>
          </w:p>
          <w:p w14:paraId="672148F3" w14:textId="77777777" w:rsidR="00187B38" w:rsidRDefault="00E12A47">
            <w:pPr>
              <w:spacing w:after="20"/>
            </w:pPr>
            <w:r>
              <w:rPr>
                <w:b/>
                <w:sz w:val="19"/>
              </w:rPr>
              <w:t xml:space="preserve">Dress-Sponsor: </w:t>
            </w:r>
            <w:r>
              <w:rPr>
                <w:sz w:val="19"/>
              </w:rPr>
              <w:t>Raiffeisen</w:t>
            </w:r>
          </w:p>
          <w:tbl>
            <w:tblPr>
              <w:tblW w:w="0" w:type="auto"/>
              <w:jc w:val="center"/>
              <w:tblLayout w:type="fixed"/>
              <w:tblLook w:val="04A0" w:firstRow="1" w:lastRow="0" w:firstColumn="1" w:lastColumn="0" w:noHBand="0" w:noVBand="1"/>
            </w:tblPr>
            <w:tblGrid>
              <w:gridCol w:w="9411"/>
            </w:tblGrid>
            <w:tr w:rsidR="00983B29" w14:paraId="135ABE67" w14:textId="77777777">
              <w:trPr>
                <w:cantSplit/>
                <w:jc w:val="center"/>
              </w:trPr>
              <w:tc>
                <w:tcPr>
                  <w:tcW w:w="9411" w:type="dxa"/>
                  <w:shd w:val="clear" w:color="FFFFFF" w:fill="FFFFFF"/>
                  <w:tcMar>
                    <w:top w:w="60" w:type="dxa"/>
                    <w:left w:w="60" w:type="dxa"/>
                    <w:bottom w:w="60" w:type="dxa"/>
                    <w:right w:w="60" w:type="dxa"/>
                  </w:tcMar>
                </w:tcPr>
                <w:p w14:paraId="02F886DF" w14:textId="77777777" w:rsidR="00983B29" w:rsidRDefault="00000000">
                  <w:pPr>
                    <w:spacing w:after="0"/>
                    <w:jc w:val="center"/>
                  </w:pPr>
                  <w:r>
                    <w:rPr>
                      <w:noProof/>
                    </w:rPr>
                    <w:drawing>
                      <wp:inline distT="0" distB="0" distL="0" distR="0" wp14:anchorId="5C985512" wp14:editId="5B04850E">
                        <wp:extent cx="2160000" cy="317250"/>
                        <wp:effectExtent l="0" t="0" r="0" b="0"/>
                        <wp:docPr id="2035628042" name="Picture 2035628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iffeisen.png"/>
                                <pic:cNvPicPr/>
                              </pic:nvPicPr>
                              <pic:blipFill>
                                <a:blip r:embed="rId75"/>
                                <a:stretch>
                                  <a:fillRect/>
                                </a:stretch>
                              </pic:blipFill>
                              <pic:spPr>
                                <a:xfrm>
                                  <a:off x="0" y="0"/>
                                  <a:ext cx="2160000" cy="317250"/>
                                </a:xfrm>
                                <a:prstGeom prst="rect">
                                  <a:avLst/>
                                </a:prstGeom>
                              </pic:spPr>
                            </pic:pic>
                          </a:graphicData>
                        </a:graphic>
                      </wp:inline>
                    </w:drawing>
                  </w:r>
                </w:p>
              </w:tc>
            </w:tr>
          </w:tbl>
          <w:p w14:paraId="1B474166" w14:textId="77777777" w:rsidR="00983B29" w:rsidRDefault="00983B29"/>
        </w:tc>
      </w:tr>
    </w:tbl>
    <w:p w14:paraId="25237438" w14:textId="77777777" w:rsidR="00187B38" w:rsidRDefault="00187B38"/>
    <w:p w14:paraId="5C2E5ECF" w14:textId="77777777" w:rsidR="00187B38" w:rsidRDefault="00E12A47">
      <w:r>
        <w:br w:type="page"/>
      </w:r>
    </w:p>
    <w:p w14:paraId="79F81C90" w14:textId="77777777" w:rsidR="00187B38" w:rsidRDefault="00E12A47">
      <w:pPr>
        <w:spacing w:before="200" w:after="40"/>
      </w:pPr>
      <w:r>
        <w:rPr>
          <w:b/>
          <w:caps/>
          <w:color w:val="FFFFFF"/>
          <w:spacing w:val="30"/>
          <w:sz w:val="16"/>
          <w:shd w:val="clear" w:color="D9261C" w:fill="D9261C"/>
        </w:rPr>
        <w:lastRenderedPageBreak/>
        <w:t xml:space="preserve">  Frauen 4. Liga · Team Uri 2  </w:t>
      </w:r>
    </w:p>
    <w:p w14:paraId="3E6CB9B2" w14:textId="77777777" w:rsidR="00187B38" w:rsidRDefault="00E12A47">
      <w:pPr>
        <w:pStyle w:val="berschrift2"/>
        <w:pBdr>
          <w:bottom w:val="single" w:sz="20" w:space="3" w:color="E63124"/>
        </w:pBdr>
        <w:spacing w:before="40" w:after="120"/>
      </w:pPr>
      <w:bookmarkStart w:id="58" w:name="_Toc235833788"/>
      <w:r>
        <w:rPr>
          <w:rFonts w:ascii="Inter" w:eastAsia="Inter" w:hAnsi="Inter" w:cs="Inter"/>
          <w:caps/>
          <w:color w:val="181818"/>
          <w:spacing w:val="10"/>
          <w:sz w:val="29"/>
        </w:rPr>
        <w:t>Saisonbericht Team Uri Frauen 2</w:t>
      </w:r>
      <w:bookmarkEnd w:id="58"/>
    </w:p>
    <w:p w14:paraId="6C1CC564" w14:textId="77777777" w:rsidR="00187B38" w:rsidRPr="007159AE" w:rsidRDefault="00E12A47" w:rsidP="003910A2">
      <w:pPr>
        <w:spacing w:after="120"/>
        <w:jc w:val="both"/>
        <w:rPr>
          <w:lang w:val="de-CH"/>
        </w:rPr>
      </w:pPr>
      <w:r w:rsidRPr="007159AE">
        <w:rPr>
          <w:lang w:val="de-CH"/>
        </w:rPr>
        <w:t>Die zweite Mannschaft des Team Uri hat die Vorrunde der Meisterschaft mit viel Einsatz und Kampfgeist bestritten. Die Mannschaft startete die Saison mit einem neuen Trainerteam und einigen neuen Gesichtern. Anfangs brachte das eine grosse Umstellung mit sich. Den Urnerinnen gelang es jedoch, sich schnell einzuspielen und so bereit für die Meisterschaft zu sein.</w:t>
      </w:r>
    </w:p>
    <w:p w14:paraId="26CD8477" w14:textId="77777777" w:rsidR="00187B38" w:rsidRPr="007159AE" w:rsidRDefault="00E12A47" w:rsidP="003910A2">
      <w:pPr>
        <w:spacing w:after="120"/>
        <w:jc w:val="both"/>
        <w:rPr>
          <w:lang w:val="de-CH"/>
        </w:rPr>
      </w:pPr>
      <w:r w:rsidRPr="007159AE">
        <w:rPr>
          <w:lang w:val="de-CH"/>
        </w:rPr>
        <w:t>Im Verlauf der Vorrunde zeigten sich die Urnerinnen immer wieder von ihrer kämpferischen Seite. Es wurde versucht, Chancen herauszuspielen und das Spiel zu kontrollieren. Dabei zeigte sich, dass oftmals das letzte Quäntchen Glück fehlte – sei es vor dem gegnerischen Tor oder in der eigenen Verteidigung. So entstanden, trotz guter Aktionen und hoher Einsatzbereitschaft, nicht immer die erhofften Ergebnisse. Durch diese Niederlagen und Rückschläge liessen sich die Urnerinnen jedoch nicht unterkriegen. Besonders auffallend war, dass die Spielerinnen gemeinsam kämpften und sich gegenseitig halfen. Auch in hektischen Momenten versuchten sie zusammenzuspielen und glaubten stetig an den Sieg.</w:t>
      </w:r>
    </w:p>
    <w:p w14:paraId="355F9BBA" w14:textId="77777777" w:rsidR="00187B38" w:rsidRPr="007159AE" w:rsidRDefault="00E12A47" w:rsidP="003910A2">
      <w:pPr>
        <w:spacing w:after="120"/>
        <w:jc w:val="both"/>
        <w:rPr>
          <w:lang w:val="de-CH"/>
        </w:rPr>
      </w:pPr>
      <w:r w:rsidRPr="007159AE">
        <w:rPr>
          <w:lang w:val="de-CH"/>
        </w:rPr>
        <w:t>Die Resultate waren über die Saison verteilt ein wenig schwankend. Trotzdem gelangen ihnen 2 Siege und 1 Unentschieden. Schlussendlich belegte die 2. Mannschaft vom Team Uri den 5. Rang in der Tabelle. Dabei konnten sich die Urnerinnen im Verlauf der Vorrunde positiv entwickeln, wuchsen als Team zusammen und zeigten eine starke Willenskraft. In der Winterpause wurde an Technik und Kondition gearbeitet.</w:t>
      </w:r>
    </w:p>
    <w:p w14:paraId="2FE607E3" w14:textId="77777777" w:rsidR="00187B38" w:rsidRPr="007159AE" w:rsidRDefault="00E12A47" w:rsidP="003910A2">
      <w:pPr>
        <w:spacing w:after="120"/>
        <w:jc w:val="both"/>
        <w:rPr>
          <w:lang w:val="de-CH"/>
        </w:rPr>
      </w:pPr>
      <w:r w:rsidRPr="007159AE">
        <w:rPr>
          <w:lang w:val="de-CH"/>
        </w:rPr>
        <w:t>Die Rückrunde der Saison 2025/26 war für das Team Uri Frauen II von Höhen und Tiefen geprägt. Trotz einiger Herausforderungen zeigte die junge und engagierte Mannschaft während der gesamten Saison grossen Einsatz, Teamgeist und ihr vorhandenes Potenzial.</w:t>
      </w:r>
    </w:p>
    <w:p w14:paraId="26C956B9" w14:textId="77777777" w:rsidR="00187B38" w:rsidRPr="007159AE" w:rsidRDefault="00E12A47" w:rsidP="003910A2">
      <w:pPr>
        <w:spacing w:after="120"/>
        <w:jc w:val="both"/>
        <w:rPr>
          <w:lang w:val="de-CH"/>
        </w:rPr>
      </w:pPr>
      <w:r w:rsidRPr="007159AE">
        <w:rPr>
          <w:lang w:val="de-CH"/>
        </w:rPr>
        <w:t xml:space="preserve">Die Rückrunde begann mit zwei Unentschieden gegen den FC </w:t>
      </w:r>
      <w:proofErr w:type="spellStart"/>
      <w:r w:rsidRPr="007159AE">
        <w:rPr>
          <w:lang w:val="de-CH"/>
        </w:rPr>
        <w:t>Aegeri</w:t>
      </w:r>
      <w:proofErr w:type="spellEnd"/>
      <w:r w:rsidRPr="007159AE">
        <w:rPr>
          <w:lang w:val="de-CH"/>
        </w:rPr>
        <w:t xml:space="preserve"> und den späteren Gruppensieger Zug 94. Zu den Höhepunkten gehörten der überzeugende 6:2-Heimsieg gegen den FC </w:t>
      </w:r>
      <w:proofErr w:type="spellStart"/>
      <w:r w:rsidRPr="007159AE">
        <w:rPr>
          <w:lang w:val="de-CH"/>
        </w:rPr>
        <w:t>Malcantone</w:t>
      </w:r>
      <w:proofErr w:type="spellEnd"/>
      <w:r w:rsidRPr="007159AE">
        <w:rPr>
          <w:lang w:val="de-CH"/>
        </w:rPr>
        <w:t xml:space="preserve"> sowie der 3:2-Auswärtserfolg gegen den FC Baar III. Nach der 0:2-Niederlage gegen den SC Schwyz II setzte das Team mit einem 2:1-Sieg gegen den späteren Tabellenzweiten SC Goldau einen gelungenen Schlusspunkt unter die Saison.</w:t>
      </w:r>
    </w:p>
    <w:p w14:paraId="1510C715" w14:textId="77777777" w:rsidR="00187B38" w:rsidRPr="007159AE" w:rsidRDefault="00E12A47" w:rsidP="003910A2">
      <w:pPr>
        <w:spacing w:after="120"/>
        <w:jc w:val="both"/>
        <w:rPr>
          <w:lang w:val="de-CH"/>
        </w:rPr>
      </w:pPr>
      <w:r w:rsidRPr="007159AE">
        <w:rPr>
          <w:lang w:val="de-CH"/>
        </w:rPr>
        <w:t>Mit einem lachenden und einem weinenden Auge blicken wir auf die vergangene Spielzeit zurück. Schweren Herzens verabschieden wir unser Trainerteam, Dani Schibli und Joelle Schibli. Für ihren unermüdlichen Einsatz, ihre wertvolle Unterstützung und ihr grosses Engagement danken wir ihnen von Herzen.</w:t>
      </w:r>
    </w:p>
    <w:p w14:paraId="3FB23C3B" w14:textId="77777777" w:rsidR="00187B38" w:rsidRPr="007159AE" w:rsidRDefault="00E12A47" w:rsidP="003910A2">
      <w:pPr>
        <w:spacing w:after="120"/>
        <w:jc w:val="both"/>
        <w:rPr>
          <w:lang w:val="de-CH"/>
        </w:rPr>
      </w:pPr>
      <w:r w:rsidRPr="007159AE">
        <w:rPr>
          <w:lang w:val="de-CH"/>
        </w:rPr>
        <w:t>Ebenso verabschieden wir uns von unseren Mitspielerinnen Nele Abel, Mia Sari, Geraldine Fedier, Xenia Krucker, Lejla Musliu, Tabea Gisler, Miren Brand und Jasmin Püntener. Vielen Dank für euren Einsatz, euren Teamgeist und die vielen gemeinsamen Erinnerungen.</w:t>
      </w:r>
    </w:p>
    <w:p w14:paraId="33BD87D7" w14:textId="77777777" w:rsidR="00187B38" w:rsidRPr="007159AE" w:rsidRDefault="00E12A47" w:rsidP="003910A2">
      <w:pPr>
        <w:spacing w:after="120"/>
        <w:jc w:val="both"/>
        <w:rPr>
          <w:lang w:val="de-CH"/>
        </w:rPr>
      </w:pPr>
      <w:r w:rsidRPr="007159AE">
        <w:rPr>
          <w:lang w:val="de-CH"/>
        </w:rPr>
        <w:t>Mit dem Ende dieser Saison schliesst sich für das Team Uri Frauen II ein besonderes Kapitel. Gemeinsam werden wir uns dem Damen 1 anschliessen und freuen uns darauf, diese neue Herausforderung mit viel Motivation und Zusammenhalt anzugehen.</w:t>
      </w:r>
    </w:p>
    <w:p w14:paraId="091105DF" w14:textId="77777777" w:rsidR="00187B38" w:rsidRDefault="00E12A47">
      <w:r>
        <w:rPr>
          <w:b/>
        </w:rPr>
        <w:t>Team Uri Frauen 2</w:t>
      </w:r>
    </w:p>
    <w:tbl>
      <w:tblPr>
        <w:tblW w:w="0" w:type="auto"/>
        <w:jc w:val="center"/>
        <w:tblLayout w:type="fixed"/>
        <w:tblLook w:val="04A0" w:firstRow="1" w:lastRow="0" w:firstColumn="1" w:lastColumn="0" w:noHBand="0" w:noVBand="1"/>
      </w:tblPr>
      <w:tblGrid>
        <w:gridCol w:w="4819"/>
        <w:gridCol w:w="4819"/>
      </w:tblGrid>
      <w:tr w:rsidR="00187B38" w14:paraId="1DC55DF4" w14:textId="77777777">
        <w:trPr>
          <w:cantSplit/>
          <w:jc w:val="center"/>
        </w:trPr>
        <w:tc>
          <w:tcPr>
            <w:tcW w:w="4819" w:type="dxa"/>
            <w:tcMar>
              <w:top w:w="40" w:type="dxa"/>
              <w:left w:w="40" w:type="dxa"/>
              <w:bottom w:w="40" w:type="dxa"/>
              <w:right w:w="40" w:type="dxa"/>
            </w:tcMar>
          </w:tcPr>
          <w:p w14:paraId="6D1AE96A" w14:textId="77777777" w:rsidR="00187B38" w:rsidRDefault="00E12A47">
            <w:pPr>
              <w:spacing w:after="0"/>
              <w:jc w:val="center"/>
            </w:pPr>
            <w:r>
              <w:rPr>
                <w:noProof/>
              </w:rPr>
              <w:lastRenderedPageBreak/>
              <w:drawing>
                <wp:inline distT="0" distB="0" distL="0" distR="0" wp14:anchorId="6B6D31F3" wp14:editId="5BD0D5F3">
                  <wp:extent cx="2969998" cy="1979099"/>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m_Uri_2_Teamfoto_jpeg.jpg"/>
                          <pic:cNvPicPr/>
                        </pic:nvPicPr>
                        <pic:blipFill>
                          <a:blip r:embed="rId76" cstate="hqprint">
                            <a:extLst>
                              <a:ext uri="{28A0092B-C50C-407E-A947-70E740481C1C}">
                                <a14:useLocalDpi xmlns:a14="http://schemas.microsoft.com/office/drawing/2010/main"/>
                              </a:ext>
                            </a:extLst>
                          </a:blip>
                          <a:stretch>
                            <a:fillRect/>
                          </a:stretch>
                        </pic:blipFill>
                        <pic:spPr>
                          <a:xfrm>
                            <a:off x="0" y="0"/>
                            <a:ext cx="2969998" cy="1979099"/>
                          </a:xfrm>
                          <a:prstGeom prst="rect">
                            <a:avLst/>
                          </a:prstGeom>
                        </pic:spPr>
                      </pic:pic>
                    </a:graphicData>
                  </a:graphic>
                </wp:inline>
              </w:drawing>
            </w:r>
          </w:p>
        </w:tc>
        <w:tc>
          <w:tcPr>
            <w:tcW w:w="4819" w:type="dxa"/>
            <w:tcMar>
              <w:top w:w="40" w:type="dxa"/>
              <w:left w:w="40" w:type="dxa"/>
              <w:bottom w:w="40" w:type="dxa"/>
              <w:right w:w="40" w:type="dxa"/>
            </w:tcMar>
          </w:tcPr>
          <w:p w14:paraId="3C798A8F" w14:textId="77777777" w:rsidR="00187B38" w:rsidRDefault="00E12A47">
            <w:pPr>
              <w:spacing w:after="0"/>
              <w:jc w:val="center"/>
            </w:pPr>
            <w:r>
              <w:rPr>
                <w:noProof/>
              </w:rPr>
              <w:drawing>
                <wp:inline distT="0" distB="0" distL="0" distR="0" wp14:anchorId="55F983F7" wp14:editId="235DAD5F">
                  <wp:extent cx="2969998" cy="2227498"/>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m_Uri_2_Siegesfoto_jpeg.jpg"/>
                          <pic:cNvPicPr/>
                        </pic:nvPicPr>
                        <pic:blipFill>
                          <a:blip r:embed="rId77" cstate="hqprint">
                            <a:extLst>
                              <a:ext uri="{28A0092B-C50C-407E-A947-70E740481C1C}">
                                <a14:useLocalDpi xmlns:a14="http://schemas.microsoft.com/office/drawing/2010/main"/>
                              </a:ext>
                            </a:extLst>
                          </a:blip>
                          <a:stretch>
                            <a:fillRect/>
                          </a:stretch>
                        </pic:blipFill>
                        <pic:spPr>
                          <a:xfrm>
                            <a:off x="0" y="0"/>
                            <a:ext cx="2969998" cy="2227498"/>
                          </a:xfrm>
                          <a:prstGeom prst="rect">
                            <a:avLst/>
                          </a:prstGeom>
                        </pic:spPr>
                      </pic:pic>
                    </a:graphicData>
                  </a:graphic>
                </wp:inline>
              </w:drawing>
            </w:r>
          </w:p>
        </w:tc>
      </w:tr>
    </w:tbl>
    <w:p w14:paraId="37B2107D" w14:textId="77777777" w:rsidR="00187B38" w:rsidRDefault="00187B38"/>
    <w:p w14:paraId="452F63C0" w14:textId="77777777" w:rsidR="00187B38" w:rsidRDefault="00E12A47">
      <w:pPr>
        <w:keepNext/>
        <w:spacing w:before="200" w:after="60"/>
      </w:pPr>
      <w:proofErr w:type="spellStart"/>
      <w:r>
        <w:rPr>
          <w:b/>
          <w:color w:val="D9261C"/>
          <w:sz w:val="22"/>
        </w:rPr>
        <w:t>Schlusstabelle</w:t>
      </w:r>
      <w:proofErr w:type="spellEnd"/>
      <w:r>
        <w:rPr>
          <w:b/>
          <w:color w:val="D9261C"/>
          <w:sz w:val="22"/>
        </w:rPr>
        <w:t xml:space="preserve"> Frauen 4. Liga - Gruppe 1</w:t>
      </w:r>
    </w:p>
    <w:tbl>
      <w:tblPr>
        <w:tblW w:w="0" w:type="auto"/>
        <w:jc w:val="center"/>
        <w:tblLayout w:type="fixed"/>
        <w:tblLook w:val="04A0" w:firstRow="1" w:lastRow="0" w:firstColumn="1" w:lastColumn="0" w:noHBand="0" w:noVBand="1"/>
      </w:tblPr>
      <w:tblGrid>
        <w:gridCol w:w="624"/>
        <w:gridCol w:w="3685"/>
        <w:gridCol w:w="624"/>
        <w:gridCol w:w="624"/>
        <w:gridCol w:w="624"/>
        <w:gridCol w:w="624"/>
        <w:gridCol w:w="737"/>
        <w:gridCol w:w="1361"/>
        <w:gridCol w:w="964"/>
      </w:tblGrid>
      <w:tr w:rsidR="00187B38" w14:paraId="082C9DF8" w14:textId="77777777">
        <w:trPr>
          <w:cantSplit/>
          <w:tblHeader/>
          <w:jc w:val="center"/>
        </w:trPr>
        <w:tc>
          <w:tcPr>
            <w:tcW w:w="624" w:type="dxa"/>
            <w:shd w:val="clear" w:color="E63124" w:fill="E63124"/>
            <w:tcMar>
              <w:top w:w="40" w:type="dxa"/>
              <w:left w:w="80" w:type="dxa"/>
              <w:bottom w:w="40" w:type="dxa"/>
              <w:right w:w="80" w:type="dxa"/>
            </w:tcMar>
          </w:tcPr>
          <w:p w14:paraId="46129C82" w14:textId="77777777" w:rsidR="00187B38" w:rsidRDefault="00E12A47">
            <w:pPr>
              <w:keepNext/>
              <w:spacing w:after="0"/>
            </w:pPr>
            <w:r>
              <w:rPr>
                <w:b/>
                <w:caps/>
                <w:color w:val="FFFFFF"/>
                <w:sz w:val="17"/>
              </w:rPr>
              <w:t>Rg</w:t>
            </w:r>
          </w:p>
        </w:tc>
        <w:tc>
          <w:tcPr>
            <w:tcW w:w="3685" w:type="dxa"/>
            <w:shd w:val="clear" w:color="E63124" w:fill="E63124"/>
            <w:tcMar>
              <w:top w:w="40" w:type="dxa"/>
              <w:left w:w="80" w:type="dxa"/>
              <w:bottom w:w="40" w:type="dxa"/>
              <w:right w:w="80" w:type="dxa"/>
            </w:tcMar>
          </w:tcPr>
          <w:p w14:paraId="530B064F" w14:textId="77777777" w:rsidR="00187B38" w:rsidRDefault="00E12A47">
            <w:pPr>
              <w:keepNext/>
              <w:spacing w:after="0"/>
            </w:pPr>
            <w:r>
              <w:rPr>
                <w:b/>
                <w:caps/>
                <w:color w:val="FFFFFF"/>
                <w:sz w:val="17"/>
              </w:rPr>
              <w:t>Verein</w:t>
            </w:r>
          </w:p>
        </w:tc>
        <w:tc>
          <w:tcPr>
            <w:tcW w:w="624" w:type="dxa"/>
            <w:shd w:val="clear" w:color="E63124" w:fill="E63124"/>
            <w:tcMar>
              <w:top w:w="40" w:type="dxa"/>
              <w:left w:w="80" w:type="dxa"/>
              <w:bottom w:w="40" w:type="dxa"/>
              <w:right w:w="80" w:type="dxa"/>
            </w:tcMar>
          </w:tcPr>
          <w:p w14:paraId="68FDF1CB" w14:textId="77777777" w:rsidR="00187B38" w:rsidRDefault="00E12A47">
            <w:pPr>
              <w:keepNext/>
              <w:spacing w:after="0"/>
              <w:jc w:val="center"/>
            </w:pPr>
            <w:r>
              <w:rPr>
                <w:b/>
                <w:caps/>
                <w:color w:val="FFFFFF"/>
                <w:sz w:val="17"/>
              </w:rPr>
              <w:t>Sp</w:t>
            </w:r>
          </w:p>
        </w:tc>
        <w:tc>
          <w:tcPr>
            <w:tcW w:w="624" w:type="dxa"/>
            <w:shd w:val="clear" w:color="E63124" w:fill="E63124"/>
            <w:tcMar>
              <w:top w:w="40" w:type="dxa"/>
              <w:left w:w="80" w:type="dxa"/>
              <w:bottom w:w="40" w:type="dxa"/>
              <w:right w:w="80" w:type="dxa"/>
            </w:tcMar>
          </w:tcPr>
          <w:p w14:paraId="7131E491" w14:textId="77777777" w:rsidR="00187B38" w:rsidRDefault="00E12A47">
            <w:pPr>
              <w:keepNext/>
              <w:spacing w:after="0"/>
              <w:jc w:val="center"/>
            </w:pPr>
            <w:r>
              <w:rPr>
                <w:b/>
                <w:caps/>
                <w:color w:val="FFFFFF"/>
                <w:sz w:val="17"/>
              </w:rPr>
              <w:t>S</w:t>
            </w:r>
          </w:p>
        </w:tc>
        <w:tc>
          <w:tcPr>
            <w:tcW w:w="624" w:type="dxa"/>
            <w:shd w:val="clear" w:color="E63124" w:fill="E63124"/>
            <w:tcMar>
              <w:top w:w="40" w:type="dxa"/>
              <w:left w:w="80" w:type="dxa"/>
              <w:bottom w:w="40" w:type="dxa"/>
              <w:right w:w="80" w:type="dxa"/>
            </w:tcMar>
          </w:tcPr>
          <w:p w14:paraId="221A7721" w14:textId="77777777" w:rsidR="00187B38" w:rsidRDefault="00E12A47">
            <w:pPr>
              <w:keepNext/>
              <w:spacing w:after="0"/>
              <w:jc w:val="center"/>
            </w:pPr>
            <w:r>
              <w:rPr>
                <w:b/>
                <w:caps/>
                <w:color w:val="FFFFFF"/>
                <w:sz w:val="17"/>
              </w:rPr>
              <w:t>U</w:t>
            </w:r>
          </w:p>
        </w:tc>
        <w:tc>
          <w:tcPr>
            <w:tcW w:w="624" w:type="dxa"/>
            <w:shd w:val="clear" w:color="E63124" w:fill="E63124"/>
            <w:tcMar>
              <w:top w:w="40" w:type="dxa"/>
              <w:left w:w="80" w:type="dxa"/>
              <w:bottom w:w="40" w:type="dxa"/>
              <w:right w:w="80" w:type="dxa"/>
            </w:tcMar>
          </w:tcPr>
          <w:p w14:paraId="6C58E867" w14:textId="77777777" w:rsidR="00187B38" w:rsidRDefault="00E12A47">
            <w:pPr>
              <w:keepNext/>
              <w:spacing w:after="0"/>
              <w:jc w:val="center"/>
            </w:pPr>
            <w:r>
              <w:rPr>
                <w:b/>
                <w:caps/>
                <w:color w:val="FFFFFF"/>
                <w:sz w:val="17"/>
              </w:rPr>
              <w:t>N</w:t>
            </w:r>
          </w:p>
        </w:tc>
        <w:tc>
          <w:tcPr>
            <w:tcW w:w="737" w:type="dxa"/>
            <w:shd w:val="clear" w:color="E63124" w:fill="E63124"/>
            <w:tcMar>
              <w:top w:w="40" w:type="dxa"/>
              <w:left w:w="80" w:type="dxa"/>
              <w:bottom w:w="40" w:type="dxa"/>
              <w:right w:w="80" w:type="dxa"/>
            </w:tcMar>
          </w:tcPr>
          <w:p w14:paraId="29D8B932" w14:textId="77777777" w:rsidR="00187B38" w:rsidRDefault="00E12A47">
            <w:pPr>
              <w:keepNext/>
              <w:spacing w:after="0"/>
              <w:jc w:val="center"/>
            </w:pPr>
            <w:r>
              <w:rPr>
                <w:b/>
                <w:caps/>
                <w:color w:val="FFFFFF"/>
                <w:sz w:val="17"/>
              </w:rPr>
              <w:t>Str</w:t>
            </w:r>
          </w:p>
        </w:tc>
        <w:tc>
          <w:tcPr>
            <w:tcW w:w="1361" w:type="dxa"/>
            <w:shd w:val="clear" w:color="E63124" w:fill="E63124"/>
            <w:tcMar>
              <w:top w:w="40" w:type="dxa"/>
              <w:left w:w="80" w:type="dxa"/>
              <w:bottom w:w="40" w:type="dxa"/>
              <w:right w:w="80" w:type="dxa"/>
            </w:tcMar>
          </w:tcPr>
          <w:p w14:paraId="7A457DB7" w14:textId="77777777" w:rsidR="00187B38" w:rsidRDefault="00E12A47">
            <w:pPr>
              <w:keepNext/>
              <w:spacing w:after="0"/>
              <w:jc w:val="center"/>
            </w:pPr>
            <w:r>
              <w:rPr>
                <w:b/>
                <w:caps/>
                <w:color w:val="FFFFFF"/>
                <w:sz w:val="17"/>
              </w:rPr>
              <w:t>Tore</w:t>
            </w:r>
          </w:p>
        </w:tc>
        <w:tc>
          <w:tcPr>
            <w:tcW w:w="964" w:type="dxa"/>
            <w:shd w:val="clear" w:color="E63124" w:fill="E63124"/>
            <w:tcMar>
              <w:top w:w="40" w:type="dxa"/>
              <w:left w:w="80" w:type="dxa"/>
              <w:bottom w:w="40" w:type="dxa"/>
              <w:right w:w="80" w:type="dxa"/>
            </w:tcMar>
          </w:tcPr>
          <w:p w14:paraId="56F4CB6B" w14:textId="77777777" w:rsidR="00187B38" w:rsidRDefault="00E12A47">
            <w:pPr>
              <w:keepNext/>
              <w:spacing w:after="0"/>
              <w:jc w:val="center"/>
            </w:pPr>
            <w:r>
              <w:rPr>
                <w:b/>
                <w:caps/>
                <w:color w:val="FFFFFF"/>
                <w:sz w:val="17"/>
              </w:rPr>
              <w:t>Pkt</w:t>
            </w:r>
          </w:p>
        </w:tc>
      </w:tr>
      <w:tr w:rsidR="00187B38" w14:paraId="0A79FE2E" w14:textId="77777777">
        <w:trPr>
          <w:cantSplit/>
          <w:jc w:val="center"/>
        </w:trPr>
        <w:tc>
          <w:tcPr>
            <w:tcW w:w="624" w:type="dxa"/>
            <w:tcBorders>
              <w:bottom w:val="single" w:sz="4" w:space="0" w:color="E5E2E1"/>
            </w:tcBorders>
            <w:tcMar>
              <w:top w:w="40" w:type="dxa"/>
              <w:left w:w="80" w:type="dxa"/>
              <w:bottom w:w="40" w:type="dxa"/>
              <w:right w:w="80" w:type="dxa"/>
            </w:tcMar>
          </w:tcPr>
          <w:p w14:paraId="32B4DB42" w14:textId="77777777" w:rsidR="00187B38" w:rsidRDefault="00E12A47">
            <w:pPr>
              <w:keepNext/>
              <w:spacing w:after="0"/>
              <w:jc w:val="center"/>
            </w:pPr>
            <w:r>
              <w:rPr>
                <w:sz w:val="18"/>
              </w:rPr>
              <w:t>1</w:t>
            </w:r>
          </w:p>
        </w:tc>
        <w:tc>
          <w:tcPr>
            <w:tcW w:w="3685" w:type="dxa"/>
            <w:tcBorders>
              <w:bottom w:val="single" w:sz="4" w:space="0" w:color="E5E2E1"/>
            </w:tcBorders>
            <w:tcMar>
              <w:top w:w="40" w:type="dxa"/>
              <w:left w:w="80" w:type="dxa"/>
              <w:bottom w:w="40" w:type="dxa"/>
              <w:right w:w="80" w:type="dxa"/>
            </w:tcMar>
          </w:tcPr>
          <w:p w14:paraId="5F4C343D" w14:textId="77777777" w:rsidR="00187B38" w:rsidRDefault="00E12A47">
            <w:pPr>
              <w:keepNext/>
              <w:spacing w:after="0"/>
            </w:pPr>
            <w:r>
              <w:rPr>
                <w:sz w:val="18"/>
              </w:rPr>
              <w:t>Zug 94</w:t>
            </w:r>
          </w:p>
        </w:tc>
        <w:tc>
          <w:tcPr>
            <w:tcW w:w="624" w:type="dxa"/>
            <w:tcBorders>
              <w:bottom w:val="single" w:sz="4" w:space="0" w:color="E5E2E1"/>
            </w:tcBorders>
            <w:tcMar>
              <w:top w:w="40" w:type="dxa"/>
              <w:left w:w="80" w:type="dxa"/>
              <w:bottom w:w="40" w:type="dxa"/>
              <w:right w:w="80" w:type="dxa"/>
            </w:tcMar>
          </w:tcPr>
          <w:p w14:paraId="097CEA05" w14:textId="77777777" w:rsidR="00187B38" w:rsidRDefault="00E12A47">
            <w:pPr>
              <w:keepNext/>
              <w:spacing w:after="0"/>
              <w:jc w:val="center"/>
            </w:pPr>
            <w:r>
              <w:rPr>
                <w:sz w:val="18"/>
              </w:rPr>
              <w:t>14</w:t>
            </w:r>
          </w:p>
        </w:tc>
        <w:tc>
          <w:tcPr>
            <w:tcW w:w="624" w:type="dxa"/>
            <w:tcBorders>
              <w:bottom w:val="single" w:sz="4" w:space="0" w:color="E5E2E1"/>
            </w:tcBorders>
            <w:tcMar>
              <w:top w:w="40" w:type="dxa"/>
              <w:left w:w="80" w:type="dxa"/>
              <w:bottom w:w="40" w:type="dxa"/>
              <w:right w:w="80" w:type="dxa"/>
            </w:tcMar>
          </w:tcPr>
          <w:p w14:paraId="182A7DD6" w14:textId="77777777" w:rsidR="00187B38" w:rsidRDefault="00E12A47">
            <w:pPr>
              <w:keepNext/>
              <w:spacing w:after="0"/>
              <w:jc w:val="center"/>
            </w:pPr>
            <w:r>
              <w:rPr>
                <w:sz w:val="18"/>
              </w:rPr>
              <w:t>9</w:t>
            </w:r>
          </w:p>
        </w:tc>
        <w:tc>
          <w:tcPr>
            <w:tcW w:w="624" w:type="dxa"/>
            <w:tcBorders>
              <w:bottom w:val="single" w:sz="4" w:space="0" w:color="E5E2E1"/>
            </w:tcBorders>
            <w:tcMar>
              <w:top w:w="40" w:type="dxa"/>
              <w:left w:w="80" w:type="dxa"/>
              <w:bottom w:w="40" w:type="dxa"/>
              <w:right w:w="80" w:type="dxa"/>
            </w:tcMar>
          </w:tcPr>
          <w:p w14:paraId="312A412D" w14:textId="77777777" w:rsidR="00187B38" w:rsidRDefault="00E12A47">
            <w:pPr>
              <w:keepNext/>
              <w:spacing w:after="0"/>
              <w:jc w:val="center"/>
            </w:pPr>
            <w:r>
              <w:rPr>
                <w:sz w:val="18"/>
              </w:rPr>
              <w:t>3</w:t>
            </w:r>
          </w:p>
        </w:tc>
        <w:tc>
          <w:tcPr>
            <w:tcW w:w="624" w:type="dxa"/>
            <w:tcBorders>
              <w:bottom w:val="single" w:sz="4" w:space="0" w:color="E5E2E1"/>
            </w:tcBorders>
            <w:tcMar>
              <w:top w:w="40" w:type="dxa"/>
              <w:left w:w="80" w:type="dxa"/>
              <w:bottom w:w="40" w:type="dxa"/>
              <w:right w:w="80" w:type="dxa"/>
            </w:tcMar>
          </w:tcPr>
          <w:p w14:paraId="3D132B4C" w14:textId="77777777" w:rsidR="00187B38" w:rsidRDefault="00E12A47">
            <w:pPr>
              <w:keepNext/>
              <w:spacing w:after="0"/>
              <w:jc w:val="center"/>
            </w:pPr>
            <w:r>
              <w:rPr>
                <w:sz w:val="18"/>
              </w:rPr>
              <w:t>2</w:t>
            </w:r>
          </w:p>
        </w:tc>
        <w:tc>
          <w:tcPr>
            <w:tcW w:w="737" w:type="dxa"/>
            <w:tcBorders>
              <w:bottom w:val="single" w:sz="4" w:space="0" w:color="E5E2E1"/>
            </w:tcBorders>
            <w:tcMar>
              <w:top w:w="40" w:type="dxa"/>
              <w:left w:w="80" w:type="dxa"/>
              <w:bottom w:w="40" w:type="dxa"/>
              <w:right w:w="80" w:type="dxa"/>
            </w:tcMar>
          </w:tcPr>
          <w:p w14:paraId="2370D52F" w14:textId="77777777" w:rsidR="00187B38" w:rsidRDefault="00E12A47">
            <w:pPr>
              <w:keepNext/>
              <w:spacing w:after="0"/>
              <w:jc w:val="center"/>
            </w:pPr>
            <w:r>
              <w:rPr>
                <w:sz w:val="18"/>
              </w:rPr>
              <w:t>3</w:t>
            </w:r>
          </w:p>
        </w:tc>
        <w:tc>
          <w:tcPr>
            <w:tcW w:w="1361" w:type="dxa"/>
            <w:tcBorders>
              <w:bottom w:val="single" w:sz="4" w:space="0" w:color="E5E2E1"/>
            </w:tcBorders>
            <w:tcMar>
              <w:top w:w="40" w:type="dxa"/>
              <w:left w:w="80" w:type="dxa"/>
              <w:bottom w:w="40" w:type="dxa"/>
              <w:right w:w="80" w:type="dxa"/>
            </w:tcMar>
          </w:tcPr>
          <w:p w14:paraId="3AAF25FF" w14:textId="77777777" w:rsidR="00187B38" w:rsidRDefault="00E12A47">
            <w:pPr>
              <w:keepNext/>
              <w:spacing w:after="0"/>
              <w:jc w:val="center"/>
            </w:pPr>
            <w:proofErr w:type="gramStart"/>
            <w:r>
              <w:rPr>
                <w:sz w:val="18"/>
              </w:rPr>
              <w:t>40 :</w:t>
            </w:r>
            <w:proofErr w:type="gramEnd"/>
            <w:r>
              <w:rPr>
                <w:sz w:val="18"/>
              </w:rPr>
              <w:t xml:space="preserve"> 13</w:t>
            </w:r>
          </w:p>
        </w:tc>
        <w:tc>
          <w:tcPr>
            <w:tcW w:w="964" w:type="dxa"/>
            <w:tcBorders>
              <w:bottom w:val="single" w:sz="4" w:space="0" w:color="E5E2E1"/>
            </w:tcBorders>
            <w:tcMar>
              <w:top w:w="40" w:type="dxa"/>
              <w:left w:w="80" w:type="dxa"/>
              <w:bottom w:w="40" w:type="dxa"/>
              <w:right w:w="80" w:type="dxa"/>
            </w:tcMar>
          </w:tcPr>
          <w:p w14:paraId="6C516AC5" w14:textId="77777777" w:rsidR="00187B38" w:rsidRDefault="00E12A47">
            <w:pPr>
              <w:keepNext/>
              <w:spacing w:after="0"/>
              <w:jc w:val="center"/>
            </w:pPr>
            <w:r>
              <w:rPr>
                <w:sz w:val="18"/>
              </w:rPr>
              <w:t>29</w:t>
            </w:r>
          </w:p>
        </w:tc>
      </w:tr>
      <w:tr w:rsidR="00187B38" w14:paraId="7837C553" w14:textId="77777777">
        <w:trPr>
          <w:cantSplit/>
          <w:jc w:val="center"/>
        </w:trPr>
        <w:tc>
          <w:tcPr>
            <w:tcW w:w="624" w:type="dxa"/>
            <w:tcBorders>
              <w:bottom w:val="single" w:sz="4" w:space="0" w:color="E5E2E1"/>
            </w:tcBorders>
            <w:tcMar>
              <w:top w:w="40" w:type="dxa"/>
              <w:left w:w="80" w:type="dxa"/>
              <w:bottom w:w="40" w:type="dxa"/>
              <w:right w:w="80" w:type="dxa"/>
            </w:tcMar>
          </w:tcPr>
          <w:p w14:paraId="0518F2DF" w14:textId="77777777" w:rsidR="00187B38" w:rsidRDefault="00E12A47">
            <w:pPr>
              <w:keepNext/>
              <w:spacing w:after="0"/>
              <w:jc w:val="center"/>
            </w:pPr>
            <w:r>
              <w:rPr>
                <w:sz w:val="18"/>
              </w:rPr>
              <w:t>2</w:t>
            </w:r>
          </w:p>
        </w:tc>
        <w:tc>
          <w:tcPr>
            <w:tcW w:w="3685" w:type="dxa"/>
            <w:tcBorders>
              <w:bottom w:val="single" w:sz="4" w:space="0" w:color="E5E2E1"/>
            </w:tcBorders>
            <w:tcMar>
              <w:top w:w="40" w:type="dxa"/>
              <w:left w:w="80" w:type="dxa"/>
              <w:bottom w:w="40" w:type="dxa"/>
              <w:right w:w="80" w:type="dxa"/>
            </w:tcMar>
          </w:tcPr>
          <w:p w14:paraId="292A056B" w14:textId="77777777" w:rsidR="00187B38" w:rsidRDefault="00E12A47">
            <w:pPr>
              <w:keepNext/>
              <w:spacing w:after="0"/>
            </w:pPr>
            <w:r>
              <w:rPr>
                <w:sz w:val="18"/>
              </w:rPr>
              <w:t xml:space="preserve">SC </w:t>
            </w:r>
            <w:proofErr w:type="spellStart"/>
            <w:r>
              <w:rPr>
                <w:sz w:val="18"/>
              </w:rPr>
              <w:t>Goldau</w:t>
            </w:r>
            <w:proofErr w:type="spellEnd"/>
          </w:p>
        </w:tc>
        <w:tc>
          <w:tcPr>
            <w:tcW w:w="624" w:type="dxa"/>
            <w:tcBorders>
              <w:bottom w:val="single" w:sz="4" w:space="0" w:color="E5E2E1"/>
            </w:tcBorders>
            <w:tcMar>
              <w:top w:w="40" w:type="dxa"/>
              <w:left w:w="80" w:type="dxa"/>
              <w:bottom w:w="40" w:type="dxa"/>
              <w:right w:w="80" w:type="dxa"/>
            </w:tcMar>
          </w:tcPr>
          <w:p w14:paraId="4C1E9A62" w14:textId="77777777" w:rsidR="00187B38" w:rsidRDefault="00E12A47">
            <w:pPr>
              <w:keepNext/>
              <w:spacing w:after="0"/>
              <w:jc w:val="center"/>
            </w:pPr>
            <w:r>
              <w:rPr>
                <w:sz w:val="18"/>
              </w:rPr>
              <w:t>14</w:t>
            </w:r>
          </w:p>
        </w:tc>
        <w:tc>
          <w:tcPr>
            <w:tcW w:w="624" w:type="dxa"/>
            <w:tcBorders>
              <w:bottom w:val="single" w:sz="4" w:space="0" w:color="E5E2E1"/>
            </w:tcBorders>
            <w:tcMar>
              <w:top w:w="40" w:type="dxa"/>
              <w:left w:w="80" w:type="dxa"/>
              <w:bottom w:w="40" w:type="dxa"/>
              <w:right w:w="80" w:type="dxa"/>
            </w:tcMar>
          </w:tcPr>
          <w:p w14:paraId="4D158A80" w14:textId="77777777" w:rsidR="00187B38" w:rsidRDefault="00E12A47">
            <w:pPr>
              <w:keepNext/>
              <w:spacing w:after="0"/>
              <w:jc w:val="center"/>
            </w:pPr>
            <w:r>
              <w:rPr>
                <w:sz w:val="18"/>
              </w:rPr>
              <w:t>9</w:t>
            </w:r>
          </w:p>
        </w:tc>
        <w:tc>
          <w:tcPr>
            <w:tcW w:w="624" w:type="dxa"/>
            <w:tcBorders>
              <w:bottom w:val="single" w:sz="4" w:space="0" w:color="E5E2E1"/>
            </w:tcBorders>
            <w:tcMar>
              <w:top w:w="40" w:type="dxa"/>
              <w:left w:w="80" w:type="dxa"/>
              <w:bottom w:w="40" w:type="dxa"/>
              <w:right w:w="80" w:type="dxa"/>
            </w:tcMar>
          </w:tcPr>
          <w:p w14:paraId="4E6F35BA" w14:textId="77777777" w:rsidR="00187B38" w:rsidRDefault="00E12A47">
            <w:pPr>
              <w:keepNext/>
              <w:spacing w:after="0"/>
              <w:jc w:val="center"/>
            </w:pPr>
            <w:r>
              <w:rPr>
                <w:sz w:val="18"/>
              </w:rPr>
              <w:t>1</w:t>
            </w:r>
          </w:p>
        </w:tc>
        <w:tc>
          <w:tcPr>
            <w:tcW w:w="624" w:type="dxa"/>
            <w:tcBorders>
              <w:bottom w:val="single" w:sz="4" w:space="0" w:color="E5E2E1"/>
            </w:tcBorders>
            <w:tcMar>
              <w:top w:w="40" w:type="dxa"/>
              <w:left w:w="80" w:type="dxa"/>
              <w:bottom w:w="40" w:type="dxa"/>
              <w:right w:w="80" w:type="dxa"/>
            </w:tcMar>
          </w:tcPr>
          <w:p w14:paraId="1B6D099F" w14:textId="77777777" w:rsidR="00187B38" w:rsidRDefault="00E12A47">
            <w:pPr>
              <w:keepNext/>
              <w:spacing w:after="0"/>
              <w:jc w:val="center"/>
            </w:pPr>
            <w:r>
              <w:rPr>
                <w:sz w:val="18"/>
              </w:rPr>
              <w:t>4</w:t>
            </w:r>
          </w:p>
        </w:tc>
        <w:tc>
          <w:tcPr>
            <w:tcW w:w="737" w:type="dxa"/>
            <w:tcBorders>
              <w:bottom w:val="single" w:sz="4" w:space="0" w:color="E5E2E1"/>
            </w:tcBorders>
            <w:tcMar>
              <w:top w:w="40" w:type="dxa"/>
              <w:left w:w="80" w:type="dxa"/>
              <w:bottom w:w="40" w:type="dxa"/>
              <w:right w:w="80" w:type="dxa"/>
            </w:tcMar>
          </w:tcPr>
          <w:p w14:paraId="4116E590" w14:textId="77777777" w:rsidR="00187B38" w:rsidRDefault="00E12A47">
            <w:pPr>
              <w:keepNext/>
              <w:spacing w:after="0"/>
              <w:jc w:val="center"/>
            </w:pPr>
            <w:r>
              <w:rPr>
                <w:sz w:val="18"/>
              </w:rPr>
              <w:t>4</w:t>
            </w:r>
          </w:p>
        </w:tc>
        <w:tc>
          <w:tcPr>
            <w:tcW w:w="1361" w:type="dxa"/>
            <w:tcBorders>
              <w:bottom w:val="single" w:sz="4" w:space="0" w:color="E5E2E1"/>
            </w:tcBorders>
            <w:tcMar>
              <w:top w:w="40" w:type="dxa"/>
              <w:left w:w="80" w:type="dxa"/>
              <w:bottom w:w="40" w:type="dxa"/>
              <w:right w:w="80" w:type="dxa"/>
            </w:tcMar>
          </w:tcPr>
          <w:p w14:paraId="2671A61F" w14:textId="77777777" w:rsidR="00187B38" w:rsidRDefault="00E12A47">
            <w:pPr>
              <w:keepNext/>
              <w:spacing w:after="0"/>
              <w:jc w:val="center"/>
            </w:pPr>
            <w:proofErr w:type="gramStart"/>
            <w:r>
              <w:rPr>
                <w:sz w:val="18"/>
              </w:rPr>
              <w:t>40 :</w:t>
            </w:r>
            <w:proofErr w:type="gramEnd"/>
            <w:r>
              <w:rPr>
                <w:sz w:val="18"/>
              </w:rPr>
              <w:t xml:space="preserve"> 20</w:t>
            </w:r>
          </w:p>
        </w:tc>
        <w:tc>
          <w:tcPr>
            <w:tcW w:w="964" w:type="dxa"/>
            <w:tcBorders>
              <w:bottom w:val="single" w:sz="4" w:space="0" w:color="E5E2E1"/>
            </w:tcBorders>
            <w:tcMar>
              <w:top w:w="40" w:type="dxa"/>
              <w:left w:w="80" w:type="dxa"/>
              <w:bottom w:w="40" w:type="dxa"/>
              <w:right w:w="80" w:type="dxa"/>
            </w:tcMar>
          </w:tcPr>
          <w:p w14:paraId="70FEC0CF" w14:textId="77777777" w:rsidR="00187B38" w:rsidRDefault="00E12A47">
            <w:pPr>
              <w:keepNext/>
              <w:spacing w:after="0"/>
              <w:jc w:val="center"/>
            </w:pPr>
            <w:r>
              <w:rPr>
                <w:sz w:val="18"/>
              </w:rPr>
              <w:t>27</w:t>
            </w:r>
          </w:p>
        </w:tc>
      </w:tr>
      <w:tr w:rsidR="00187B38" w14:paraId="633593DF" w14:textId="77777777">
        <w:trPr>
          <w:cantSplit/>
          <w:jc w:val="center"/>
        </w:trPr>
        <w:tc>
          <w:tcPr>
            <w:tcW w:w="624" w:type="dxa"/>
            <w:tcBorders>
              <w:bottom w:val="single" w:sz="4" w:space="0" w:color="E5E2E1"/>
            </w:tcBorders>
            <w:tcMar>
              <w:top w:w="40" w:type="dxa"/>
              <w:left w:w="80" w:type="dxa"/>
              <w:bottom w:w="40" w:type="dxa"/>
              <w:right w:w="80" w:type="dxa"/>
            </w:tcMar>
          </w:tcPr>
          <w:p w14:paraId="0E99F239" w14:textId="77777777" w:rsidR="00187B38" w:rsidRDefault="00E12A47">
            <w:pPr>
              <w:keepNext/>
              <w:spacing w:after="0"/>
              <w:jc w:val="center"/>
            </w:pPr>
            <w:r>
              <w:rPr>
                <w:sz w:val="18"/>
              </w:rPr>
              <w:t>3</w:t>
            </w:r>
          </w:p>
        </w:tc>
        <w:tc>
          <w:tcPr>
            <w:tcW w:w="3685" w:type="dxa"/>
            <w:tcBorders>
              <w:bottom w:val="single" w:sz="4" w:space="0" w:color="E5E2E1"/>
            </w:tcBorders>
            <w:tcMar>
              <w:top w:w="40" w:type="dxa"/>
              <w:left w:w="80" w:type="dxa"/>
              <w:bottom w:w="40" w:type="dxa"/>
              <w:right w:w="80" w:type="dxa"/>
            </w:tcMar>
          </w:tcPr>
          <w:p w14:paraId="42EE2BEE" w14:textId="77777777" w:rsidR="00187B38" w:rsidRDefault="00E12A47">
            <w:pPr>
              <w:keepNext/>
              <w:spacing w:after="0"/>
            </w:pPr>
            <w:r>
              <w:rPr>
                <w:sz w:val="18"/>
              </w:rPr>
              <w:t>SC Schwyz II</w:t>
            </w:r>
          </w:p>
        </w:tc>
        <w:tc>
          <w:tcPr>
            <w:tcW w:w="624" w:type="dxa"/>
            <w:tcBorders>
              <w:bottom w:val="single" w:sz="4" w:space="0" w:color="E5E2E1"/>
            </w:tcBorders>
            <w:tcMar>
              <w:top w:w="40" w:type="dxa"/>
              <w:left w:w="80" w:type="dxa"/>
              <w:bottom w:w="40" w:type="dxa"/>
              <w:right w:w="80" w:type="dxa"/>
            </w:tcMar>
          </w:tcPr>
          <w:p w14:paraId="46181E48" w14:textId="77777777" w:rsidR="00187B38" w:rsidRDefault="00E12A47">
            <w:pPr>
              <w:keepNext/>
              <w:spacing w:after="0"/>
              <w:jc w:val="center"/>
            </w:pPr>
            <w:r>
              <w:rPr>
                <w:sz w:val="18"/>
              </w:rPr>
              <w:t>14</w:t>
            </w:r>
          </w:p>
        </w:tc>
        <w:tc>
          <w:tcPr>
            <w:tcW w:w="624" w:type="dxa"/>
            <w:tcBorders>
              <w:bottom w:val="single" w:sz="4" w:space="0" w:color="E5E2E1"/>
            </w:tcBorders>
            <w:tcMar>
              <w:top w:w="40" w:type="dxa"/>
              <w:left w:w="80" w:type="dxa"/>
              <w:bottom w:w="40" w:type="dxa"/>
              <w:right w:w="80" w:type="dxa"/>
            </w:tcMar>
          </w:tcPr>
          <w:p w14:paraId="264E7B50" w14:textId="77777777" w:rsidR="00187B38" w:rsidRDefault="00E12A47">
            <w:pPr>
              <w:keepNext/>
              <w:spacing w:after="0"/>
              <w:jc w:val="center"/>
            </w:pPr>
            <w:r>
              <w:rPr>
                <w:sz w:val="18"/>
              </w:rPr>
              <w:t>8</w:t>
            </w:r>
          </w:p>
        </w:tc>
        <w:tc>
          <w:tcPr>
            <w:tcW w:w="624" w:type="dxa"/>
            <w:tcBorders>
              <w:bottom w:val="single" w:sz="4" w:space="0" w:color="E5E2E1"/>
            </w:tcBorders>
            <w:tcMar>
              <w:top w:w="40" w:type="dxa"/>
              <w:left w:w="80" w:type="dxa"/>
              <w:bottom w:w="40" w:type="dxa"/>
              <w:right w:w="80" w:type="dxa"/>
            </w:tcMar>
          </w:tcPr>
          <w:p w14:paraId="2BDD66A8" w14:textId="77777777" w:rsidR="00187B38" w:rsidRDefault="00E12A47">
            <w:pPr>
              <w:keepNext/>
              <w:spacing w:after="0"/>
              <w:jc w:val="center"/>
            </w:pPr>
            <w:r>
              <w:rPr>
                <w:sz w:val="18"/>
              </w:rPr>
              <w:t>2</w:t>
            </w:r>
          </w:p>
        </w:tc>
        <w:tc>
          <w:tcPr>
            <w:tcW w:w="624" w:type="dxa"/>
            <w:tcBorders>
              <w:bottom w:val="single" w:sz="4" w:space="0" w:color="E5E2E1"/>
            </w:tcBorders>
            <w:tcMar>
              <w:top w:w="40" w:type="dxa"/>
              <w:left w:w="80" w:type="dxa"/>
              <w:bottom w:w="40" w:type="dxa"/>
              <w:right w:w="80" w:type="dxa"/>
            </w:tcMar>
          </w:tcPr>
          <w:p w14:paraId="67B81684" w14:textId="77777777" w:rsidR="00187B38" w:rsidRDefault="00E12A47">
            <w:pPr>
              <w:keepNext/>
              <w:spacing w:after="0"/>
              <w:jc w:val="center"/>
            </w:pPr>
            <w:r>
              <w:rPr>
                <w:sz w:val="18"/>
              </w:rPr>
              <w:t>4</w:t>
            </w:r>
          </w:p>
        </w:tc>
        <w:tc>
          <w:tcPr>
            <w:tcW w:w="737" w:type="dxa"/>
            <w:tcBorders>
              <w:bottom w:val="single" w:sz="4" w:space="0" w:color="E5E2E1"/>
            </w:tcBorders>
            <w:tcMar>
              <w:top w:w="40" w:type="dxa"/>
              <w:left w:w="80" w:type="dxa"/>
              <w:bottom w:w="40" w:type="dxa"/>
              <w:right w:w="80" w:type="dxa"/>
            </w:tcMar>
          </w:tcPr>
          <w:p w14:paraId="1C44BDD7" w14:textId="77777777" w:rsidR="00187B38" w:rsidRDefault="00E12A47">
            <w:pPr>
              <w:keepNext/>
              <w:spacing w:after="0"/>
              <w:jc w:val="center"/>
            </w:pPr>
            <w:r>
              <w:rPr>
                <w:sz w:val="18"/>
              </w:rPr>
              <w:t>2</w:t>
            </w:r>
          </w:p>
        </w:tc>
        <w:tc>
          <w:tcPr>
            <w:tcW w:w="1361" w:type="dxa"/>
            <w:tcBorders>
              <w:bottom w:val="single" w:sz="4" w:space="0" w:color="E5E2E1"/>
            </w:tcBorders>
            <w:tcMar>
              <w:top w:w="40" w:type="dxa"/>
              <w:left w:w="80" w:type="dxa"/>
              <w:bottom w:w="40" w:type="dxa"/>
              <w:right w:w="80" w:type="dxa"/>
            </w:tcMar>
          </w:tcPr>
          <w:p w14:paraId="1433AC90" w14:textId="77777777" w:rsidR="00187B38" w:rsidRDefault="00E12A47">
            <w:pPr>
              <w:keepNext/>
              <w:spacing w:after="0"/>
              <w:jc w:val="center"/>
            </w:pPr>
            <w:proofErr w:type="gramStart"/>
            <w:r>
              <w:rPr>
                <w:sz w:val="18"/>
              </w:rPr>
              <w:t>39 :</w:t>
            </w:r>
            <w:proofErr w:type="gramEnd"/>
            <w:r>
              <w:rPr>
                <w:sz w:val="18"/>
              </w:rPr>
              <w:t xml:space="preserve"> 20</w:t>
            </w:r>
          </w:p>
        </w:tc>
        <w:tc>
          <w:tcPr>
            <w:tcW w:w="964" w:type="dxa"/>
            <w:tcBorders>
              <w:bottom w:val="single" w:sz="4" w:space="0" w:color="E5E2E1"/>
            </w:tcBorders>
            <w:tcMar>
              <w:top w:w="40" w:type="dxa"/>
              <w:left w:w="80" w:type="dxa"/>
              <w:bottom w:w="40" w:type="dxa"/>
              <w:right w:w="80" w:type="dxa"/>
            </w:tcMar>
          </w:tcPr>
          <w:p w14:paraId="1D6FC06B" w14:textId="77777777" w:rsidR="00187B38" w:rsidRDefault="00E12A47">
            <w:pPr>
              <w:keepNext/>
              <w:spacing w:after="0"/>
              <w:jc w:val="center"/>
            </w:pPr>
            <w:r>
              <w:rPr>
                <w:sz w:val="18"/>
              </w:rPr>
              <w:t>25</w:t>
            </w:r>
          </w:p>
        </w:tc>
      </w:tr>
      <w:tr w:rsidR="00187B38" w14:paraId="5B71D223" w14:textId="77777777">
        <w:trPr>
          <w:cantSplit/>
          <w:jc w:val="center"/>
        </w:trPr>
        <w:tc>
          <w:tcPr>
            <w:tcW w:w="624" w:type="dxa"/>
            <w:tcBorders>
              <w:bottom w:val="single" w:sz="4" w:space="0" w:color="E5E2E1"/>
            </w:tcBorders>
            <w:tcMar>
              <w:top w:w="40" w:type="dxa"/>
              <w:left w:w="80" w:type="dxa"/>
              <w:bottom w:w="40" w:type="dxa"/>
              <w:right w:w="80" w:type="dxa"/>
            </w:tcMar>
          </w:tcPr>
          <w:p w14:paraId="1976CB66" w14:textId="77777777" w:rsidR="00187B38" w:rsidRDefault="00E12A47">
            <w:pPr>
              <w:keepNext/>
              <w:spacing w:after="0"/>
              <w:jc w:val="center"/>
            </w:pPr>
            <w:r>
              <w:rPr>
                <w:sz w:val="18"/>
              </w:rPr>
              <w:t>4</w:t>
            </w:r>
          </w:p>
        </w:tc>
        <w:tc>
          <w:tcPr>
            <w:tcW w:w="3685" w:type="dxa"/>
            <w:tcBorders>
              <w:bottom w:val="single" w:sz="4" w:space="0" w:color="E5E2E1"/>
            </w:tcBorders>
            <w:tcMar>
              <w:top w:w="40" w:type="dxa"/>
              <w:left w:w="80" w:type="dxa"/>
              <w:bottom w:w="40" w:type="dxa"/>
              <w:right w:w="80" w:type="dxa"/>
            </w:tcMar>
          </w:tcPr>
          <w:p w14:paraId="7D65C56B" w14:textId="77777777" w:rsidR="00187B38" w:rsidRDefault="00E12A47">
            <w:pPr>
              <w:keepNext/>
              <w:spacing w:after="0"/>
            </w:pPr>
            <w:r>
              <w:rPr>
                <w:sz w:val="18"/>
              </w:rPr>
              <w:t xml:space="preserve">FC </w:t>
            </w:r>
            <w:proofErr w:type="spellStart"/>
            <w:r>
              <w:rPr>
                <w:sz w:val="18"/>
              </w:rPr>
              <w:t>Malcantone</w:t>
            </w:r>
            <w:proofErr w:type="spellEnd"/>
          </w:p>
        </w:tc>
        <w:tc>
          <w:tcPr>
            <w:tcW w:w="624" w:type="dxa"/>
            <w:tcBorders>
              <w:bottom w:val="single" w:sz="4" w:space="0" w:color="E5E2E1"/>
            </w:tcBorders>
            <w:tcMar>
              <w:top w:w="40" w:type="dxa"/>
              <w:left w:w="80" w:type="dxa"/>
              <w:bottom w:w="40" w:type="dxa"/>
              <w:right w:w="80" w:type="dxa"/>
            </w:tcMar>
          </w:tcPr>
          <w:p w14:paraId="44539102" w14:textId="77777777" w:rsidR="00187B38" w:rsidRDefault="00E12A47">
            <w:pPr>
              <w:keepNext/>
              <w:spacing w:after="0"/>
              <w:jc w:val="center"/>
            </w:pPr>
            <w:r>
              <w:rPr>
                <w:sz w:val="18"/>
              </w:rPr>
              <w:t>14</w:t>
            </w:r>
          </w:p>
        </w:tc>
        <w:tc>
          <w:tcPr>
            <w:tcW w:w="624" w:type="dxa"/>
            <w:tcBorders>
              <w:bottom w:val="single" w:sz="4" w:space="0" w:color="E5E2E1"/>
            </w:tcBorders>
            <w:tcMar>
              <w:top w:w="40" w:type="dxa"/>
              <w:left w:w="80" w:type="dxa"/>
              <w:bottom w:w="40" w:type="dxa"/>
              <w:right w:w="80" w:type="dxa"/>
            </w:tcMar>
          </w:tcPr>
          <w:p w14:paraId="54EECC39" w14:textId="77777777" w:rsidR="00187B38" w:rsidRDefault="00E12A47">
            <w:pPr>
              <w:keepNext/>
              <w:spacing w:after="0"/>
              <w:jc w:val="center"/>
            </w:pPr>
            <w:r>
              <w:rPr>
                <w:sz w:val="18"/>
              </w:rPr>
              <w:t>6</w:t>
            </w:r>
          </w:p>
        </w:tc>
        <w:tc>
          <w:tcPr>
            <w:tcW w:w="624" w:type="dxa"/>
            <w:tcBorders>
              <w:bottom w:val="single" w:sz="4" w:space="0" w:color="E5E2E1"/>
            </w:tcBorders>
            <w:tcMar>
              <w:top w:w="40" w:type="dxa"/>
              <w:left w:w="80" w:type="dxa"/>
              <w:bottom w:w="40" w:type="dxa"/>
              <w:right w:w="80" w:type="dxa"/>
            </w:tcMar>
          </w:tcPr>
          <w:p w14:paraId="681D8005" w14:textId="77777777" w:rsidR="00187B38" w:rsidRDefault="00E12A47">
            <w:pPr>
              <w:keepNext/>
              <w:spacing w:after="0"/>
              <w:jc w:val="center"/>
            </w:pPr>
            <w:r>
              <w:rPr>
                <w:sz w:val="18"/>
              </w:rPr>
              <w:t>1</w:t>
            </w:r>
          </w:p>
        </w:tc>
        <w:tc>
          <w:tcPr>
            <w:tcW w:w="624" w:type="dxa"/>
            <w:tcBorders>
              <w:bottom w:val="single" w:sz="4" w:space="0" w:color="E5E2E1"/>
            </w:tcBorders>
            <w:tcMar>
              <w:top w:w="40" w:type="dxa"/>
              <w:left w:w="80" w:type="dxa"/>
              <w:bottom w:w="40" w:type="dxa"/>
              <w:right w:w="80" w:type="dxa"/>
            </w:tcMar>
          </w:tcPr>
          <w:p w14:paraId="4EC52D70" w14:textId="77777777" w:rsidR="00187B38" w:rsidRDefault="00E12A47">
            <w:pPr>
              <w:keepNext/>
              <w:spacing w:after="0"/>
              <w:jc w:val="center"/>
            </w:pPr>
            <w:r>
              <w:rPr>
                <w:sz w:val="18"/>
              </w:rPr>
              <w:t>7</w:t>
            </w:r>
          </w:p>
        </w:tc>
        <w:tc>
          <w:tcPr>
            <w:tcW w:w="737" w:type="dxa"/>
            <w:tcBorders>
              <w:bottom w:val="single" w:sz="4" w:space="0" w:color="E5E2E1"/>
            </w:tcBorders>
            <w:tcMar>
              <w:top w:w="40" w:type="dxa"/>
              <w:left w:w="80" w:type="dxa"/>
              <w:bottom w:w="40" w:type="dxa"/>
              <w:right w:w="80" w:type="dxa"/>
            </w:tcMar>
          </w:tcPr>
          <w:p w14:paraId="7D6CF18F" w14:textId="77777777" w:rsidR="00187B38" w:rsidRDefault="00E12A47">
            <w:pPr>
              <w:keepNext/>
              <w:spacing w:after="0"/>
              <w:jc w:val="center"/>
            </w:pPr>
            <w:r>
              <w:rPr>
                <w:sz w:val="18"/>
              </w:rPr>
              <w:t>2</w:t>
            </w:r>
          </w:p>
        </w:tc>
        <w:tc>
          <w:tcPr>
            <w:tcW w:w="1361" w:type="dxa"/>
            <w:tcBorders>
              <w:bottom w:val="single" w:sz="4" w:space="0" w:color="E5E2E1"/>
            </w:tcBorders>
            <w:tcMar>
              <w:top w:w="40" w:type="dxa"/>
              <w:left w:w="80" w:type="dxa"/>
              <w:bottom w:w="40" w:type="dxa"/>
              <w:right w:w="80" w:type="dxa"/>
            </w:tcMar>
          </w:tcPr>
          <w:p w14:paraId="577BECEA" w14:textId="77777777" w:rsidR="00187B38" w:rsidRDefault="00E12A47">
            <w:pPr>
              <w:keepNext/>
              <w:spacing w:after="0"/>
              <w:jc w:val="center"/>
            </w:pPr>
            <w:proofErr w:type="gramStart"/>
            <w:r>
              <w:rPr>
                <w:sz w:val="18"/>
              </w:rPr>
              <w:t>41 :</w:t>
            </w:r>
            <w:proofErr w:type="gramEnd"/>
            <w:r>
              <w:rPr>
                <w:sz w:val="18"/>
              </w:rPr>
              <w:t xml:space="preserve"> 43</w:t>
            </w:r>
          </w:p>
        </w:tc>
        <w:tc>
          <w:tcPr>
            <w:tcW w:w="964" w:type="dxa"/>
            <w:tcBorders>
              <w:bottom w:val="single" w:sz="4" w:space="0" w:color="E5E2E1"/>
            </w:tcBorders>
            <w:tcMar>
              <w:top w:w="40" w:type="dxa"/>
              <w:left w:w="80" w:type="dxa"/>
              <w:bottom w:w="40" w:type="dxa"/>
              <w:right w:w="80" w:type="dxa"/>
            </w:tcMar>
          </w:tcPr>
          <w:p w14:paraId="483CB17D" w14:textId="77777777" w:rsidR="00187B38" w:rsidRDefault="00E12A47">
            <w:pPr>
              <w:keepNext/>
              <w:spacing w:after="0"/>
              <w:jc w:val="center"/>
            </w:pPr>
            <w:r>
              <w:rPr>
                <w:sz w:val="18"/>
              </w:rPr>
              <w:t>18</w:t>
            </w:r>
          </w:p>
        </w:tc>
      </w:tr>
      <w:tr w:rsidR="00187B38" w14:paraId="289CEE23" w14:textId="77777777">
        <w:trPr>
          <w:cantSplit/>
          <w:jc w:val="center"/>
        </w:trPr>
        <w:tc>
          <w:tcPr>
            <w:tcW w:w="624" w:type="dxa"/>
            <w:tcBorders>
              <w:bottom w:val="single" w:sz="4" w:space="0" w:color="E5E2E1"/>
            </w:tcBorders>
            <w:shd w:val="clear" w:color="F6F2F1" w:fill="F6F2F1"/>
            <w:tcMar>
              <w:top w:w="40" w:type="dxa"/>
              <w:left w:w="80" w:type="dxa"/>
              <w:bottom w:w="40" w:type="dxa"/>
              <w:right w:w="80" w:type="dxa"/>
            </w:tcMar>
          </w:tcPr>
          <w:p w14:paraId="38977EBA" w14:textId="77777777" w:rsidR="00187B38" w:rsidRDefault="00E12A47">
            <w:pPr>
              <w:keepNext/>
              <w:spacing w:after="0"/>
              <w:jc w:val="center"/>
            </w:pPr>
            <w:r>
              <w:rPr>
                <w:b/>
                <w:sz w:val="18"/>
              </w:rPr>
              <w:t>5</w:t>
            </w:r>
          </w:p>
        </w:tc>
        <w:tc>
          <w:tcPr>
            <w:tcW w:w="3685" w:type="dxa"/>
            <w:tcBorders>
              <w:bottom w:val="single" w:sz="4" w:space="0" w:color="E5E2E1"/>
            </w:tcBorders>
            <w:shd w:val="clear" w:color="F6F2F1" w:fill="F6F2F1"/>
            <w:tcMar>
              <w:top w:w="40" w:type="dxa"/>
              <w:left w:w="80" w:type="dxa"/>
              <w:bottom w:w="40" w:type="dxa"/>
              <w:right w:w="80" w:type="dxa"/>
            </w:tcMar>
          </w:tcPr>
          <w:p w14:paraId="26E582A2" w14:textId="77777777" w:rsidR="00187B38" w:rsidRDefault="00E12A47">
            <w:pPr>
              <w:keepNext/>
              <w:spacing w:after="0"/>
            </w:pPr>
            <w:r>
              <w:rPr>
                <w:b/>
                <w:sz w:val="18"/>
              </w:rPr>
              <w:t>Team Uri Frauen II</w:t>
            </w:r>
          </w:p>
        </w:tc>
        <w:tc>
          <w:tcPr>
            <w:tcW w:w="624" w:type="dxa"/>
            <w:tcBorders>
              <w:bottom w:val="single" w:sz="4" w:space="0" w:color="E5E2E1"/>
            </w:tcBorders>
            <w:shd w:val="clear" w:color="F6F2F1" w:fill="F6F2F1"/>
            <w:tcMar>
              <w:top w:w="40" w:type="dxa"/>
              <w:left w:w="80" w:type="dxa"/>
              <w:bottom w:w="40" w:type="dxa"/>
              <w:right w:w="80" w:type="dxa"/>
            </w:tcMar>
          </w:tcPr>
          <w:p w14:paraId="4DD14B41" w14:textId="77777777" w:rsidR="00187B38" w:rsidRDefault="00E12A47">
            <w:pPr>
              <w:keepNext/>
              <w:spacing w:after="0"/>
              <w:jc w:val="center"/>
            </w:pPr>
            <w:r>
              <w:rPr>
                <w:b/>
                <w:sz w:val="18"/>
              </w:rPr>
              <w:t>14</w:t>
            </w:r>
          </w:p>
        </w:tc>
        <w:tc>
          <w:tcPr>
            <w:tcW w:w="624" w:type="dxa"/>
            <w:tcBorders>
              <w:bottom w:val="single" w:sz="4" w:space="0" w:color="E5E2E1"/>
            </w:tcBorders>
            <w:shd w:val="clear" w:color="F6F2F1" w:fill="F6F2F1"/>
            <w:tcMar>
              <w:top w:w="40" w:type="dxa"/>
              <w:left w:w="80" w:type="dxa"/>
              <w:bottom w:w="40" w:type="dxa"/>
              <w:right w:w="80" w:type="dxa"/>
            </w:tcMar>
          </w:tcPr>
          <w:p w14:paraId="7140E49C" w14:textId="77777777" w:rsidR="00187B38" w:rsidRDefault="00E12A47">
            <w:pPr>
              <w:keepNext/>
              <w:spacing w:after="0"/>
              <w:jc w:val="center"/>
            </w:pPr>
            <w:r>
              <w:rPr>
                <w:b/>
                <w:sz w:val="18"/>
              </w:rPr>
              <w:t>5</w:t>
            </w:r>
          </w:p>
        </w:tc>
        <w:tc>
          <w:tcPr>
            <w:tcW w:w="624" w:type="dxa"/>
            <w:tcBorders>
              <w:bottom w:val="single" w:sz="4" w:space="0" w:color="E5E2E1"/>
            </w:tcBorders>
            <w:shd w:val="clear" w:color="F6F2F1" w:fill="F6F2F1"/>
            <w:tcMar>
              <w:top w:w="40" w:type="dxa"/>
              <w:left w:w="80" w:type="dxa"/>
              <w:bottom w:w="40" w:type="dxa"/>
              <w:right w:w="80" w:type="dxa"/>
            </w:tcMar>
          </w:tcPr>
          <w:p w14:paraId="618F395E" w14:textId="77777777" w:rsidR="00187B38" w:rsidRDefault="00E12A47">
            <w:pPr>
              <w:keepNext/>
              <w:spacing w:after="0"/>
              <w:jc w:val="center"/>
            </w:pPr>
            <w:r>
              <w:rPr>
                <w:b/>
                <w:sz w:val="18"/>
              </w:rPr>
              <w:t>4</w:t>
            </w:r>
          </w:p>
        </w:tc>
        <w:tc>
          <w:tcPr>
            <w:tcW w:w="624" w:type="dxa"/>
            <w:tcBorders>
              <w:bottom w:val="single" w:sz="4" w:space="0" w:color="E5E2E1"/>
            </w:tcBorders>
            <w:shd w:val="clear" w:color="F6F2F1" w:fill="F6F2F1"/>
            <w:tcMar>
              <w:top w:w="40" w:type="dxa"/>
              <w:left w:w="80" w:type="dxa"/>
              <w:bottom w:w="40" w:type="dxa"/>
              <w:right w:w="80" w:type="dxa"/>
            </w:tcMar>
          </w:tcPr>
          <w:p w14:paraId="4E98BF5D" w14:textId="77777777" w:rsidR="00187B38" w:rsidRDefault="00E12A47">
            <w:pPr>
              <w:keepNext/>
              <w:spacing w:after="0"/>
              <w:jc w:val="center"/>
            </w:pPr>
            <w:r>
              <w:rPr>
                <w:b/>
                <w:sz w:val="18"/>
              </w:rPr>
              <w:t>5</w:t>
            </w:r>
          </w:p>
        </w:tc>
        <w:tc>
          <w:tcPr>
            <w:tcW w:w="737" w:type="dxa"/>
            <w:tcBorders>
              <w:bottom w:val="single" w:sz="4" w:space="0" w:color="E5E2E1"/>
            </w:tcBorders>
            <w:shd w:val="clear" w:color="F6F2F1" w:fill="F6F2F1"/>
            <w:tcMar>
              <w:top w:w="40" w:type="dxa"/>
              <w:left w:w="80" w:type="dxa"/>
              <w:bottom w:w="40" w:type="dxa"/>
              <w:right w:w="80" w:type="dxa"/>
            </w:tcMar>
          </w:tcPr>
          <w:p w14:paraId="54F2220F" w14:textId="77777777" w:rsidR="00187B38" w:rsidRDefault="00E12A47">
            <w:pPr>
              <w:keepNext/>
              <w:spacing w:after="0"/>
              <w:jc w:val="center"/>
            </w:pPr>
            <w:r>
              <w:rPr>
                <w:b/>
                <w:sz w:val="18"/>
              </w:rPr>
              <w:t>9</w:t>
            </w:r>
          </w:p>
        </w:tc>
        <w:tc>
          <w:tcPr>
            <w:tcW w:w="1361" w:type="dxa"/>
            <w:tcBorders>
              <w:bottom w:val="single" w:sz="4" w:space="0" w:color="E5E2E1"/>
            </w:tcBorders>
            <w:shd w:val="clear" w:color="F6F2F1" w:fill="F6F2F1"/>
            <w:tcMar>
              <w:top w:w="40" w:type="dxa"/>
              <w:left w:w="80" w:type="dxa"/>
              <w:bottom w:w="40" w:type="dxa"/>
              <w:right w:w="80" w:type="dxa"/>
            </w:tcMar>
          </w:tcPr>
          <w:p w14:paraId="68117A08" w14:textId="77777777" w:rsidR="00187B38" w:rsidRDefault="00E12A47">
            <w:pPr>
              <w:keepNext/>
              <w:spacing w:after="0"/>
              <w:jc w:val="center"/>
            </w:pPr>
            <w:proofErr w:type="gramStart"/>
            <w:r>
              <w:rPr>
                <w:b/>
                <w:sz w:val="18"/>
              </w:rPr>
              <w:t>22 :</w:t>
            </w:r>
            <w:proofErr w:type="gramEnd"/>
            <w:r>
              <w:rPr>
                <w:b/>
                <w:sz w:val="18"/>
              </w:rPr>
              <w:t xml:space="preserve"> 20</w:t>
            </w:r>
          </w:p>
        </w:tc>
        <w:tc>
          <w:tcPr>
            <w:tcW w:w="964" w:type="dxa"/>
            <w:tcBorders>
              <w:bottom w:val="single" w:sz="4" w:space="0" w:color="E5E2E1"/>
            </w:tcBorders>
            <w:shd w:val="clear" w:color="F6F2F1" w:fill="F6F2F1"/>
            <w:tcMar>
              <w:top w:w="40" w:type="dxa"/>
              <w:left w:w="80" w:type="dxa"/>
              <w:bottom w:w="40" w:type="dxa"/>
              <w:right w:w="80" w:type="dxa"/>
            </w:tcMar>
          </w:tcPr>
          <w:p w14:paraId="018363EB" w14:textId="77777777" w:rsidR="00187B38" w:rsidRDefault="00E12A47">
            <w:pPr>
              <w:keepNext/>
              <w:spacing w:after="0"/>
              <w:jc w:val="center"/>
            </w:pPr>
            <w:r>
              <w:rPr>
                <w:b/>
                <w:sz w:val="18"/>
              </w:rPr>
              <w:t>18</w:t>
            </w:r>
          </w:p>
        </w:tc>
      </w:tr>
      <w:tr w:rsidR="00187B38" w14:paraId="1D5816E5" w14:textId="77777777">
        <w:trPr>
          <w:cantSplit/>
          <w:jc w:val="center"/>
        </w:trPr>
        <w:tc>
          <w:tcPr>
            <w:tcW w:w="624" w:type="dxa"/>
            <w:tcBorders>
              <w:bottom w:val="single" w:sz="4" w:space="0" w:color="E5E2E1"/>
            </w:tcBorders>
            <w:tcMar>
              <w:top w:w="40" w:type="dxa"/>
              <w:left w:w="80" w:type="dxa"/>
              <w:bottom w:w="40" w:type="dxa"/>
              <w:right w:w="80" w:type="dxa"/>
            </w:tcMar>
          </w:tcPr>
          <w:p w14:paraId="27687E4C" w14:textId="77777777" w:rsidR="00187B38" w:rsidRDefault="00E12A47">
            <w:pPr>
              <w:keepNext/>
              <w:spacing w:after="0"/>
              <w:jc w:val="center"/>
            </w:pPr>
            <w:r>
              <w:rPr>
                <w:sz w:val="18"/>
              </w:rPr>
              <w:t>6</w:t>
            </w:r>
          </w:p>
        </w:tc>
        <w:tc>
          <w:tcPr>
            <w:tcW w:w="3685" w:type="dxa"/>
            <w:tcBorders>
              <w:bottom w:val="single" w:sz="4" w:space="0" w:color="E5E2E1"/>
            </w:tcBorders>
            <w:tcMar>
              <w:top w:w="40" w:type="dxa"/>
              <w:left w:w="80" w:type="dxa"/>
              <w:bottom w:w="40" w:type="dxa"/>
              <w:right w:w="80" w:type="dxa"/>
            </w:tcMar>
          </w:tcPr>
          <w:p w14:paraId="6EC1F6D2" w14:textId="77777777" w:rsidR="00187B38" w:rsidRDefault="00E12A47">
            <w:pPr>
              <w:keepNext/>
              <w:spacing w:after="0"/>
            </w:pPr>
            <w:r>
              <w:rPr>
                <w:sz w:val="18"/>
              </w:rPr>
              <w:t xml:space="preserve">FC </w:t>
            </w:r>
            <w:proofErr w:type="spellStart"/>
            <w:r>
              <w:rPr>
                <w:sz w:val="18"/>
              </w:rPr>
              <w:t>Aegeri</w:t>
            </w:r>
            <w:proofErr w:type="spellEnd"/>
            <w:r>
              <w:rPr>
                <w:sz w:val="18"/>
              </w:rPr>
              <w:t xml:space="preserve"> Frauen</w:t>
            </w:r>
          </w:p>
        </w:tc>
        <w:tc>
          <w:tcPr>
            <w:tcW w:w="624" w:type="dxa"/>
            <w:tcBorders>
              <w:bottom w:val="single" w:sz="4" w:space="0" w:color="E5E2E1"/>
            </w:tcBorders>
            <w:tcMar>
              <w:top w:w="40" w:type="dxa"/>
              <w:left w:w="80" w:type="dxa"/>
              <w:bottom w:w="40" w:type="dxa"/>
              <w:right w:w="80" w:type="dxa"/>
            </w:tcMar>
          </w:tcPr>
          <w:p w14:paraId="2226CA3E" w14:textId="77777777" w:rsidR="00187B38" w:rsidRDefault="00E12A47">
            <w:pPr>
              <w:keepNext/>
              <w:spacing w:after="0"/>
              <w:jc w:val="center"/>
            </w:pPr>
            <w:r>
              <w:rPr>
                <w:sz w:val="18"/>
              </w:rPr>
              <w:t>14</w:t>
            </w:r>
          </w:p>
        </w:tc>
        <w:tc>
          <w:tcPr>
            <w:tcW w:w="624" w:type="dxa"/>
            <w:tcBorders>
              <w:bottom w:val="single" w:sz="4" w:space="0" w:color="E5E2E1"/>
            </w:tcBorders>
            <w:tcMar>
              <w:top w:w="40" w:type="dxa"/>
              <w:left w:w="80" w:type="dxa"/>
              <w:bottom w:w="40" w:type="dxa"/>
              <w:right w:w="80" w:type="dxa"/>
            </w:tcMar>
          </w:tcPr>
          <w:p w14:paraId="452976A1" w14:textId="77777777" w:rsidR="00187B38" w:rsidRDefault="00E12A47">
            <w:pPr>
              <w:keepNext/>
              <w:spacing w:after="0"/>
              <w:jc w:val="center"/>
            </w:pPr>
            <w:r>
              <w:rPr>
                <w:sz w:val="18"/>
              </w:rPr>
              <w:t>1</w:t>
            </w:r>
          </w:p>
        </w:tc>
        <w:tc>
          <w:tcPr>
            <w:tcW w:w="624" w:type="dxa"/>
            <w:tcBorders>
              <w:bottom w:val="single" w:sz="4" w:space="0" w:color="E5E2E1"/>
            </w:tcBorders>
            <w:tcMar>
              <w:top w:w="40" w:type="dxa"/>
              <w:left w:w="80" w:type="dxa"/>
              <w:bottom w:w="40" w:type="dxa"/>
              <w:right w:w="80" w:type="dxa"/>
            </w:tcMar>
          </w:tcPr>
          <w:p w14:paraId="62B8CA9D" w14:textId="77777777" w:rsidR="00187B38" w:rsidRDefault="00E12A47">
            <w:pPr>
              <w:keepNext/>
              <w:spacing w:after="0"/>
              <w:jc w:val="center"/>
            </w:pPr>
            <w:r>
              <w:rPr>
                <w:sz w:val="18"/>
              </w:rPr>
              <w:t>5</w:t>
            </w:r>
          </w:p>
        </w:tc>
        <w:tc>
          <w:tcPr>
            <w:tcW w:w="624" w:type="dxa"/>
            <w:tcBorders>
              <w:bottom w:val="single" w:sz="4" w:space="0" w:color="E5E2E1"/>
            </w:tcBorders>
            <w:tcMar>
              <w:top w:w="40" w:type="dxa"/>
              <w:left w:w="80" w:type="dxa"/>
              <w:bottom w:w="40" w:type="dxa"/>
              <w:right w:w="80" w:type="dxa"/>
            </w:tcMar>
          </w:tcPr>
          <w:p w14:paraId="6641D7DA" w14:textId="77777777" w:rsidR="00187B38" w:rsidRDefault="00E12A47">
            <w:pPr>
              <w:keepNext/>
              <w:spacing w:after="0"/>
              <w:jc w:val="center"/>
            </w:pPr>
            <w:r>
              <w:rPr>
                <w:sz w:val="18"/>
              </w:rPr>
              <w:t>8</w:t>
            </w:r>
          </w:p>
        </w:tc>
        <w:tc>
          <w:tcPr>
            <w:tcW w:w="737" w:type="dxa"/>
            <w:tcBorders>
              <w:bottom w:val="single" w:sz="4" w:space="0" w:color="E5E2E1"/>
            </w:tcBorders>
            <w:tcMar>
              <w:top w:w="40" w:type="dxa"/>
              <w:left w:w="80" w:type="dxa"/>
              <w:bottom w:w="40" w:type="dxa"/>
              <w:right w:w="80" w:type="dxa"/>
            </w:tcMar>
          </w:tcPr>
          <w:p w14:paraId="0702B8D7" w14:textId="77777777" w:rsidR="00187B38" w:rsidRDefault="00E12A47">
            <w:pPr>
              <w:keepNext/>
              <w:spacing w:after="0"/>
              <w:jc w:val="center"/>
            </w:pPr>
            <w:r>
              <w:rPr>
                <w:sz w:val="18"/>
              </w:rPr>
              <w:t>0</w:t>
            </w:r>
          </w:p>
        </w:tc>
        <w:tc>
          <w:tcPr>
            <w:tcW w:w="1361" w:type="dxa"/>
            <w:tcBorders>
              <w:bottom w:val="single" w:sz="4" w:space="0" w:color="E5E2E1"/>
            </w:tcBorders>
            <w:tcMar>
              <w:top w:w="40" w:type="dxa"/>
              <w:left w:w="80" w:type="dxa"/>
              <w:bottom w:w="40" w:type="dxa"/>
              <w:right w:w="80" w:type="dxa"/>
            </w:tcMar>
          </w:tcPr>
          <w:p w14:paraId="0E79C023" w14:textId="77777777" w:rsidR="00187B38" w:rsidRDefault="00E12A47">
            <w:pPr>
              <w:keepNext/>
              <w:spacing w:after="0"/>
              <w:jc w:val="center"/>
            </w:pPr>
            <w:proofErr w:type="gramStart"/>
            <w:r>
              <w:rPr>
                <w:sz w:val="18"/>
              </w:rPr>
              <w:t>11 :</w:t>
            </w:r>
            <w:proofErr w:type="gramEnd"/>
            <w:r>
              <w:rPr>
                <w:sz w:val="18"/>
              </w:rPr>
              <w:t xml:space="preserve"> 66</w:t>
            </w:r>
          </w:p>
        </w:tc>
        <w:tc>
          <w:tcPr>
            <w:tcW w:w="964" w:type="dxa"/>
            <w:tcBorders>
              <w:bottom w:val="single" w:sz="4" w:space="0" w:color="E5E2E1"/>
            </w:tcBorders>
            <w:tcMar>
              <w:top w:w="40" w:type="dxa"/>
              <w:left w:w="80" w:type="dxa"/>
              <w:bottom w:w="40" w:type="dxa"/>
              <w:right w:w="80" w:type="dxa"/>
            </w:tcMar>
          </w:tcPr>
          <w:p w14:paraId="6FCCC2BF" w14:textId="77777777" w:rsidR="00187B38" w:rsidRDefault="00E12A47">
            <w:pPr>
              <w:keepNext/>
              <w:spacing w:after="0"/>
              <w:jc w:val="center"/>
            </w:pPr>
            <w:r>
              <w:rPr>
                <w:sz w:val="18"/>
              </w:rPr>
              <w:t>7</w:t>
            </w:r>
          </w:p>
        </w:tc>
      </w:tr>
      <w:tr w:rsidR="00187B38" w14:paraId="4470272E" w14:textId="77777777">
        <w:trPr>
          <w:cantSplit/>
          <w:jc w:val="center"/>
        </w:trPr>
        <w:tc>
          <w:tcPr>
            <w:tcW w:w="624" w:type="dxa"/>
            <w:tcBorders>
              <w:bottom w:val="single" w:sz="4" w:space="0" w:color="E5E2E1"/>
            </w:tcBorders>
            <w:tcMar>
              <w:top w:w="40" w:type="dxa"/>
              <w:left w:w="80" w:type="dxa"/>
              <w:bottom w:w="40" w:type="dxa"/>
              <w:right w:w="80" w:type="dxa"/>
            </w:tcMar>
          </w:tcPr>
          <w:p w14:paraId="57730C42" w14:textId="77777777" w:rsidR="00187B38" w:rsidRDefault="00E12A47">
            <w:pPr>
              <w:keepNext/>
              <w:spacing w:after="0"/>
              <w:jc w:val="center"/>
            </w:pPr>
            <w:r>
              <w:rPr>
                <w:sz w:val="18"/>
              </w:rPr>
              <w:t>7</w:t>
            </w:r>
          </w:p>
        </w:tc>
        <w:tc>
          <w:tcPr>
            <w:tcW w:w="3685" w:type="dxa"/>
            <w:tcBorders>
              <w:bottom w:val="single" w:sz="4" w:space="0" w:color="E5E2E1"/>
            </w:tcBorders>
            <w:tcMar>
              <w:top w:w="40" w:type="dxa"/>
              <w:left w:w="80" w:type="dxa"/>
              <w:bottom w:w="40" w:type="dxa"/>
              <w:right w:w="80" w:type="dxa"/>
            </w:tcMar>
          </w:tcPr>
          <w:p w14:paraId="73AA1B3D" w14:textId="77777777" w:rsidR="00187B38" w:rsidRDefault="00E12A47">
            <w:pPr>
              <w:keepNext/>
              <w:spacing w:after="0"/>
            </w:pPr>
            <w:r>
              <w:rPr>
                <w:sz w:val="18"/>
              </w:rPr>
              <w:t>FC Baar III</w:t>
            </w:r>
          </w:p>
        </w:tc>
        <w:tc>
          <w:tcPr>
            <w:tcW w:w="624" w:type="dxa"/>
            <w:tcBorders>
              <w:bottom w:val="single" w:sz="4" w:space="0" w:color="E5E2E1"/>
            </w:tcBorders>
            <w:tcMar>
              <w:top w:w="40" w:type="dxa"/>
              <w:left w:w="80" w:type="dxa"/>
              <w:bottom w:w="40" w:type="dxa"/>
              <w:right w:w="80" w:type="dxa"/>
            </w:tcMar>
          </w:tcPr>
          <w:p w14:paraId="5FE3D624" w14:textId="77777777" w:rsidR="00187B38" w:rsidRDefault="00E12A47">
            <w:pPr>
              <w:keepNext/>
              <w:spacing w:after="0"/>
              <w:jc w:val="center"/>
            </w:pPr>
            <w:r>
              <w:rPr>
                <w:sz w:val="18"/>
              </w:rPr>
              <w:t>14</w:t>
            </w:r>
          </w:p>
        </w:tc>
        <w:tc>
          <w:tcPr>
            <w:tcW w:w="624" w:type="dxa"/>
            <w:tcBorders>
              <w:bottom w:val="single" w:sz="4" w:space="0" w:color="E5E2E1"/>
            </w:tcBorders>
            <w:tcMar>
              <w:top w:w="40" w:type="dxa"/>
              <w:left w:w="80" w:type="dxa"/>
              <w:bottom w:w="40" w:type="dxa"/>
              <w:right w:w="80" w:type="dxa"/>
            </w:tcMar>
          </w:tcPr>
          <w:p w14:paraId="429AFAF8" w14:textId="77777777" w:rsidR="00187B38" w:rsidRDefault="00E12A47">
            <w:pPr>
              <w:keepNext/>
              <w:spacing w:after="0"/>
              <w:jc w:val="center"/>
            </w:pPr>
            <w:r>
              <w:rPr>
                <w:sz w:val="18"/>
              </w:rPr>
              <w:t>2</w:t>
            </w:r>
          </w:p>
        </w:tc>
        <w:tc>
          <w:tcPr>
            <w:tcW w:w="624" w:type="dxa"/>
            <w:tcBorders>
              <w:bottom w:val="single" w:sz="4" w:space="0" w:color="E5E2E1"/>
            </w:tcBorders>
            <w:tcMar>
              <w:top w:w="40" w:type="dxa"/>
              <w:left w:w="80" w:type="dxa"/>
              <w:bottom w:w="40" w:type="dxa"/>
              <w:right w:w="80" w:type="dxa"/>
            </w:tcMar>
          </w:tcPr>
          <w:p w14:paraId="4E9AD868" w14:textId="77777777" w:rsidR="00187B38" w:rsidRDefault="00E12A47">
            <w:pPr>
              <w:keepNext/>
              <w:spacing w:after="0"/>
              <w:jc w:val="center"/>
            </w:pPr>
            <w:r>
              <w:rPr>
                <w:sz w:val="18"/>
              </w:rPr>
              <w:t>2</w:t>
            </w:r>
          </w:p>
        </w:tc>
        <w:tc>
          <w:tcPr>
            <w:tcW w:w="624" w:type="dxa"/>
            <w:tcBorders>
              <w:bottom w:val="single" w:sz="4" w:space="0" w:color="E5E2E1"/>
            </w:tcBorders>
            <w:tcMar>
              <w:top w:w="40" w:type="dxa"/>
              <w:left w:w="80" w:type="dxa"/>
              <w:bottom w:w="40" w:type="dxa"/>
              <w:right w:w="80" w:type="dxa"/>
            </w:tcMar>
          </w:tcPr>
          <w:p w14:paraId="256CDF3B" w14:textId="77777777" w:rsidR="00187B38" w:rsidRDefault="00E12A47">
            <w:pPr>
              <w:keepNext/>
              <w:spacing w:after="0"/>
              <w:jc w:val="center"/>
            </w:pPr>
            <w:r>
              <w:rPr>
                <w:sz w:val="18"/>
              </w:rPr>
              <w:t>10</w:t>
            </w:r>
          </w:p>
        </w:tc>
        <w:tc>
          <w:tcPr>
            <w:tcW w:w="737" w:type="dxa"/>
            <w:tcBorders>
              <w:bottom w:val="single" w:sz="4" w:space="0" w:color="E5E2E1"/>
            </w:tcBorders>
            <w:tcMar>
              <w:top w:w="40" w:type="dxa"/>
              <w:left w:w="80" w:type="dxa"/>
              <w:bottom w:w="40" w:type="dxa"/>
              <w:right w:w="80" w:type="dxa"/>
            </w:tcMar>
          </w:tcPr>
          <w:p w14:paraId="5CBC9EEB" w14:textId="77777777" w:rsidR="00187B38" w:rsidRDefault="00E12A47">
            <w:pPr>
              <w:keepNext/>
              <w:spacing w:after="0"/>
              <w:jc w:val="center"/>
            </w:pPr>
            <w:r>
              <w:rPr>
                <w:sz w:val="18"/>
              </w:rPr>
              <w:t>7</w:t>
            </w:r>
          </w:p>
        </w:tc>
        <w:tc>
          <w:tcPr>
            <w:tcW w:w="1361" w:type="dxa"/>
            <w:tcBorders>
              <w:bottom w:val="single" w:sz="4" w:space="0" w:color="E5E2E1"/>
            </w:tcBorders>
            <w:tcMar>
              <w:top w:w="40" w:type="dxa"/>
              <w:left w:w="80" w:type="dxa"/>
              <w:bottom w:w="40" w:type="dxa"/>
              <w:right w:w="80" w:type="dxa"/>
            </w:tcMar>
          </w:tcPr>
          <w:p w14:paraId="4B2977F6" w14:textId="77777777" w:rsidR="00187B38" w:rsidRDefault="00E12A47">
            <w:pPr>
              <w:keepNext/>
              <w:spacing w:after="0"/>
              <w:jc w:val="center"/>
            </w:pPr>
            <w:proofErr w:type="gramStart"/>
            <w:r>
              <w:rPr>
                <w:sz w:val="18"/>
              </w:rPr>
              <w:t>13 :</w:t>
            </w:r>
            <w:proofErr w:type="gramEnd"/>
            <w:r>
              <w:rPr>
                <w:sz w:val="18"/>
              </w:rPr>
              <w:t xml:space="preserve"> 34</w:t>
            </w:r>
          </w:p>
        </w:tc>
        <w:tc>
          <w:tcPr>
            <w:tcW w:w="964" w:type="dxa"/>
            <w:tcBorders>
              <w:bottom w:val="single" w:sz="4" w:space="0" w:color="E5E2E1"/>
            </w:tcBorders>
            <w:tcMar>
              <w:top w:w="40" w:type="dxa"/>
              <w:left w:w="80" w:type="dxa"/>
              <w:bottom w:w="40" w:type="dxa"/>
              <w:right w:w="80" w:type="dxa"/>
            </w:tcMar>
          </w:tcPr>
          <w:p w14:paraId="10EBE300" w14:textId="77777777" w:rsidR="00187B38" w:rsidRDefault="00E12A47">
            <w:pPr>
              <w:keepNext/>
              <w:spacing w:after="0"/>
              <w:jc w:val="center"/>
            </w:pPr>
            <w:r>
              <w:rPr>
                <w:sz w:val="18"/>
              </w:rPr>
              <w:t>7</w:t>
            </w:r>
          </w:p>
        </w:tc>
      </w:tr>
      <w:tr w:rsidR="00187B38" w14:paraId="26CC4B4F" w14:textId="77777777">
        <w:trPr>
          <w:cantSplit/>
          <w:jc w:val="center"/>
        </w:trPr>
        <w:tc>
          <w:tcPr>
            <w:tcW w:w="624" w:type="dxa"/>
            <w:tcBorders>
              <w:bottom w:val="single" w:sz="4" w:space="0" w:color="E5E2E1"/>
            </w:tcBorders>
            <w:tcMar>
              <w:top w:w="40" w:type="dxa"/>
              <w:left w:w="80" w:type="dxa"/>
              <w:bottom w:w="40" w:type="dxa"/>
              <w:right w:w="80" w:type="dxa"/>
            </w:tcMar>
          </w:tcPr>
          <w:p w14:paraId="1D9BE1AF" w14:textId="77777777" w:rsidR="00187B38" w:rsidRDefault="00E12A47">
            <w:pPr>
              <w:spacing w:after="0"/>
              <w:jc w:val="center"/>
            </w:pPr>
            <w:r>
              <w:rPr>
                <w:sz w:val="18"/>
              </w:rPr>
              <w:t>8</w:t>
            </w:r>
          </w:p>
        </w:tc>
        <w:tc>
          <w:tcPr>
            <w:tcW w:w="3685" w:type="dxa"/>
            <w:tcBorders>
              <w:bottom w:val="single" w:sz="4" w:space="0" w:color="E5E2E1"/>
            </w:tcBorders>
            <w:tcMar>
              <w:top w:w="40" w:type="dxa"/>
              <w:left w:w="80" w:type="dxa"/>
              <w:bottom w:w="40" w:type="dxa"/>
              <w:right w:w="80" w:type="dxa"/>
            </w:tcMar>
          </w:tcPr>
          <w:p w14:paraId="002DC57A" w14:textId="77777777" w:rsidR="00187B38" w:rsidRDefault="00E12A47">
            <w:pPr>
              <w:spacing w:after="0"/>
            </w:pPr>
            <w:r>
              <w:rPr>
                <w:sz w:val="18"/>
              </w:rPr>
              <w:t>SC Cham II</w:t>
            </w:r>
          </w:p>
        </w:tc>
        <w:tc>
          <w:tcPr>
            <w:tcW w:w="624" w:type="dxa"/>
            <w:tcBorders>
              <w:bottom w:val="single" w:sz="4" w:space="0" w:color="E5E2E1"/>
            </w:tcBorders>
            <w:tcMar>
              <w:top w:w="40" w:type="dxa"/>
              <w:left w:w="80" w:type="dxa"/>
              <w:bottom w:w="40" w:type="dxa"/>
              <w:right w:w="80" w:type="dxa"/>
            </w:tcMar>
          </w:tcPr>
          <w:p w14:paraId="76FD970F" w14:textId="77777777" w:rsidR="00187B38" w:rsidRDefault="00E12A47">
            <w:pPr>
              <w:spacing w:after="0"/>
              <w:jc w:val="center"/>
            </w:pPr>
            <w:r>
              <w:rPr>
                <w:sz w:val="18"/>
              </w:rPr>
              <w:t>R 14</w:t>
            </w:r>
          </w:p>
        </w:tc>
        <w:tc>
          <w:tcPr>
            <w:tcW w:w="624" w:type="dxa"/>
            <w:tcBorders>
              <w:bottom w:val="single" w:sz="4" w:space="0" w:color="E5E2E1"/>
            </w:tcBorders>
            <w:tcMar>
              <w:top w:w="40" w:type="dxa"/>
              <w:left w:w="80" w:type="dxa"/>
              <w:bottom w:w="40" w:type="dxa"/>
              <w:right w:w="80" w:type="dxa"/>
            </w:tcMar>
          </w:tcPr>
          <w:p w14:paraId="79990E10" w14:textId="77777777" w:rsidR="00187B38" w:rsidRDefault="00E12A47">
            <w:pPr>
              <w:spacing w:after="0"/>
              <w:jc w:val="center"/>
            </w:pPr>
            <w:r>
              <w:rPr>
                <w:sz w:val="18"/>
              </w:rPr>
              <w:t>3</w:t>
            </w:r>
          </w:p>
        </w:tc>
        <w:tc>
          <w:tcPr>
            <w:tcW w:w="624" w:type="dxa"/>
            <w:tcBorders>
              <w:bottom w:val="single" w:sz="4" w:space="0" w:color="E5E2E1"/>
            </w:tcBorders>
            <w:tcMar>
              <w:top w:w="40" w:type="dxa"/>
              <w:left w:w="80" w:type="dxa"/>
              <w:bottom w:w="40" w:type="dxa"/>
              <w:right w:w="80" w:type="dxa"/>
            </w:tcMar>
          </w:tcPr>
          <w:p w14:paraId="7FBD6E60" w14:textId="77777777" w:rsidR="00187B38" w:rsidRDefault="00E12A47">
            <w:pPr>
              <w:spacing w:after="0"/>
              <w:jc w:val="center"/>
            </w:pPr>
            <w:r>
              <w:rPr>
                <w:sz w:val="18"/>
              </w:rPr>
              <w:t>8</w:t>
            </w:r>
          </w:p>
        </w:tc>
        <w:tc>
          <w:tcPr>
            <w:tcW w:w="624" w:type="dxa"/>
            <w:tcBorders>
              <w:bottom w:val="single" w:sz="4" w:space="0" w:color="E5E2E1"/>
            </w:tcBorders>
            <w:tcMar>
              <w:top w:w="40" w:type="dxa"/>
              <w:left w:w="80" w:type="dxa"/>
              <w:bottom w:w="40" w:type="dxa"/>
              <w:right w:w="80" w:type="dxa"/>
            </w:tcMar>
          </w:tcPr>
          <w:p w14:paraId="21404EBD" w14:textId="77777777" w:rsidR="00187B38" w:rsidRDefault="00E12A47">
            <w:pPr>
              <w:spacing w:after="0"/>
              <w:jc w:val="center"/>
            </w:pPr>
            <w:r>
              <w:rPr>
                <w:sz w:val="18"/>
              </w:rPr>
              <w:t>3</w:t>
            </w:r>
          </w:p>
        </w:tc>
        <w:tc>
          <w:tcPr>
            <w:tcW w:w="737" w:type="dxa"/>
            <w:tcBorders>
              <w:bottom w:val="single" w:sz="4" w:space="0" w:color="E5E2E1"/>
            </w:tcBorders>
            <w:tcMar>
              <w:top w:w="40" w:type="dxa"/>
              <w:left w:w="80" w:type="dxa"/>
              <w:bottom w:w="40" w:type="dxa"/>
              <w:right w:w="80" w:type="dxa"/>
            </w:tcMar>
          </w:tcPr>
          <w:p w14:paraId="3B1977DC" w14:textId="77777777" w:rsidR="00187B38" w:rsidRDefault="00E12A47">
            <w:pPr>
              <w:spacing w:after="0"/>
              <w:jc w:val="center"/>
            </w:pPr>
            <w:r>
              <w:rPr>
                <w:sz w:val="18"/>
              </w:rPr>
              <w:t>2</w:t>
            </w:r>
          </w:p>
        </w:tc>
        <w:tc>
          <w:tcPr>
            <w:tcW w:w="1361" w:type="dxa"/>
            <w:tcBorders>
              <w:bottom w:val="single" w:sz="4" w:space="0" w:color="E5E2E1"/>
            </w:tcBorders>
            <w:tcMar>
              <w:top w:w="40" w:type="dxa"/>
              <w:left w:w="80" w:type="dxa"/>
              <w:bottom w:w="40" w:type="dxa"/>
              <w:right w:w="80" w:type="dxa"/>
            </w:tcMar>
          </w:tcPr>
          <w:p w14:paraId="5B180C89" w14:textId="77777777" w:rsidR="00187B38" w:rsidRDefault="00E12A47">
            <w:pPr>
              <w:spacing w:after="0"/>
              <w:jc w:val="center"/>
            </w:pPr>
            <w:proofErr w:type="gramStart"/>
            <w:r>
              <w:rPr>
                <w:sz w:val="18"/>
              </w:rPr>
              <w:t>28 :</w:t>
            </w:r>
            <w:proofErr w:type="gramEnd"/>
            <w:r>
              <w:rPr>
                <w:sz w:val="18"/>
              </w:rPr>
              <w:t xml:space="preserve"> 18</w:t>
            </w:r>
          </w:p>
        </w:tc>
        <w:tc>
          <w:tcPr>
            <w:tcW w:w="964" w:type="dxa"/>
            <w:tcBorders>
              <w:bottom w:val="single" w:sz="4" w:space="0" w:color="E5E2E1"/>
            </w:tcBorders>
            <w:tcMar>
              <w:top w:w="40" w:type="dxa"/>
              <w:left w:w="80" w:type="dxa"/>
              <w:bottom w:w="40" w:type="dxa"/>
              <w:right w:w="80" w:type="dxa"/>
            </w:tcMar>
          </w:tcPr>
          <w:p w14:paraId="44A5C6E6" w14:textId="77777777" w:rsidR="00187B38" w:rsidRDefault="00E12A47">
            <w:pPr>
              <w:spacing w:after="0"/>
              <w:jc w:val="center"/>
            </w:pPr>
            <w:r>
              <w:rPr>
                <w:sz w:val="18"/>
              </w:rPr>
              <w:t>10</w:t>
            </w:r>
          </w:p>
        </w:tc>
      </w:tr>
    </w:tbl>
    <w:p w14:paraId="0671E2CE" w14:textId="77777777" w:rsidR="00187B38" w:rsidRPr="007159AE" w:rsidRDefault="00E12A47">
      <w:pPr>
        <w:spacing w:before="40"/>
        <w:rPr>
          <w:lang w:val="de-CH"/>
        </w:rPr>
      </w:pPr>
      <w:proofErr w:type="spellStart"/>
      <w:r w:rsidRPr="007159AE">
        <w:rPr>
          <w:color w:val="52575E"/>
          <w:sz w:val="15"/>
          <w:lang w:val="de-CH"/>
        </w:rPr>
        <w:t>Sp</w:t>
      </w:r>
      <w:proofErr w:type="spellEnd"/>
      <w:r w:rsidRPr="007159AE">
        <w:rPr>
          <w:color w:val="52575E"/>
          <w:sz w:val="15"/>
          <w:lang w:val="de-CH"/>
        </w:rPr>
        <w:t xml:space="preserve"> Spiele · S Siege · U Unentschieden · N Niederlagen · </w:t>
      </w:r>
      <w:proofErr w:type="spellStart"/>
      <w:r w:rsidRPr="007159AE">
        <w:rPr>
          <w:color w:val="52575E"/>
          <w:sz w:val="15"/>
          <w:lang w:val="de-CH"/>
        </w:rPr>
        <w:t>Str</w:t>
      </w:r>
      <w:proofErr w:type="spellEnd"/>
      <w:r w:rsidRPr="007159AE">
        <w:rPr>
          <w:color w:val="52575E"/>
          <w:sz w:val="15"/>
          <w:lang w:val="de-CH"/>
        </w:rPr>
        <w:t xml:space="preserve"> Strafpunkte · </w:t>
      </w:r>
      <w:proofErr w:type="spellStart"/>
      <w:r w:rsidRPr="007159AE">
        <w:rPr>
          <w:color w:val="52575E"/>
          <w:sz w:val="15"/>
          <w:lang w:val="de-CH"/>
        </w:rPr>
        <w:t>Pkt</w:t>
      </w:r>
      <w:proofErr w:type="spellEnd"/>
      <w:r w:rsidRPr="007159AE">
        <w:rPr>
          <w:color w:val="52575E"/>
          <w:sz w:val="15"/>
          <w:lang w:val="de-CH"/>
        </w:rPr>
        <w:t xml:space="preserve"> Punkte</w:t>
      </w:r>
    </w:p>
    <w:tbl>
      <w:tblPr>
        <w:tblW w:w="0" w:type="auto"/>
        <w:jc w:val="center"/>
        <w:tblLayout w:type="fixed"/>
        <w:tblLook w:val="04A0" w:firstRow="1" w:lastRow="0" w:firstColumn="1" w:lastColumn="0" w:noHBand="0" w:noVBand="1"/>
      </w:tblPr>
      <w:tblGrid>
        <w:gridCol w:w="9865"/>
      </w:tblGrid>
      <w:tr w:rsidR="00187B38" w14:paraId="0E7DF278" w14:textId="77777777">
        <w:trPr>
          <w:cantSplit/>
          <w:jc w:val="center"/>
        </w:trPr>
        <w:tc>
          <w:tcPr>
            <w:tcW w:w="9865" w:type="dxa"/>
            <w:tcBorders>
              <w:left w:val="single" w:sz="24" w:space="0" w:color="E63124"/>
            </w:tcBorders>
            <w:shd w:val="clear" w:color="F6F2F1" w:fill="F6F2F1"/>
            <w:tcMar>
              <w:top w:w="90" w:type="dxa"/>
              <w:left w:w="180" w:type="dxa"/>
              <w:bottom w:w="90" w:type="dxa"/>
              <w:right w:w="180" w:type="dxa"/>
            </w:tcMar>
          </w:tcPr>
          <w:p w14:paraId="5A16A8CA" w14:textId="77777777" w:rsidR="00187B38" w:rsidRPr="007159AE" w:rsidRDefault="00E12A47">
            <w:pPr>
              <w:spacing w:after="40"/>
              <w:rPr>
                <w:lang w:val="de-CH"/>
              </w:rPr>
            </w:pPr>
            <w:r w:rsidRPr="007159AE">
              <w:rPr>
                <w:b/>
                <w:caps/>
                <w:color w:val="D9261C"/>
                <w:spacing w:val="25"/>
                <w:sz w:val="17"/>
                <w:lang w:val="de-CH"/>
              </w:rPr>
              <w:t>Sponsoren</w:t>
            </w:r>
          </w:p>
          <w:p w14:paraId="325630D0" w14:textId="77777777" w:rsidR="00187B38" w:rsidRDefault="00E12A47">
            <w:pPr>
              <w:spacing w:after="20"/>
            </w:pPr>
            <w:r>
              <w:rPr>
                <w:b/>
                <w:sz w:val="19"/>
              </w:rPr>
              <w:t xml:space="preserve">Dress-Sponsor: </w:t>
            </w:r>
            <w:r>
              <w:rPr>
                <w:sz w:val="19"/>
              </w:rPr>
              <w:t>TEKO Oberflächentechnik AG</w:t>
            </w:r>
          </w:p>
          <w:tbl>
            <w:tblPr>
              <w:tblW w:w="0" w:type="auto"/>
              <w:jc w:val="center"/>
              <w:tblLayout w:type="fixed"/>
              <w:tblLook w:val="04A0" w:firstRow="1" w:lastRow="0" w:firstColumn="1" w:lastColumn="0" w:noHBand="0" w:noVBand="1"/>
            </w:tblPr>
            <w:tblGrid>
              <w:gridCol w:w="9411"/>
            </w:tblGrid>
            <w:tr w:rsidR="00983B29" w14:paraId="7A2A5FA1" w14:textId="77777777">
              <w:trPr>
                <w:cantSplit/>
                <w:jc w:val="center"/>
              </w:trPr>
              <w:tc>
                <w:tcPr>
                  <w:tcW w:w="9411" w:type="dxa"/>
                  <w:shd w:val="clear" w:color="FFFFFF" w:fill="FFFFFF"/>
                  <w:tcMar>
                    <w:top w:w="60" w:type="dxa"/>
                    <w:left w:w="60" w:type="dxa"/>
                    <w:bottom w:w="60" w:type="dxa"/>
                    <w:right w:w="60" w:type="dxa"/>
                  </w:tcMar>
                </w:tcPr>
                <w:p w14:paraId="2F9B76D4" w14:textId="77777777" w:rsidR="00983B29" w:rsidRDefault="00000000">
                  <w:pPr>
                    <w:spacing w:after="0"/>
                    <w:jc w:val="center"/>
                  </w:pPr>
                  <w:r>
                    <w:rPr>
                      <w:noProof/>
                    </w:rPr>
                    <w:drawing>
                      <wp:inline distT="0" distB="0" distL="0" distR="0" wp14:anchorId="57714B0B" wp14:editId="3058C07C">
                        <wp:extent cx="1869703" cy="684000"/>
                        <wp:effectExtent l="0" t="0" r="0" b="0"/>
                        <wp:docPr id="2035628043" name="Picture 2035628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ko.png"/>
                                <pic:cNvPicPr/>
                              </pic:nvPicPr>
                              <pic:blipFill>
                                <a:blip r:embed="rId78"/>
                                <a:stretch>
                                  <a:fillRect/>
                                </a:stretch>
                              </pic:blipFill>
                              <pic:spPr>
                                <a:xfrm>
                                  <a:off x="0" y="0"/>
                                  <a:ext cx="1869703" cy="684000"/>
                                </a:xfrm>
                                <a:prstGeom prst="rect">
                                  <a:avLst/>
                                </a:prstGeom>
                              </pic:spPr>
                            </pic:pic>
                          </a:graphicData>
                        </a:graphic>
                      </wp:inline>
                    </w:drawing>
                  </w:r>
                </w:p>
              </w:tc>
            </w:tr>
          </w:tbl>
          <w:p w14:paraId="46A3A1AB" w14:textId="77777777" w:rsidR="00983B29" w:rsidRDefault="00983B29"/>
        </w:tc>
      </w:tr>
    </w:tbl>
    <w:p w14:paraId="10CB94CD" w14:textId="77777777" w:rsidR="00187B38" w:rsidRDefault="00187B38"/>
    <w:p w14:paraId="6D184094" w14:textId="77777777" w:rsidR="00187B38" w:rsidRDefault="00E12A47">
      <w:r>
        <w:br w:type="page"/>
      </w:r>
    </w:p>
    <w:p w14:paraId="5672723D" w14:textId="77777777" w:rsidR="00187B38" w:rsidRDefault="00E12A47">
      <w:pPr>
        <w:pStyle w:val="berschrift1"/>
        <w:shd w:val="clear" w:color="E63124" w:fill="E63124"/>
        <w:spacing w:before="120" w:after="120"/>
      </w:pPr>
      <w:r>
        <w:rPr>
          <w:rFonts w:ascii="Inter" w:eastAsia="Inter" w:hAnsi="Inter" w:cs="Inter"/>
          <w:caps/>
          <w:color w:val="FFFFFF"/>
          <w:spacing w:val="20"/>
          <w:sz w:val="42"/>
        </w:rPr>
        <w:lastRenderedPageBreak/>
        <w:t xml:space="preserve"> </w:t>
      </w:r>
      <w:bookmarkStart w:id="59" w:name="_Toc235833789"/>
      <w:r>
        <w:rPr>
          <w:rFonts w:ascii="Inter" w:eastAsia="Inter" w:hAnsi="Inter" w:cs="Inter"/>
          <w:caps/>
          <w:color w:val="FFFFFF"/>
          <w:spacing w:val="20"/>
          <w:sz w:val="42"/>
        </w:rPr>
        <w:t>Junioren</w:t>
      </w:r>
      <w:bookmarkEnd w:id="59"/>
    </w:p>
    <w:p w14:paraId="7F956D64" w14:textId="77777777" w:rsidR="00187B38" w:rsidRDefault="00E12A47">
      <w:pPr>
        <w:shd w:val="clear" w:color="181818" w:fill="181818"/>
        <w:spacing w:after="280"/>
      </w:pPr>
      <w:r>
        <w:rPr>
          <w:b/>
          <w:caps/>
          <w:color w:val="FFFFFF"/>
          <w:spacing w:val="25"/>
          <w:sz w:val="18"/>
        </w:rPr>
        <w:t xml:space="preserve"> Juniorenobmann Iwan Herger</w:t>
      </w:r>
    </w:p>
    <w:p w14:paraId="2292905D" w14:textId="77777777" w:rsidR="00187B38" w:rsidRDefault="00E12A47">
      <w:pPr>
        <w:spacing w:before="200" w:after="40"/>
      </w:pPr>
      <w:r>
        <w:rPr>
          <w:b/>
          <w:caps/>
          <w:color w:val="FFFFFF"/>
          <w:spacing w:val="30"/>
          <w:sz w:val="16"/>
          <w:shd w:val="clear" w:color="D9261C" w:fill="D9261C"/>
        </w:rPr>
        <w:t xml:space="preserve">  Rückblick Frühlingsrunde 2026  </w:t>
      </w:r>
    </w:p>
    <w:p w14:paraId="6BB8FD00" w14:textId="77777777" w:rsidR="00187B38" w:rsidRPr="007159AE" w:rsidRDefault="00E12A47">
      <w:pPr>
        <w:pStyle w:val="berschrift2"/>
        <w:pBdr>
          <w:bottom w:val="single" w:sz="20" w:space="3" w:color="E63124"/>
        </w:pBdr>
        <w:spacing w:before="40" w:after="120"/>
        <w:rPr>
          <w:lang w:val="de-CH"/>
        </w:rPr>
      </w:pPr>
      <w:bookmarkStart w:id="60" w:name="_Toc235833790"/>
      <w:r w:rsidRPr="007159AE">
        <w:rPr>
          <w:rFonts w:ascii="Inter" w:eastAsia="Inter" w:hAnsi="Inter" w:cs="Inter"/>
          <w:caps/>
          <w:color w:val="181818"/>
          <w:spacing w:val="10"/>
          <w:sz w:val="29"/>
          <w:lang w:val="de-CH"/>
        </w:rPr>
        <w:t>Von unnützen Statistiken und Hard Rock</w:t>
      </w:r>
      <w:bookmarkEnd w:id="60"/>
    </w:p>
    <w:p w14:paraId="32CED233" w14:textId="77777777" w:rsidR="00187B38" w:rsidRPr="007159AE" w:rsidRDefault="00E12A47" w:rsidP="003910A2">
      <w:pPr>
        <w:spacing w:after="120"/>
        <w:jc w:val="both"/>
        <w:rPr>
          <w:lang w:val="de-CH"/>
        </w:rPr>
      </w:pPr>
      <w:r w:rsidRPr="007159AE">
        <w:rPr>
          <w:lang w:val="de-CH"/>
        </w:rPr>
        <w:t xml:space="preserve">Die </w:t>
      </w:r>
      <w:proofErr w:type="spellStart"/>
      <w:r w:rsidRPr="007159AE">
        <w:rPr>
          <w:lang w:val="de-CH"/>
        </w:rPr>
        <w:t>Schattdorfer</w:t>
      </w:r>
      <w:proofErr w:type="spellEnd"/>
      <w:r w:rsidRPr="007159AE">
        <w:rPr>
          <w:lang w:val="de-CH"/>
        </w:rPr>
        <w:t xml:space="preserve"> A- bis D-Junioren haben in der vergangenen Frühlingsrunde bei 36 Siegen im Durchschnitt 4,24 mehr Tore als ihre Gegner geschossen. Klar gibt es wesentlich aussagekräftigere Statistiken als diese! Natürlich lebt der Fussball von Zahlen, Tabellen und Resultaten. Doch geht es vor allem im Juniorenbereich um wesentlich mehr: nämlich um die fussballerische und persönliche Entwicklung der jungen Spielerinnen und Spieler. Siege sollen gemeinsam gefeiert werden, aber ebenso wichtig ist das Lernen, mit Niederlagen umzugehen. Jugendförderung entsteht nicht durch Tore, sondern durch Charakterbildung, Teamgeist und Freude am Spiel.</w:t>
      </w:r>
    </w:p>
    <w:p w14:paraId="4362C944" w14:textId="77777777" w:rsidR="00187B38" w:rsidRDefault="00E12A47" w:rsidP="003910A2">
      <w:pPr>
        <w:spacing w:after="120"/>
        <w:jc w:val="both"/>
      </w:pPr>
      <w:r w:rsidRPr="007159AE">
        <w:rPr>
          <w:lang w:val="de-CH"/>
        </w:rPr>
        <w:t>Nicht optimal starteten die A-Junioren in die Frühlingsrunde. Nach Veränderungen im Kader und verletzungsbedingten Ausfällen musste sich die Mannschaft zunächst neu finden. Von Spiel zu Spiel steigerte sich das Team jedoch deutlich. Dank gewonnener Partien gegen Spitzenreiter Cham und einem abschliessenden 6:0 gegen Perlen-</w:t>
      </w:r>
      <w:proofErr w:type="spellStart"/>
      <w:r w:rsidRPr="007159AE">
        <w:rPr>
          <w:lang w:val="de-CH"/>
        </w:rPr>
        <w:t>Buchrain</w:t>
      </w:r>
      <w:proofErr w:type="spellEnd"/>
      <w:r w:rsidRPr="007159AE">
        <w:rPr>
          <w:lang w:val="de-CH"/>
        </w:rPr>
        <w:t xml:space="preserve"> beendeten die </w:t>
      </w:r>
      <w:proofErr w:type="spellStart"/>
      <w:r w:rsidRPr="007159AE">
        <w:rPr>
          <w:lang w:val="de-CH"/>
        </w:rPr>
        <w:t>Schattdorfer</w:t>
      </w:r>
      <w:proofErr w:type="spellEnd"/>
      <w:r w:rsidRPr="007159AE">
        <w:rPr>
          <w:lang w:val="de-CH"/>
        </w:rPr>
        <w:t xml:space="preserve"> die Saison in der höchsten Juniorenliga, der Youth League, auf dem hervorragenden 3. </w:t>
      </w:r>
      <w:r>
        <w:t>Rang.</w:t>
      </w:r>
    </w:p>
    <w:p w14:paraId="3FD00E45" w14:textId="77777777" w:rsidR="00187B38" w:rsidRPr="007159AE" w:rsidRDefault="00E12A47" w:rsidP="003910A2">
      <w:pPr>
        <w:spacing w:after="120"/>
        <w:jc w:val="both"/>
        <w:rPr>
          <w:lang w:val="de-CH"/>
        </w:rPr>
      </w:pPr>
      <w:r w:rsidRPr="007159AE">
        <w:rPr>
          <w:lang w:val="de-CH"/>
        </w:rPr>
        <w:t>Nach diversen Mutationen im Winter war das Kader der Ba-Junioren personell eher knapp besetzt. Dies wirkte sich auf die Trainingspräsenz aus, und einige Trainings mussten aufgrund mangelnder Teilnehmerzahl abgesagt werden. Gegen vermeintlich schwächere Gegner tat sich das Team phasenweise schwer und liess einige Punkte liegen. Dennoch resultierte am Ende ein guter 4. Rang. Der FC Schattdorf bedankt sich an dieser Stelle beim scheidenden Trainer Lon Simonaj für dessen Einsatz.</w:t>
      </w:r>
    </w:p>
    <w:p w14:paraId="2BC03B5E" w14:textId="77777777" w:rsidR="00187B38" w:rsidRPr="007159AE" w:rsidRDefault="00E12A47" w:rsidP="003910A2">
      <w:pPr>
        <w:spacing w:after="120"/>
        <w:jc w:val="both"/>
        <w:rPr>
          <w:lang w:val="de-CH"/>
        </w:rPr>
      </w:pPr>
      <w:r w:rsidRPr="007159AE">
        <w:rPr>
          <w:lang w:val="de-CH"/>
        </w:rPr>
        <w:t xml:space="preserve">Anders präsentierte sich die Situation bei den </w:t>
      </w:r>
      <w:proofErr w:type="spellStart"/>
      <w:r w:rsidRPr="007159AE">
        <w:rPr>
          <w:lang w:val="de-CH"/>
        </w:rPr>
        <w:t>Bb</w:t>
      </w:r>
      <w:proofErr w:type="spellEnd"/>
      <w:r w:rsidRPr="007159AE">
        <w:rPr>
          <w:lang w:val="de-CH"/>
        </w:rPr>
        <w:t xml:space="preserve">-Junioren. Hier war die Trainingspräsenz sehr hoch. In der Frühlingsrunde spielte die Mannschaft neu in der Gruppe mit Nidwaldner und Luzerner Teams — eine klar schwerere Gruppe, wie sich herausstellte. Die </w:t>
      </w:r>
      <w:proofErr w:type="spellStart"/>
      <w:r w:rsidRPr="007159AE">
        <w:rPr>
          <w:lang w:val="de-CH"/>
        </w:rPr>
        <w:t>Bb</w:t>
      </w:r>
      <w:proofErr w:type="spellEnd"/>
      <w:r w:rsidRPr="007159AE">
        <w:rPr>
          <w:lang w:val="de-CH"/>
        </w:rPr>
        <w:t xml:space="preserve">-Junioren spielten nicht nur erfolgreich, sondern auch ausserordentlich fair. Sie sicherten sich den 3. Tabellenrang, und mit nur 3 Strafpunkten gehörten die </w:t>
      </w:r>
      <w:proofErr w:type="spellStart"/>
      <w:r w:rsidRPr="007159AE">
        <w:rPr>
          <w:lang w:val="de-CH"/>
        </w:rPr>
        <w:t>Schattdorfer</w:t>
      </w:r>
      <w:proofErr w:type="spellEnd"/>
      <w:r w:rsidRPr="007159AE">
        <w:rPr>
          <w:lang w:val="de-CH"/>
        </w:rPr>
        <w:t xml:space="preserve"> zu den fairsten Teams in dieser Gruppe.</w:t>
      </w:r>
    </w:p>
    <w:p w14:paraId="08B257DF" w14:textId="77777777" w:rsidR="00187B38" w:rsidRPr="007159AE" w:rsidRDefault="00E12A47" w:rsidP="003910A2">
      <w:pPr>
        <w:spacing w:after="120"/>
        <w:jc w:val="both"/>
        <w:rPr>
          <w:lang w:val="de-CH"/>
        </w:rPr>
      </w:pPr>
      <w:r w:rsidRPr="007159AE">
        <w:rPr>
          <w:lang w:val="de-CH"/>
        </w:rPr>
        <w:t>Ein treuer, wenn auch unerwünschter Begleiter der Ca-Mannschaft blieb die Verletzungshexe. Wie schon zuvor in der Herbstrunde fielen wichtige Teamstützen aus und schwächten die Mannschaft. In einer sehr starken Gruppe konnte sich das Team leider nicht behaupten, und der Abstieg in die 2. Stärkeklasse konnte nicht verhindert werden. Die meisten Spieler werden in der kommenden Saison in den beiden B-Teams zum Einsatz kommen.</w:t>
      </w:r>
    </w:p>
    <w:p w14:paraId="3CE1CDDE" w14:textId="77777777" w:rsidR="00187B38" w:rsidRPr="007159AE" w:rsidRDefault="00E12A47" w:rsidP="003910A2">
      <w:pPr>
        <w:spacing w:after="120"/>
        <w:jc w:val="both"/>
        <w:rPr>
          <w:lang w:val="de-CH"/>
        </w:rPr>
      </w:pPr>
      <w:r w:rsidRPr="007159AE">
        <w:rPr>
          <w:lang w:val="de-CH"/>
        </w:rPr>
        <w:t xml:space="preserve">Vier Minuten vor Meisterschaftsende gelang den </w:t>
      </w:r>
      <w:proofErr w:type="spellStart"/>
      <w:r w:rsidRPr="007159AE">
        <w:rPr>
          <w:lang w:val="de-CH"/>
        </w:rPr>
        <w:t>Cb</w:t>
      </w:r>
      <w:proofErr w:type="spellEnd"/>
      <w:r w:rsidRPr="007159AE">
        <w:rPr>
          <w:lang w:val="de-CH"/>
        </w:rPr>
        <w:t>-Junioren ein grosser Coup: Im Derby gegen Altdorf erzielten sie den Treffer zum 1:2-Auswärtssieg. Dadurch verbesserten sie sich noch vom 5. auf den ausgezeichneten 2. Tabellenrang.</w:t>
      </w:r>
    </w:p>
    <w:p w14:paraId="3DA39EE8" w14:textId="77777777" w:rsidR="00187B38" w:rsidRPr="007159AE" w:rsidRDefault="00E12A47" w:rsidP="003910A2">
      <w:pPr>
        <w:spacing w:after="120"/>
        <w:jc w:val="both"/>
        <w:rPr>
          <w:lang w:val="de-CH"/>
        </w:rPr>
      </w:pPr>
      <w:r w:rsidRPr="007159AE">
        <w:rPr>
          <w:lang w:val="de-CH"/>
        </w:rPr>
        <w:t>Das Da-Team entwickelte sich im Frühling zu einer «richtigen Einheit», einer eingespielten Mannschaft mit starkem Zusammenhalt. Dem Trainerteam ist es gelungen, den Kids die «Essenzen» für eine erfolgreiche Juniorenarbeit zu vermitteln. Dies zeigte sich auch in den Resultaten: 5 Siegen standen 3 Niederlagen und 1 Unentschieden gegenüber.</w:t>
      </w:r>
    </w:p>
    <w:p w14:paraId="4913FB47" w14:textId="77777777" w:rsidR="00187B38" w:rsidRPr="007159AE" w:rsidRDefault="00E12A47" w:rsidP="003910A2">
      <w:pPr>
        <w:spacing w:after="120"/>
        <w:jc w:val="both"/>
        <w:rPr>
          <w:lang w:val="de-CH"/>
        </w:rPr>
      </w:pPr>
      <w:r w:rsidRPr="007159AE">
        <w:rPr>
          <w:lang w:val="de-CH"/>
        </w:rPr>
        <w:t>Die Db-Junioren schienen in dieser Saison häufig nach dem Motto «alles oder nichts» gespielt zu haben. In der Frühlingsrunde gab es kein Unentschieden zu notieren, dafür 5 Siege und deren 3 Niederlagen.</w:t>
      </w:r>
    </w:p>
    <w:p w14:paraId="1E9BBA32" w14:textId="77777777" w:rsidR="00187B38" w:rsidRPr="007159AE" w:rsidRDefault="00E12A47" w:rsidP="003910A2">
      <w:pPr>
        <w:spacing w:after="120"/>
        <w:jc w:val="both"/>
        <w:rPr>
          <w:lang w:val="de-CH"/>
        </w:rPr>
      </w:pPr>
      <w:r w:rsidRPr="007159AE">
        <w:rPr>
          <w:lang w:val="de-CH"/>
        </w:rPr>
        <w:t xml:space="preserve">AC/DC: Die </w:t>
      </w:r>
      <w:proofErr w:type="spellStart"/>
      <w:r w:rsidRPr="007159AE">
        <w:rPr>
          <w:lang w:val="de-CH"/>
        </w:rPr>
        <w:t>Dc</w:t>
      </w:r>
      <w:proofErr w:type="spellEnd"/>
      <w:r w:rsidRPr="007159AE">
        <w:rPr>
          <w:lang w:val="de-CH"/>
        </w:rPr>
        <w:t xml:space="preserve">-Junioren haben gerockt! 10:0 gegen die Kickers, 7:1 gegen Brunnen. </w:t>
      </w:r>
      <w:proofErr w:type="spellStart"/>
      <w:r w:rsidRPr="007159AE">
        <w:rPr>
          <w:lang w:val="de-CH"/>
        </w:rPr>
        <w:t>Sins</w:t>
      </w:r>
      <w:proofErr w:type="spellEnd"/>
      <w:r w:rsidRPr="007159AE">
        <w:rPr>
          <w:lang w:val="de-CH"/>
        </w:rPr>
        <w:t xml:space="preserve"> wurde mit 5:0 abgefertigt. Und wie bei Rockstars gab es auch mal einen Kater: eine 6:0-Niederlage in Ibach. «Das Team entwickelte sich sowohl sportlich als auch menschlich hervorragend», lobt das engagierte Trainerteam. Das Team blieb in den vergangenen 3 Jahren praktisch unverändert und hat den Aufstieg von der 3. in </w:t>
      </w:r>
      <w:r w:rsidRPr="007159AE">
        <w:rPr>
          <w:lang w:val="de-CH"/>
        </w:rPr>
        <w:lastRenderedPageBreak/>
        <w:t>die 2. und dann in die 1. Stärkeklasse geschafft! Eine aussergewöhnliche Leistung, welche mit Fleiss, Teamgeist und Einsatzbereitschaft erreicht wurde. Das Torverhältnis von 53:17 spricht für sich. Hells Bells!</w:t>
      </w:r>
    </w:p>
    <w:p w14:paraId="5742DD1D" w14:textId="77777777" w:rsidR="00187B38" w:rsidRPr="007159AE" w:rsidRDefault="00E12A47" w:rsidP="003910A2">
      <w:pPr>
        <w:spacing w:after="120"/>
        <w:jc w:val="both"/>
        <w:rPr>
          <w:lang w:val="de-CH"/>
        </w:rPr>
      </w:pPr>
      <w:r w:rsidRPr="007159AE">
        <w:rPr>
          <w:lang w:val="de-CH"/>
        </w:rPr>
        <w:t xml:space="preserve">Nach einer starken Herbstrunde wagten die </w:t>
      </w:r>
      <w:proofErr w:type="spellStart"/>
      <w:r w:rsidRPr="007159AE">
        <w:rPr>
          <w:lang w:val="de-CH"/>
        </w:rPr>
        <w:t>Dd</w:t>
      </w:r>
      <w:proofErr w:type="spellEnd"/>
      <w:r w:rsidRPr="007159AE">
        <w:rPr>
          <w:lang w:val="de-CH"/>
        </w:rPr>
        <w:t>-Juniorinnen und -Junioren das Abenteuer in der höheren 2. Stärkeklasse. Bei diesem Entscheid war allen klar, dass der FCS-Statistiker wohl weniger Siege notieren darf. Tatsächlich gingen die meisten Partien verloren. Der gute Teamspirit war immer da, und darauf darf die ganze Mannschaft stolz sein! Aus Niederlagen lernt man bekanntlich mehr, und dies hat die Kids sowohl in fussballerischer als auch menschlicher Sicht klar weitergebracht. Die Mädels wechseln nun zum Frauenfussball FF14/FF17, und auch bei den Jungs gibt es in der Sommerpause viele Veränderungen.</w:t>
      </w:r>
    </w:p>
    <w:p w14:paraId="3B299048" w14:textId="77777777" w:rsidR="00187B38" w:rsidRPr="007159AE" w:rsidRDefault="00E12A47" w:rsidP="003910A2">
      <w:pPr>
        <w:spacing w:after="120"/>
        <w:jc w:val="both"/>
        <w:rPr>
          <w:lang w:val="de-CH"/>
        </w:rPr>
      </w:pPr>
      <w:r w:rsidRPr="007159AE">
        <w:rPr>
          <w:lang w:val="de-CH"/>
        </w:rPr>
        <w:t>Beim De-Team handelt es sich wohl um die «prominenteste» Juniorenmannschaft des FC Schattdorf. Jedenfalls erschienen die Jungs regelmässig bzw. am meisten aller Juniorenmannschaften im Urner Wochenblatt, oft sogar mit Foto. Kein Wunder, denn über erfolgreiche Mannschaften wird gerne berichtet. Als eines der jüngsten Teams in der höchsten Elite-Kategorie liessen sie ihren Gegnern nicht viele Punkte übrig. Ein spielerisch und kämpferisch starkes Kollektiv zeichnet das FCS-De-Team aus.</w:t>
      </w:r>
    </w:p>
    <w:p w14:paraId="4490DF77" w14:textId="77777777" w:rsidR="00187B38" w:rsidRPr="007159AE" w:rsidRDefault="00E12A47" w:rsidP="003910A2">
      <w:pPr>
        <w:spacing w:after="120"/>
        <w:jc w:val="both"/>
        <w:rPr>
          <w:lang w:val="de-CH"/>
        </w:rPr>
      </w:pPr>
      <w:r w:rsidRPr="007159AE">
        <w:rPr>
          <w:lang w:val="de-CH"/>
        </w:rPr>
        <w:t xml:space="preserve">An einem Spiel der </w:t>
      </w:r>
      <w:proofErr w:type="spellStart"/>
      <w:r w:rsidRPr="007159AE">
        <w:rPr>
          <w:lang w:val="de-CH"/>
        </w:rPr>
        <w:t>Df</w:t>
      </w:r>
      <w:proofErr w:type="spellEnd"/>
      <w:r w:rsidRPr="007159AE">
        <w:rPr>
          <w:lang w:val="de-CH"/>
        </w:rPr>
        <w:t>-Junioren wird es garantiert nie langweilig. Es handelt sich um Spiele mit Torgarantie: In 6 ausgewerteten Spielen sind 109 Tore gefallen, also 18,17 Goals pro Spiel! Leider schossen hier die Gegner weit mehr als die doppelte Anzahl Tore.</w:t>
      </w:r>
    </w:p>
    <w:p w14:paraId="04D9B2BF" w14:textId="77777777" w:rsidR="00187B38" w:rsidRPr="007159AE" w:rsidRDefault="00E12A47" w:rsidP="003910A2">
      <w:pPr>
        <w:spacing w:after="120"/>
        <w:jc w:val="both"/>
        <w:rPr>
          <w:lang w:val="de-CH"/>
        </w:rPr>
      </w:pPr>
      <w:r w:rsidRPr="007159AE">
        <w:rPr>
          <w:lang w:val="de-CH"/>
        </w:rPr>
        <w:t xml:space="preserve">Die Weiterentwicklung jedes einzelnen Spielers und jeder einzelnen Spielerin stand bei den älteren E-Junioren im Fokus. Beim Ea-Team wurde dieses Ziel klar erreicht und sogar mit zahlreichen Videobeweisen dokumentiert. Die meisten Spiele in der 1. Stärkeklasse konnten siegreich gestaltet werden. Das Turnier in Schwyz bleibt den </w:t>
      </w:r>
      <w:proofErr w:type="spellStart"/>
      <w:r w:rsidRPr="007159AE">
        <w:rPr>
          <w:lang w:val="de-CH"/>
        </w:rPr>
        <w:t>Eb</w:t>
      </w:r>
      <w:proofErr w:type="spellEnd"/>
      <w:r w:rsidRPr="007159AE">
        <w:rPr>
          <w:lang w:val="de-CH"/>
        </w:rPr>
        <w:t>- und Ec-Teams sicher in Erinnerung: Sie dominierten ihre Gegner und gewannen alle ihre Partien. Bei den Ed/</w:t>
      </w:r>
      <w:proofErr w:type="spellStart"/>
      <w:r w:rsidRPr="007159AE">
        <w:rPr>
          <w:lang w:val="de-CH"/>
        </w:rPr>
        <w:t>Ee</w:t>
      </w:r>
      <w:proofErr w:type="spellEnd"/>
      <w:r w:rsidRPr="007159AE">
        <w:rPr>
          <w:lang w:val="de-CH"/>
        </w:rPr>
        <w:t xml:space="preserve">-Junioren spielten vorwiegend die jüngeren Jahrgänge in der 2. Stärkeklasse. Vor allem im Format 3 gegen 3 zeigten die </w:t>
      </w:r>
      <w:proofErr w:type="spellStart"/>
      <w:r w:rsidRPr="007159AE">
        <w:rPr>
          <w:lang w:val="de-CH"/>
        </w:rPr>
        <w:t>Schattdorfer</w:t>
      </w:r>
      <w:proofErr w:type="spellEnd"/>
      <w:r w:rsidRPr="007159AE">
        <w:rPr>
          <w:lang w:val="de-CH"/>
        </w:rPr>
        <w:t xml:space="preserve"> spielerisch starke Leistungen und hatten ihre Gegner oft gut im Griff. Im 6-gegen-6-Spiel besteht noch Entwicklungspotenzial. Die Basis für die kommende Saison ist gelegt, und der FCS kann erneut mit zwei ausgeglichenen Teams antreten, künftig sogar in der 1. Stärkeklasse. Ohne Auswechselspieler trat die </w:t>
      </w:r>
      <w:proofErr w:type="spellStart"/>
      <w:r w:rsidRPr="007159AE">
        <w:rPr>
          <w:lang w:val="de-CH"/>
        </w:rPr>
        <w:t>Ef</w:t>
      </w:r>
      <w:proofErr w:type="spellEnd"/>
      <w:r w:rsidRPr="007159AE">
        <w:rPr>
          <w:lang w:val="de-CH"/>
        </w:rPr>
        <w:t>-Equipe beim Turnier in Buochs an, und trotzdem gab es viel zu jubeln. Die jungen Fussballer zeigten hervorragenden Einsatz und gestalteten die meisten Spiele erfolgreich.</w:t>
      </w:r>
    </w:p>
    <w:p w14:paraId="2EAB0D0C" w14:textId="77777777" w:rsidR="00187B38" w:rsidRPr="007159AE" w:rsidRDefault="00E12A47" w:rsidP="003910A2">
      <w:pPr>
        <w:spacing w:after="120"/>
        <w:jc w:val="both"/>
        <w:rPr>
          <w:lang w:val="de-CH"/>
        </w:rPr>
      </w:pPr>
      <w:r w:rsidRPr="007159AE">
        <w:rPr>
          <w:lang w:val="de-CH"/>
        </w:rPr>
        <w:t xml:space="preserve">Nicht ausschliesslich um Fussball geht es bei der «FF-Turngruppe». Zwischendurch zeigen die Girls auch gerne einen Überschlag oder andere turnerische Kunststücke. Mit dem Zuhören </w:t>
      </w:r>
      <w:proofErr w:type="gramStart"/>
      <w:r w:rsidRPr="007159AE">
        <w:rPr>
          <w:lang w:val="de-CH"/>
        </w:rPr>
        <w:t>klappt</w:t>
      </w:r>
      <w:proofErr w:type="gramEnd"/>
      <w:r w:rsidRPr="007159AE">
        <w:rPr>
          <w:lang w:val="de-CH"/>
        </w:rPr>
        <w:t xml:space="preserve"> es bei den Traineranweisungen nicht immer perfekt, denn die Gespräche untereinander sind oft in vollem Gange. Weibliches Multitasking eben! Viel wichtiger als die Resultate sind den Mädels die gemeinsamen Erlebnisse. Ein perfekter Turniertag gelang den Girls in Oberägeri, wo tatsächlich alle Spiele gewonnen wurden.</w:t>
      </w:r>
    </w:p>
    <w:p w14:paraId="73206005" w14:textId="77777777" w:rsidR="00187B38" w:rsidRPr="007159AE" w:rsidRDefault="00E12A47" w:rsidP="003910A2">
      <w:pPr>
        <w:spacing w:after="120"/>
        <w:jc w:val="both"/>
        <w:rPr>
          <w:lang w:val="de-CH"/>
        </w:rPr>
      </w:pPr>
      <w:r w:rsidRPr="007159AE">
        <w:rPr>
          <w:lang w:val="de-CH"/>
        </w:rPr>
        <w:t xml:space="preserve">Bei den F-Junioren geht es mit viel Energie und Freude zu und her. Die Kinder lernen von ihren Trainern mit Begeisterung neue Techniken – oder bringen sich diese gleich </w:t>
      </w:r>
      <w:proofErr w:type="gramStart"/>
      <w:r w:rsidRPr="007159AE">
        <w:rPr>
          <w:lang w:val="de-CH"/>
        </w:rPr>
        <w:t>selber</w:t>
      </w:r>
      <w:proofErr w:type="gramEnd"/>
      <w:r w:rsidRPr="007159AE">
        <w:rPr>
          <w:lang w:val="de-CH"/>
        </w:rPr>
        <w:t xml:space="preserve"> bei. Der Spass am Spiel steht immer im Vordergrund. Dabei spielt das Ausbildungsformat «</w:t>
      </w:r>
      <w:proofErr w:type="spellStart"/>
      <w:r w:rsidRPr="007159AE">
        <w:rPr>
          <w:lang w:val="de-CH"/>
        </w:rPr>
        <w:t>play</w:t>
      </w:r>
      <w:proofErr w:type="spellEnd"/>
      <w:r w:rsidRPr="007159AE">
        <w:rPr>
          <w:lang w:val="de-CH"/>
        </w:rPr>
        <w:t xml:space="preserve"> </w:t>
      </w:r>
      <w:proofErr w:type="spellStart"/>
      <w:r w:rsidRPr="007159AE">
        <w:rPr>
          <w:lang w:val="de-CH"/>
        </w:rPr>
        <w:t>more</w:t>
      </w:r>
      <w:proofErr w:type="spellEnd"/>
      <w:r w:rsidRPr="007159AE">
        <w:rPr>
          <w:lang w:val="de-CH"/>
        </w:rPr>
        <w:t xml:space="preserve"> </w:t>
      </w:r>
      <w:proofErr w:type="spellStart"/>
      <w:r w:rsidRPr="007159AE">
        <w:rPr>
          <w:lang w:val="de-CH"/>
        </w:rPr>
        <w:t>football</w:t>
      </w:r>
      <w:proofErr w:type="spellEnd"/>
      <w:r w:rsidRPr="007159AE">
        <w:rPr>
          <w:lang w:val="de-CH"/>
        </w:rPr>
        <w:t>» mit dem Spiel auf kleine und grössere Tore eine wichtige Rolle in der Grundausbildung. Bei vielen der jüngsten Kicker ist bereits heute zu erkennen, dass sie auch in den höheren Kategorien für Furore sorgen können.</w:t>
      </w:r>
    </w:p>
    <w:p w14:paraId="3C1097C7" w14:textId="77777777" w:rsidR="00187B38" w:rsidRPr="007159AE" w:rsidRDefault="00E12A47" w:rsidP="003910A2">
      <w:pPr>
        <w:spacing w:after="120"/>
        <w:jc w:val="both"/>
        <w:rPr>
          <w:lang w:val="de-CH"/>
        </w:rPr>
      </w:pPr>
      <w:r w:rsidRPr="007159AE">
        <w:rPr>
          <w:lang w:val="de-CH"/>
        </w:rPr>
        <w:t xml:space="preserve">Und zum Schluss noch etwas sehr Wichtiges: Wenn die </w:t>
      </w:r>
      <w:proofErr w:type="spellStart"/>
      <w:r w:rsidRPr="007159AE">
        <w:rPr>
          <w:lang w:val="de-CH"/>
        </w:rPr>
        <w:t>Schattdorfer</w:t>
      </w:r>
      <w:proofErr w:type="spellEnd"/>
      <w:r w:rsidRPr="007159AE">
        <w:rPr>
          <w:lang w:val="de-CH"/>
        </w:rPr>
        <w:t xml:space="preserve"> Junioren in der Frühlingsrunde verloren (insgesamt 43-mal), dann hat der Gegner im Durchschnitt 4,32 Tore mehr geschossen!</w:t>
      </w:r>
    </w:p>
    <w:p w14:paraId="639B7FCA" w14:textId="77777777" w:rsidR="00187B38" w:rsidRPr="007159AE" w:rsidRDefault="00E12A47">
      <w:pPr>
        <w:rPr>
          <w:lang w:val="de-CH"/>
        </w:rPr>
      </w:pPr>
      <w:r w:rsidRPr="007159AE">
        <w:rPr>
          <w:b/>
          <w:lang w:val="de-CH"/>
        </w:rPr>
        <w:t>Juniorenpresse: Linus Epp</w:t>
      </w:r>
    </w:p>
    <w:p w14:paraId="5F8241B2" w14:textId="77777777" w:rsidR="00187B38" w:rsidRPr="007159AE" w:rsidRDefault="00E12A47">
      <w:pPr>
        <w:rPr>
          <w:lang w:val="de-CH"/>
        </w:rPr>
      </w:pPr>
      <w:r w:rsidRPr="007159AE">
        <w:rPr>
          <w:lang w:val="de-CH"/>
        </w:rPr>
        <w:br w:type="page"/>
      </w:r>
    </w:p>
    <w:p w14:paraId="231F3749" w14:textId="77777777" w:rsidR="00187B38" w:rsidRPr="007159AE" w:rsidRDefault="00E12A47">
      <w:pPr>
        <w:keepNext/>
        <w:pBdr>
          <w:bottom w:val="single" w:sz="20" w:space="3" w:color="E63124"/>
        </w:pBdr>
        <w:spacing w:before="40" w:after="120"/>
        <w:rPr>
          <w:lang w:val="de-CH"/>
        </w:rPr>
      </w:pPr>
      <w:r w:rsidRPr="007159AE">
        <w:rPr>
          <w:b/>
          <w:caps/>
          <w:spacing w:val="10"/>
          <w:sz w:val="29"/>
          <w:lang w:val="de-CH"/>
        </w:rPr>
        <w:lastRenderedPageBreak/>
        <w:t>Die Juniorenabteilung in Bildern</w:t>
      </w:r>
    </w:p>
    <w:tbl>
      <w:tblPr>
        <w:tblW w:w="0" w:type="auto"/>
        <w:jc w:val="center"/>
        <w:tblLayout w:type="fixed"/>
        <w:tblLook w:val="04A0" w:firstRow="1" w:lastRow="0" w:firstColumn="1" w:lastColumn="0" w:noHBand="0" w:noVBand="1"/>
      </w:tblPr>
      <w:tblGrid>
        <w:gridCol w:w="4819"/>
        <w:gridCol w:w="4819"/>
      </w:tblGrid>
      <w:tr w:rsidR="00187B38" w14:paraId="0F8B6ABA" w14:textId="77777777">
        <w:trPr>
          <w:cantSplit/>
          <w:jc w:val="center"/>
        </w:trPr>
        <w:tc>
          <w:tcPr>
            <w:tcW w:w="4819" w:type="dxa"/>
            <w:tcMar>
              <w:top w:w="40" w:type="dxa"/>
              <w:left w:w="40" w:type="dxa"/>
              <w:bottom w:w="40" w:type="dxa"/>
              <w:right w:w="40" w:type="dxa"/>
            </w:tcMar>
          </w:tcPr>
          <w:p w14:paraId="7F98BB64" w14:textId="77777777" w:rsidR="00187B38" w:rsidRDefault="00E12A47">
            <w:pPr>
              <w:spacing w:after="0"/>
              <w:jc w:val="center"/>
            </w:pPr>
            <w:r>
              <w:rPr>
                <w:noProof/>
              </w:rPr>
              <w:drawing>
                <wp:inline distT="0" distB="0" distL="0" distR="0" wp14:anchorId="582B2582" wp14:editId="26D06273">
                  <wp:extent cx="2969998" cy="1528199"/>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14_3_jpeg.jpg"/>
                          <pic:cNvPicPr/>
                        </pic:nvPicPr>
                        <pic:blipFill>
                          <a:blip r:embed="rId79" cstate="hqprint">
                            <a:extLst>
                              <a:ext uri="{28A0092B-C50C-407E-A947-70E740481C1C}">
                                <a14:useLocalDpi xmlns:a14="http://schemas.microsoft.com/office/drawing/2010/main"/>
                              </a:ext>
                            </a:extLst>
                          </a:blip>
                          <a:stretch>
                            <a:fillRect/>
                          </a:stretch>
                        </pic:blipFill>
                        <pic:spPr>
                          <a:xfrm>
                            <a:off x="0" y="0"/>
                            <a:ext cx="2969998" cy="1528199"/>
                          </a:xfrm>
                          <a:prstGeom prst="rect">
                            <a:avLst/>
                          </a:prstGeom>
                        </pic:spPr>
                      </pic:pic>
                    </a:graphicData>
                  </a:graphic>
                </wp:inline>
              </w:drawing>
            </w:r>
          </w:p>
        </w:tc>
        <w:tc>
          <w:tcPr>
            <w:tcW w:w="4819" w:type="dxa"/>
            <w:tcMar>
              <w:top w:w="40" w:type="dxa"/>
              <w:left w:w="40" w:type="dxa"/>
              <w:bottom w:w="40" w:type="dxa"/>
              <w:right w:w="40" w:type="dxa"/>
            </w:tcMar>
          </w:tcPr>
          <w:p w14:paraId="2159DD4C" w14:textId="77777777" w:rsidR="00187B38" w:rsidRDefault="00E12A47">
            <w:pPr>
              <w:spacing w:after="0"/>
              <w:jc w:val="center"/>
            </w:pPr>
            <w:r>
              <w:rPr>
                <w:noProof/>
              </w:rPr>
              <w:drawing>
                <wp:inline distT="0" distB="0" distL="0" distR="0" wp14:anchorId="75A53D6B" wp14:editId="0E1DC30C">
                  <wp:extent cx="2969998" cy="1979099"/>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14_5_jpeg.jpg"/>
                          <pic:cNvPicPr/>
                        </pic:nvPicPr>
                        <pic:blipFill>
                          <a:blip r:embed="rId80" cstate="hqprint">
                            <a:extLst>
                              <a:ext uri="{28A0092B-C50C-407E-A947-70E740481C1C}">
                                <a14:useLocalDpi xmlns:a14="http://schemas.microsoft.com/office/drawing/2010/main"/>
                              </a:ext>
                            </a:extLst>
                          </a:blip>
                          <a:stretch>
                            <a:fillRect/>
                          </a:stretch>
                        </pic:blipFill>
                        <pic:spPr>
                          <a:xfrm>
                            <a:off x="0" y="0"/>
                            <a:ext cx="2969998" cy="1979099"/>
                          </a:xfrm>
                          <a:prstGeom prst="rect">
                            <a:avLst/>
                          </a:prstGeom>
                        </pic:spPr>
                      </pic:pic>
                    </a:graphicData>
                  </a:graphic>
                </wp:inline>
              </w:drawing>
            </w:r>
          </w:p>
        </w:tc>
      </w:tr>
      <w:tr w:rsidR="00187B38" w14:paraId="156DC8E7" w14:textId="77777777">
        <w:trPr>
          <w:cantSplit/>
          <w:jc w:val="center"/>
        </w:trPr>
        <w:tc>
          <w:tcPr>
            <w:tcW w:w="4819" w:type="dxa"/>
            <w:tcMar>
              <w:top w:w="40" w:type="dxa"/>
              <w:left w:w="40" w:type="dxa"/>
              <w:bottom w:w="40" w:type="dxa"/>
              <w:right w:w="40" w:type="dxa"/>
            </w:tcMar>
          </w:tcPr>
          <w:p w14:paraId="728A2B4C" w14:textId="77777777" w:rsidR="00187B38" w:rsidRDefault="00E12A47">
            <w:pPr>
              <w:spacing w:after="0"/>
              <w:jc w:val="center"/>
            </w:pPr>
            <w:r>
              <w:rPr>
                <w:noProof/>
              </w:rPr>
              <w:drawing>
                <wp:inline distT="0" distB="0" distL="0" distR="0" wp14:anchorId="2067DABA" wp14:editId="4E758936">
                  <wp:extent cx="2969998" cy="1671299"/>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16_11_jpeg.jpg"/>
                          <pic:cNvPicPr/>
                        </pic:nvPicPr>
                        <pic:blipFill>
                          <a:blip r:embed="rId81" cstate="hqprint">
                            <a:extLst>
                              <a:ext uri="{28A0092B-C50C-407E-A947-70E740481C1C}">
                                <a14:useLocalDpi xmlns:a14="http://schemas.microsoft.com/office/drawing/2010/main"/>
                              </a:ext>
                            </a:extLst>
                          </a:blip>
                          <a:stretch>
                            <a:fillRect/>
                          </a:stretch>
                        </pic:blipFill>
                        <pic:spPr>
                          <a:xfrm>
                            <a:off x="0" y="0"/>
                            <a:ext cx="2969998" cy="1671299"/>
                          </a:xfrm>
                          <a:prstGeom prst="rect">
                            <a:avLst/>
                          </a:prstGeom>
                        </pic:spPr>
                      </pic:pic>
                    </a:graphicData>
                  </a:graphic>
                </wp:inline>
              </w:drawing>
            </w:r>
          </w:p>
        </w:tc>
        <w:tc>
          <w:tcPr>
            <w:tcW w:w="4819" w:type="dxa"/>
            <w:tcMar>
              <w:top w:w="40" w:type="dxa"/>
              <w:left w:w="40" w:type="dxa"/>
              <w:bottom w:w="40" w:type="dxa"/>
              <w:right w:w="40" w:type="dxa"/>
            </w:tcMar>
          </w:tcPr>
          <w:p w14:paraId="39ABF89F" w14:textId="77777777" w:rsidR="00187B38" w:rsidRDefault="00E12A47">
            <w:pPr>
              <w:spacing w:after="0"/>
              <w:jc w:val="center"/>
            </w:pPr>
            <w:r>
              <w:rPr>
                <w:noProof/>
              </w:rPr>
              <w:drawing>
                <wp:inline distT="0" distB="0" distL="0" distR="0" wp14:anchorId="45FFA228" wp14:editId="6B4B9A90">
                  <wp:extent cx="2969998" cy="2227498"/>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16_jpeg.jpg"/>
                          <pic:cNvPicPr/>
                        </pic:nvPicPr>
                        <pic:blipFill>
                          <a:blip r:embed="rId82" cstate="hqprint">
                            <a:extLst>
                              <a:ext uri="{28A0092B-C50C-407E-A947-70E740481C1C}">
                                <a14:useLocalDpi xmlns:a14="http://schemas.microsoft.com/office/drawing/2010/main"/>
                              </a:ext>
                            </a:extLst>
                          </a:blip>
                          <a:stretch>
                            <a:fillRect/>
                          </a:stretch>
                        </pic:blipFill>
                        <pic:spPr>
                          <a:xfrm>
                            <a:off x="0" y="0"/>
                            <a:ext cx="2969998" cy="2227498"/>
                          </a:xfrm>
                          <a:prstGeom prst="rect">
                            <a:avLst/>
                          </a:prstGeom>
                        </pic:spPr>
                      </pic:pic>
                    </a:graphicData>
                  </a:graphic>
                </wp:inline>
              </w:drawing>
            </w:r>
          </w:p>
        </w:tc>
      </w:tr>
      <w:tr w:rsidR="00187B38" w14:paraId="2ABE3088" w14:textId="77777777">
        <w:trPr>
          <w:cantSplit/>
          <w:jc w:val="center"/>
        </w:trPr>
        <w:tc>
          <w:tcPr>
            <w:tcW w:w="4819" w:type="dxa"/>
            <w:tcMar>
              <w:top w:w="40" w:type="dxa"/>
              <w:left w:w="40" w:type="dxa"/>
              <w:bottom w:w="40" w:type="dxa"/>
              <w:right w:w="40" w:type="dxa"/>
            </w:tcMar>
          </w:tcPr>
          <w:p w14:paraId="2FC0F0EE" w14:textId="77777777" w:rsidR="00187B38" w:rsidRDefault="00E12A47">
            <w:pPr>
              <w:spacing w:after="0"/>
              <w:jc w:val="center"/>
            </w:pPr>
            <w:r>
              <w:rPr>
                <w:noProof/>
              </w:rPr>
              <w:drawing>
                <wp:inline distT="0" distB="0" distL="0" distR="0" wp14:anchorId="49AD2B32" wp14:editId="14AA7B5F">
                  <wp:extent cx="2969998" cy="1671299"/>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17_6_jpeg.jpg"/>
                          <pic:cNvPicPr/>
                        </pic:nvPicPr>
                        <pic:blipFill>
                          <a:blip r:embed="rId83" cstate="hqprint">
                            <a:extLst>
                              <a:ext uri="{28A0092B-C50C-407E-A947-70E740481C1C}">
                                <a14:useLocalDpi xmlns:a14="http://schemas.microsoft.com/office/drawing/2010/main"/>
                              </a:ext>
                            </a:extLst>
                          </a:blip>
                          <a:stretch>
                            <a:fillRect/>
                          </a:stretch>
                        </pic:blipFill>
                        <pic:spPr>
                          <a:xfrm>
                            <a:off x="0" y="0"/>
                            <a:ext cx="2969998" cy="1671299"/>
                          </a:xfrm>
                          <a:prstGeom prst="rect">
                            <a:avLst/>
                          </a:prstGeom>
                        </pic:spPr>
                      </pic:pic>
                    </a:graphicData>
                  </a:graphic>
                </wp:inline>
              </w:drawing>
            </w:r>
          </w:p>
        </w:tc>
        <w:tc>
          <w:tcPr>
            <w:tcW w:w="4819" w:type="dxa"/>
            <w:tcMar>
              <w:top w:w="40" w:type="dxa"/>
              <w:left w:w="40" w:type="dxa"/>
              <w:bottom w:w="40" w:type="dxa"/>
              <w:right w:w="40" w:type="dxa"/>
            </w:tcMar>
          </w:tcPr>
          <w:p w14:paraId="17E797FB" w14:textId="77777777" w:rsidR="00187B38" w:rsidRDefault="00E12A47">
            <w:pPr>
              <w:spacing w:after="0"/>
              <w:jc w:val="center"/>
            </w:pPr>
            <w:r>
              <w:rPr>
                <w:noProof/>
              </w:rPr>
              <w:drawing>
                <wp:inline distT="0" distB="0" distL="0" distR="0" wp14:anchorId="3BF4C185" wp14:editId="13252FE1">
                  <wp:extent cx="2969998" cy="1671299"/>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17_7_jpeg.jpg"/>
                          <pic:cNvPicPr/>
                        </pic:nvPicPr>
                        <pic:blipFill>
                          <a:blip r:embed="rId84" cstate="hqprint">
                            <a:extLst>
                              <a:ext uri="{28A0092B-C50C-407E-A947-70E740481C1C}">
                                <a14:useLocalDpi xmlns:a14="http://schemas.microsoft.com/office/drawing/2010/main"/>
                              </a:ext>
                            </a:extLst>
                          </a:blip>
                          <a:stretch>
                            <a:fillRect/>
                          </a:stretch>
                        </pic:blipFill>
                        <pic:spPr>
                          <a:xfrm>
                            <a:off x="0" y="0"/>
                            <a:ext cx="2969998" cy="1671299"/>
                          </a:xfrm>
                          <a:prstGeom prst="rect">
                            <a:avLst/>
                          </a:prstGeom>
                        </pic:spPr>
                      </pic:pic>
                    </a:graphicData>
                  </a:graphic>
                </wp:inline>
              </w:drawing>
            </w:r>
          </w:p>
        </w:tc>
      </w:tr>
      <w:tr w:rsidR="00187B38" w14:paraId="7CAB7B14" w14:textId="77777777">
        <w:trPr>
          <w:cantSplit/>
          <w:jc w:val="center"/>
        </w:trPr>
        <w:tc>
          <w:tcPr>
            <w:tcW w:w="4819" w:type="dxa"/>
            <w:tcMar>
              <w:top w:w="40" w:type="dxa"/>
              <w:left w:w="40" w:type="dxa"/>
              <w:bottom w:w="40" w:type="dxa"/>
              <w:right w:w="40" w:type="dxa"/>
            </w:tcMar>
          </w:tcPr>
          <w:p w14:paraId="5D589BA9" w14:textId="77777777" w:rsidR="00187B38" w:rsidRDefault="00E12A47">
            <w:pPr>
              <w:spacing w:after="0"/>
              <w:jc w:val="center"/>
            </w:pPr>
            <w:r>
              <w:rPr>
                <w:noProof/>
              </w:rPr>
              <w:drawing>
                <wp:inline distT="0" distB="0" distL="0" distR="0" wp14:anchorId="1870BFEA" wp14:editId="3B1AEDE5">
                  <wp:extent cx="2969998" cy="2227498"/>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18_1_jpeg.jpg"/>
                          <pic:cNvPicPr/>
                        </pic:nvPicPr>
                        <pic:blipFill>
                          <a:blip r:embed="rId85" cstate="hqprint">
                            <a:extLst>
                              <a:ext uri="{28A0092B-C50C-407E-A947-70E740481C1C}">
                                <a14:useLocalDpi xmlns:a14="http://schemas.microsoft.com/office/drawing/2010/main"/>
                              </a:ext>
                            </a:extLst>
                          </a:blip>
                          <a:stretch>
                            <a:fillRect/>
                          </a:stretch>
                        </pic:blipFill>
                        <pic:spPr>
                          <a:xfrm>
                            <a:off x="0" y="0"/>
                            <a:ext cx="2969998" cy="2227498"/>
                          </a:xfrm>
                          <a:prstGeom prst="rect">
                            <a:avLst/>
                          </a:prstGeom>
                        </pic:spPr>
                      </pic:pic>
                    </a:graphicData>
                  </a:graphic>
                </wp:inline>
              </w:drawing>
            </w:r>
          </w:p>
        </w:tc>
        <w:tc>
          <w:tcPr>
            <w:tcW w:w="4819" w:type="dxa"/>
          </w:tcPr>
          <w:p w14:paraId="2B587C76" w14:textId="77777777" w:rsidR="00187B38" w:rsidRDefault="00187B38"/>
        </w:tc>
      </w:tr>
    </w:tbl>
    <w:p w14:paraId="599DA1A7" w14:textId="77777777" w:rsidR="00187B38" w:rsidRDefault="00187B38"/>
    <w:tbl>
      <w:tblPr>
        <w:tblW w:w="0" w:type="auto"/>
        <w:jc w:val="center"/>
        <w:tblLayout w:type="fixed"/>
        <w:tblLook w:val="04A0" w:firstRow="1" w:lastRow="0" w:firstColumn="1" w:lastColumn="0" w:noHBand="0" w:noVBand="1"/>
      </w:tblPr>
      <w:tblGrid>
        <w:gridCol w:w="3137"/>
        <w:gridCol w:w="3137"/>
        <w:gridCol w:w="3137"/>
      </w:tblGrid>
      <w:tr w:rsidR="00187B38" w14:paraId="18D22AA5" w14:textId="77777777">
        <w:trPr>
          <w:cantSplit/>
          <w:jc w:val="center"/>
        </w:trPr>
        <w:tc>
          <w:tcPr>
            <w:tcW w:w="3137" w:type="dxa"/>
            <w:tcMar>
              <w:top w:w="40" w:type="dxa"/>
              <w:left w:w="40" w:type="dxa"/>
              <w:bottom w:w="40" w:type="dxa"/>
              <w:right w:w="40" w:type="dxa"/>
            </w:tcMar>
          </w:tcPr>
          <w:p w14:paraId="0F4F7962" w14:textId="77777777" w:rsidR="00187B38" w:rsidRDefault="00E12A47">
            <w:pPr>
              <w:spacing w:after="0"/>
              <w:jc w:val="center"/>
            </w:pPr>
            <w:r>
              <w:rPr>
                <w:noProof/>
              </w:rPr>
              <w:lastRenderedPageBreak/>
              <w:drawing>
                <wp:inline distT="0" distB="0" distL="0" distR="0" wp14:anchorId="009C176A" wp14:editId="04E0B20A">
                  <wp:extent cx="1901999" cy="1981249"/>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15_5_jpeg.jpg"/>
                          <pic:cNvPicPr/>
                        </pic:nvPicPr>
                        <pic:blipFill>
                          <a:blip r:embed="rId86" cstate="hqprint">
                            <a:extLst>
                              <a:ext uri="{28A0092B-C50C-407E-A947-70E740481C1C}">
                                <a14:useLocalDpi xmlns:a14="http://schemas.microsoft.com/office/drawing/2010/main"/>
                              </a:ext>
                            </a:extLst>
                          </a:blip>
                          <a:stretch>
                            <a:fillRect/>
                          </a:stretch>
                        </pic:blipFill>
                        <pic:spPr>
                          <a:xfrm>
                            <a:off x="0" y="0"/>
                            <a:ext cx="1901999" cy="1981249"/>
                          </a:xfrm>
                          <a:prstGeom prst="rect">
                            <a:avLst/>
                          </a:prstGeom>
                        </pic:spPr>
                      </pic:pic>
                    </a:graphicData>
                  </a:graphic>
                </wp:inline>
              </w:drawing>
            </w:r>
          </w:p>
        </w:tc>
        <w:tc>
          <w:tcPr>
            <w:tcW w:w="3137" w:type="dxa"/>
            <w:tcMar>
              <w:top w:w="40" w:type="dxa"/>
              <w:left w:w="40" w:type="dxa"/>
              <w:bottom w:w="40" w:type="dxa"/>
              <w:right w:w="40" w:type="dxa"/>
            </w:tcMar>
          </w:tcPr>
          <w:p w14:paraId="76F065C9" w14:textId="77777777" w:rsidR="00187B38" w:rsidRDefault="00E12A47">
            <w:pPr>
              <w:spacing w:after="0"/>
              <w:jc w:val="center"/>
            </w:pPr>
            <w:r>
              <w:rPr>
                <w:noProof/>
              </w:rPr>
              <w:drawing>
                <wp:inline distT="0" distB="0" distL="0" distR="0" wp14:anchorId="1198181B" wp14:editId="20E178B6">
                  <wp:extent cx="1901999" cy="2121906"/>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15_6_jpeg.jpg"/>
                          <pic:cNvPicPr/>
                        </pic:nvPicPr>
                        <pic:blipFill>
                          <a:blip r:embed="rId87" cstate="hqprint">
                            <a:extLst>
                              <a:ext uri="{28A0092B-C50C-407E-A947-70E740481C1C}">
                                <a14:useLocalDpi xmlns:a14="http://schemas.microsoft.com/office/drawing/2010/main"/>
                              </a:ext>
                            </a:extLst>
                          </a:blip>
                          <a:stretch>
                            <a:fillRect/>
                          </a:stretch>
                        </pic:blipFill>
                        <pic:spPr>
                          <a:xfrm>
                            <a:off x="0" y="0"/>
                            <a:ext cx="1901999" cy="2121906"/>
                          </a:xfrm>
                          <a:prstGeom prst="rect">
                            <a:avLst/>
                          </a:prstGeom>
                        </pic:spPr>
                      </pic:pic>
                    </a:graphicData>
                  </a:graphic>
                </wp:inline>
              </w:drawing>
            </w:r>
          </w:p>
        </w:tc>
        <w:tc>
          <w:tcPr>
            <w:tcW w:w="3137" w:type="dxa"/>
            <w:tcMar>
              <w:top w:w="40" w:type="dxa"/>
              <w:left w:w="40" w:type="dxa"/>
              <w:bottom w:w="40" w:type="dxa"/>
              <w:right w:w="40" w:type="dxa"/>
            </w:tcMar>
          </w:tcPr>
          <w:p w14:paraId="7F7DD144" w14:textId="77777777" w:rsidR="00187B38" w:rsidRDefault="00E12A47">
            <w:pPr>
              <w:spacing w:after="0"/>
              <w:jc w:val="center"/>
            </w:pPr>
            <w:r>
              <w:rPr>
                <w:noProof/>
              </w:rPr>
              <w:drawing>
                <wp:inline distT="0" distB="0" distL="0" distR="0" wp14:anchorId="6E81BF00" wp14:editId="2F8BCA6D">
                  <wp:extent cx="1901999" cy="1935429"/>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15_jpeg.jpg"/>
                          <pic:cNvPicPr/>
                        </pic:nvPicPr>
                        <pic:blipFill>
                          <a:blip r:embed="rId88" cstate="hqprint">
                            <a:extLst>
                              <a:ext uri="{28A0092B-C50C-407E-A947-70E740481C1C}">
                                <a14:useLocalDpi xmlns:a14="http://schemas.microsoft.com/office/drawing/2010/main"/>
                              </a:ext>
                            </a:extLst>
                          </a:blip>
                          <a:stretch>
                            <a:fillRect/>
                          </a:stretch>
                        </pic:blipFill>
                        <pic:spPr>
                          <a:xfrm>
                            <a:off x="0" y="0"/>
                            <a:ext cx="1901999" cy="1935429"/>
                          </a:xfrm>
                          <a:prstGeom prst="rect">
                            <a:avLst/>
                          </a:prstGeom>
                        </pic:spPr>
                      </pic:pic>
                    </a:graphicData>
                  </a:graphic>
                </wp:inline>
              </w:drawing>
            </w:r>
          </w:p>
        </w:tc>
      </w:tr>
      <w:tr w:rsidR="00187B38" w14:paraId="49026609" w14:textId="77777777">
        <w:trPr>
          <w:cantSplit/>
          <w:jc w:val="center"/>
        </w:trPr>
        <w:tc>
          <w:tcPr>
            <w:tcW w:w="3137" w:type="dxa"/>
            <w:tcMar>
              <w:top w:w="40" w:type="dxa"/>
              <w:left w:w="40" w:type="dxa"/>
              <w:bottom w:w="40" w:type="dxa"/>
              <w:right w:w="40" w:type="dxa"/>
            </w:tcMar>
          </w:tcPr>
          <w:p w14:paraId="51BAC90B" w14:textId="77777777" w:rsidR="00187B38" w:rsidRDefault="00E12A47">
            <w:pPr>
              <w:spacing w:after="0"/>
              <w:jc w:val="center"/>
            </w:pPr>
            <w:r>
              <w:rPr>
                <w:noProof/>
              </w:rPr>
              <w:drawing>
                <wp:inline distT="0" distB="0" distL="0" distR="0" wp14:anchorId="68C43543" wp14:editId="6DCEBF3F">
                  <wp:extent cx="1890000" cy="25200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16_5_jpeg.jpg"/>
                          <pic:cNvPicPr/>
                        </pic:nvPicPr>
                        <pic:blipFill>
                          <a:blip r:embed="rId89" cstate="hqprint">
                            <a:extLst>
                              <a:ext uri="{28A0092B-C50C-407E-A947-70E740481C1C}">
                                <a14:useLocalDpi xmlns:a14="http://schemas.microsoft.com/office/drawing/2010/main"/>
                              </a:ext>
                            </a:extLst>
                          </a:blip>
                          <a:stretch>
                            <a:fillRect/>
                          </a:stretch>
                        </pic:blipFill>
                        <pic:spPr>
                          <a:xfrm>
                            <a:off x="0" y="0"/>
                            <a:ext cx="1890000" cy="2520000"/>
                          </a:xfrm>
                          <a:prstGeom prst="rect">
                            <a:avLst/>
                          </a:prstGeom>
                        </pic:spPr>
                      </pic:pic>
                    </a:graphicData>
                  </a:graphic>
                </wp:inline>
              </w:drawing>
            </w:r>
          </w:p>
        </w:tc>
        <w:tc>
          <w:tcPr>
            <w:tcW w:w="3137" w:type="dxa"/>
            <w:tcMar>
              <w:top w:w="40" w:type="dxa"/>
              <w:left w:w="40" w:type="dxa"/>
              <w:bottom w:w="40" w:type="dxa"/>
              <w:right w:w="40" w:type="dxa"/>
            </w:tcMar>
          </w:tcPr>
          <w:p w14:paraId="05BF8151" w14:textId="77777777" w:rsidR="00187B38" w:rsidRDefault="00E12A47">
            <w:pPr>
              <w:spacing w:after="0"/>
              <w:jc w:val="center"/>
            </w:pPr>
            <w:r>
              <w:rPr>
                <w:noProof/>
              </w:rPr>
              <w:drawing>
                <wp:inline distT="0" distB="0" distL="0" distR="0" wp14:anchorId="00FDD7CB" wp14:editId="039E5FD2">
                  <wp:extent cx="1890000" cy="25200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16_8_jpeg.jpg"/>
                          <pic:cNvPicPr/>
                        </pic:nvPicPr>
                        <pic:blipFill>
                          <a:blip r:embed="rId90" cstate="hqprint">
                            <a:extLst>
                              <a:ext uri="{28A0092B-C50C-407E-A947-70E740481C1C}">
                                <a14:useLocalDpi xmlns:a14="http://schemas.microsoft.com/office/drawing/2010/main"/>
                              </a:ext>
                            </a:extLst>
                          </a:blip>
                          <a:stretch>
                            <a:fillRect/>
                          </a:stretch>
                        </pic:blipFill>
                        <pic:spPr>
                          <a:xfrm>
                            <a:off x="0" y="0"/>
                            <a:ext cx="1890000" cy="2520000"/>
                          </a:xfrm>
                          <a:prstGeom prst="rect">
                            <a:avLst/>
                          </a:prstGeom>
                        </pic:spPr>
                      </pic:pic>
                    </a:graphicData>
                  </a:graphic>
                </wp:inline>
              </w:drawing>
            </w:r>
          </w:p>
        </w:tc>
        <w:tc>
          <w:tcPr>
            <w:tcW w:w="3137" w:type="dxa"/>
            <w:tcMar>
              <w:top w:w="40" w:type="dxa"/>
              <w:left w:w="40" w:type="dxa"/>
              <w:bottom w:w="40" w:type="dxa"/>
              <w:right w:w="40" w:type="dxa"/>
            </w:tcMar>
          </w:tcPr>
          <w:p w14:paraId="1ED0BD7F" w14:textId="77777777" w:rsidR="00187B38" w:rsidRDefault="00E12A47">
            <w:pPr>
              <w:spacing w:after="0"/>
              <w:jc w:val="center"/>
            </w:pPr>
            <w:r>
              <w:rPr>
                <w:noProof/>
              </w:rPr>
              <w:drawing>
                <wp:inline distT="0" distB="0" distL="0" distR="0" wp14:anchorId="79F4DC45" wp14:editId="338EAD62">
                  <wp:extent cx="1901999" cy="2021448"/>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14_7_jpeg.jpg"/>
                          <pic:cNvPicPr/>
                        </pic:nvPicPr>
                        <pic:blipFill>
                          <a:blip r:embed="rId91" cstate="hqprint">
                            <a:extLst>
                              <a:ext uri="{28A0092B-C50C-407E-A947-70E740481C1C}">
                                <a14:useLocalDpi xmlns:a14="http://schemas.microsoft.com/office/drawing/2010/main"/>
                              </a:ext>
                            </a:extLst>
                          </a:blip>
                          <a:stretch>
                            <a:fillRect/>
                          </a:stretch>
                        </pic:blipFill>
                        <pic:spPr>
                          <a:xfrm>
                            <a:off x="0" y="0"/>
                            <a:ext cx="1901999" cy="2021448"/>
                          </a:xfrm>
                          <a:prstGeom prst="rect">
                            <a:avLst/>
                          </a:prstGeom>
                        </pic:spPr>
                      </pic:pic>
                    </a:graphicData>
                  </a:graphic>
                </wp:inline>
              </w:drawing>
            </w:r>
          </w:p>
        </w:tc>
      </w:tr>
      <w:tr w:rsidR="00187B38" w14:paraId="49D399E2" w14:textId="77777777">
        <w:trPr>
          <w:cantSplit/>
          <w:jc w:val="center"/>
        </w:trPr>
        <w:tc>
          <w:tcPr>
            <w:tcW w:w="3137" w:type="dxa"/>
            <w:tcMar>
              <w:top w:w="40" w:type="dxa"/>
              <w:left w:w="40" w:type="dxa"/>
              <w:bottom w:w="40" w:type="dxa"/>
              <w:right w:w="40" w:type="dxa"/>
            </w:tcMar>
          </w:tcPr>
          <w:p w14:paraId="7C114A3F" w14:textId="77777777" w:rsidR="00187B38" w:rsidRDefault="00E12A47">
            <w:pPr>
              <w:spacing w:after="0"/>
              <w:jc w:val="center"/>
            </w:pPr>
            <w:r>
              <w:rPr>
                <w:noProof/>
              </w:rPr>
              <w:drawing>
                <wp:inline distT="0" distB="0" distL="0" distR="0" wp14:anchorId="1696FF37" wp14:editId="3029181C">
                  <wp:extent cx="1901999" cy="1926518"/>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15_3_jpeg.jpg"/>
                          <pic:cNvPicPr/>
                        </pic:nvPicPr>
                        <pic:blipFill>
                          <a:blip r:embed="rId92" cstate="hqprint">
                            <a:extLst>
                              <a:ext uri="{28A0092B-C50C-407E-A947-70E740481C1C}">
                                <a14:useLocalDpi xmlns:a14="http://schemas.microsoft.com/office/drawing/2010/main"/>
                              </a:ext>
                            </a:extLst>
                          </a:blip>
                          <a:stretch>
                            <a:fillRect/>
                          </a:stretch>
                        </pic:blipFill>
                        <pic:spPr>
                          <a:xfrm>
                            <a:off x="0" y="0"/>
                            <a:ext cx="1901999" cy="1926518"/>
                          </a:xfrm>
                          <a:prstGeom prst="rect">
                            <a:avLst/>
                          </a:prstGeom>
                        </pic:spPr>
                      </pic:pic>
                    </a:graphicData>
                  </a:graphic>
                </wp:inline>
              </w:drawing>
            </w:r>
          </w:p>
        </w:tc>
        <w:tc>
          <w:tcPr>
            <w:tcW w:w="3137" w:type="dxa"/>
            <w:tcMar>
              <w:top w:w="40" w:type="dxa"/>
              <w:left w:w="40" w:type="dxa"/>
              <w:bottom w:w="40" w:type="dxa"/>
              <w:right w:w="40" w:type="dxa"/>
            </w:tcMar>
          </w:tcPr>
          <w:p w14:paraId="3E5A5111" w14:textId="77777777" w:rsidR="00187B38" w:rsidRDefault="00E12A47">
            <w:pPr>
              <w:spacing w:after="0"/>
              <w:jc w:val="center"/>
            </w:pPr>
            <w:r>
              <w:rPr>
                <w:noProof/>
              </w:rPr>
              <w:drawing>
                <wp:inline distT="0" distB="0" distL="0" distR="0" wp14:anchorId="067930DC" wp14:editId="2CCF84DF">
                  <wp:extent cx="1890000" cy="25200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16_1_jpeg.jpg"/>
                          <pic:cNvPicPr/>
                        </pic:nvPicPr>
                        <pic:blipFill>
                          <a:blip r:embed="rId93" cstate="hqprint">
                            <a:extLst>
                              <a:ext uri="{28A0092B-C50C-407E-A947-70E740481C1C}">
                                <a14:useLocalDpi xmlns:a14="http://schemas.microsoft.com/office/drawing/2010/main"/>
                              </a:ext>
                            </a:extLst>
                          </a:blip>
                          <a:stretch>
                            <a:fillRect/>
                          </a:stretch>
                        </pic:blipFill>
                        <pic:spPr>
                          <a:xfrm>
                            <a:off x="0" y="0"/>
                            <a:ext cx="1890000" cy="2520000"/>
                          </a:xfrm>
                          <a:prstGeom prst="rect">
                            <a:avLst/>
                          </a:prstGeom>
                        </pic:spPr>
                      </pic:pic>
                    </a:graphicData>
                  </a:graphic>
                </wp:inline>
              </w:drawing>
            </w:r>
          </w:p>
        </w:tc>
        <w:tc>
          <w:tcPr>
            <w:tcW w:w="3137" w:type="dxa"/>
            <w:tcMar>
              <w:top w:w="40" w:type="dxa"/>
              <w:left w:w="40" w:type="dxa"/>
              <w:bottom w:w="40" w:type="dxa"/>
              <w:right w:w="40" w:type="dxa"/>
            </w:tcMar>
          </w:tcPr>
          <w:p w14:paraId="29E4CE85" w14:textId="77777777" w:rsidR="00187B38" w:rsidRDefault="00E12A47">
            <w:pPr>
              <w:spacing w:after="0"/>
              <w:jc w:val="center"/>
            </w:pPr>
            <w:r>
              <w:rPr>
                <w:noProof/>
              </w:rPr>
              <w:drawing>
                <wp:inline distT="0" distB="0" distL="0" distR="0" wp14:anchorId="1F3BCEC6" wp14:editId="693EE476">
                  <wp:extent cx="1890000" cy="25200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16_2_jpeg.jpg"/>
                          <pic:cNvPicPr/>
                        </pic:nvPicPr>
                        <pic:blipFill>
                          <a:blip r:embed="rId94" cstate="hqprint">
                            <a:extLst>
                              <a:ext uri="{28A0092B-C50C-407E-A947-70E740481C1C}">
                                <a14:useLocalDpi xmlns:a14="http://schemas.microsoft.com/office/drawing/2010/main"/>
                              </a:ext>
                            </a:extLst>
                          </a:blip>
                          <a:stretch>
                            <a:fillRect/>
                          </a:stretch>
                        </pic:blipFill>
                        <pic:spPr>
                          <a:xfrm>
                            <a:off x="0" y="0"/>
                            <a:ext cx="1890000" cy="2520000"/>
                          </a:xfrm>
                          <a:prstGeom prst="rect">
                            <a:avLst/>
                          </a:prstGeom>
                        </pic:spPr>
                      </pic:pic>
                    </a:graphicData>
                  </a:graphic>
                </wp:inline>
              </w:drawing>
            </w:r>
          </w:p>
        </w:tc>
      </w:tr>
      <w:tr w:rsidR="00187B38" w14:paraId="29EA9153" w14:textId="77777777">
        <w:trPr>
          <w:cantSplit/>
          <w:jc w:val="center"/>
        </w:trPr>
        <w:tc>
          <w:tcPr>
            <w:tcW w:w="3137" w:type="dxa"/>
            <w:tcMar>
              <w:top w:w="40" w:type="dxa"/>
              <w:left w:w="40" w:type="dxa"/>
              <w:bottom w:w="40" w:type="dxa"/>
              <w:right w:w="40" w:type="dxa"/>
            </w:tcMar>
          </w:tcPr>
          <w:p w14:paraId="55C35D93" w14:textId="77777777" w:rsidR="00187B38" w:rsidRDefault="00E12A47">
            <w:pPr>
              <w:spacing w:after="0"/>
              <w:jc w:val="center"/>
            </w:pPr>
            <w:r>
              <w:rPr>
                <w:noProof/>
              </w:rPr>
              <w:lastRenderedPageBreak/>
              <w:drawing>
                <wp:inline distT="0" distB="0" distL="0" distR="0" wp14:anchorId="23AE1C8F" wp14:editId="047A7749">
                  <wp:extent cx="1890000" cy="25200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16_3_jpeg.jpg"/>
                          <pic:cNvPicPr/>
                        </pic:nvPicPr>
                        <pic:blipFill>
                          <a:blip r:embed="rId95" cstate="hqprint">
                            <a:extLst>
                              <a:ext uri="{28A0092B-C50C-407E-A947-70E740481C1C}">
                                <a14:useLocalDpi xmlns:a14="http://schemas.microsoft.com/office/drawing/2010/main"/>
                              </a:ext>
                            </a:extLst>
                          </a:blip>
                          <a:stretch>
                            <a:fillRect/>
                          </a:stretch>
                        </pic:blipFill>
                        <pic:spPr>
                          <a:xfrm>
                            <a:off x="0" y="0"/>
                            <a:ext cx="1890000" cy="2520000"/>
                          </a:xfrm>
                          <a:prstGeom prst="rect">
                            <a:avLst/>
                          </a:prstGeom>
                        </pic:spPr>
                      </pic:pic>
                    </a:graphicData>
                  </a:graphic>
                </wp:inline>
              </w:drawing>
            </w:r>
          </w:p>
        </w:tc>
        <w:tc>
          <w:tcPr>
            <w:tcW w:w="3137" w:type="dxa"/>
            <w:tcMar>
              <w:top w:w="40" w:type="dxa"/>
              <w:left w:w="40" w:type="dxa"/>
              <w:bottom w:w="40" w:type="dxa"/>
              <w:right w:w="40" w:type="dxa"/>
            </w:tcMar>
          </w:tcPr>
          <w:p w14:paraId="42E9AE83" w14:textId="77777777" w:rsidR="00187B38" w:rsidRDefault="00E12A47">
            <w:pPr>
              <w:spacing w:after="0"/>
              <w:jc w:val="center"/>
            </w:pPr>
            <w:r>
              <w:rPr>
                <w:noProof/>
              </w:rPr>
              <w:drawing>
                <wp:inline distT="0" distB="0" distL="0" distR="0" wp14:anchorId="7A645948" wp14:editId="09F4840C">
                  <wp:extent cx="1890000" cy="25200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16_4_jpeg.jpg"/>
                          <pic:cNvPicPr/>
                        </pic:nvPicPr>
                        <pic:blipFill>
                          <a:blip r:embed="rId96" cstate="hqprint">
                            <a:extLst>
                              <a:ext uri="{28A0092B-C50C-407E-A947-70E740481C1C}">
                                <a14:useLocalDpi xmlns:a14="http://schemas.microsoft.com/office/drawing/2010/main"/>
                              </a:ext>
                            </a:extLst>
                          </a:blip>
                          <a:stretch>
                            <a:fillRect/>
                          </a:stretch>
                        </pic:blipFill>
                        <pic:spPr>
                          <a:xfrm>
                            <a:off x="0" y="0"/>
                            <a:ext cx="1890000" cy="2520000"/>
                          </a:xfrm>
                          <a:prstGeom prst="rect">
                            <a:avLst/>
                          </a:prstGeom>
                        </pic:spPr>
                      </pic:pic>
                    </a:graphicData>
                  </a:graphic>
                </wp:inline>
              </w:drawing>
            </w:r>
          </w:p>
        </w:tc>
        <w:tc>
          <w:tcPr>
            <w:tcW w:w="3137" w:type="dxa"/>
            <w:tcMar>
              <w:top w:w="40" w:type="dxa"/>
              <w:left w:w="40" w:type="dxa"/>
              <w:bottom w:w="40" w:type="dxa"/>
              <w:right w:w="40" w:type="dxa"/>
            </w:tcMar>
          </w:tcPr>
          <w:p w14:paraId="19D8B6D4" w14:textId="77777777" w:rsidR="00187B38" w:rsidRDefault="00E12A47">
            <w:pPr>
              <w:spacing w:after="0"/>
              <w:jc w:val="center"/>
            </w:pPr>
            <w:r>
              <w:rPr>
                <w:noProof/>
              </w:rPr>
              <w:drawing>
                <wp:inline distT="0" distB="0" distL="0" distR="0" wp14:anchorId="114DD1C2" wp14:editId="5FBDA875">
                  <wp:extent cx="1890000" cy="25200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16_6_jpeg.jpg"/>
                          <pic:cNvPicPr/>
                        </pic:nvPicPr>
                        <pic:blipFill>
                          <a:blip r:embed="rId97" cstate="hqprint">
                            <a:extLst>
                              <a:ext uri="{28A0092B-C50C-407E-A947-70E740481C1C}">
                                <a14:useLocalDpi xmlns:a14="http://schemas.microsoft.com/office/drawing/2010/main"/>
                              </a:ext>
                            </a:extLst>
                          </a:blip>
                          <a:stretch>
                            <a:fillRect/>
                          </a:stretch>
                        </pic:blipFill>
                        <pic:spPr>
                          <a:xfrm>
                            <a:off x="0" y="0"/>
                            <a:ext cx="1890000" cy="2520000"/>
                          </a:xfrm>
                          <a:prstGeom prst="rect">
                            <a:avLst/>
                          </a:prstGeom>
                        </pic:spPr>
                      </pic:pic>
                    </a:graphicData>
                  </a:graphic>
                </wp:inline>
              </w:drawing>
            </w:r>
          </w:p>
        </w:tc>
      </w:tr>
      <w:tr w:rsidR="00187B38" w14:paraId="50CBD12E" w14:textId="77777777">
        <w:trPr>
          <w:cantSplit/>
          <w:jc w:val="center"/>
        </w:trPr>
        <w:tc>
          <w:tcPr>
            <w:tcW w:w="3137" w:type="dxa"/>
            <w:tcMar>
              <w:top w:w="40" w:type="dxa"/>
              <w:left w:w="40" w:type="dxa"/>
              <w:bottom w:w="40" w:type="dxa"/>
              <w:right w:w="40" w:type="dxa"/>
            </w:tcMar>
          </w:tcPr>
          <w:p w14:paraId="26D5DA5F" w14:textId="77777777" w:rsidR="00187B38" w:rsidRDefault="00E12A47">
            <w:pPr>
              <w:spacing w:after="0"/>
              <w:jc w:val="center"/>
            </w:pPr>
            <w:r>
              <w:rPr>
                <w:noProof/>
              </w:rPr>
              <w:drawing>
                <wp:inline distT="0" distB="0" distL="0" distR="0" wp14:anchorId="243315A0" wp14:editId="487F8928">
                  <wp:extent cx="1890000" cy="25200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16_7_jpeg.jpg"/>
                          <pic:cNvPicPr/>
                        </pic:nvPicPr>
                        <pic:blipFill>
                          <a:blip r:embed="rId98" cstate="hqprint">
                            <a:extLst>
                              <a:ext uri="{28A0092B-C50C-407E-A947-70E740481C1C}">
                                <a14:useLocalDpi xmlns:a14="http://schemas.microsoft.com/office/drawing/2010/main"/>
                              </a:ext>
                            </a:extLst>
                          </a:blip>
                          <a:stretch>
                            <a:fillRect/>
                          </a:stretch>
                        </pic:blipFill>
                        <pic:spPr>
                          <a:xfrm>
                            <a:off x="0" y="0"/>
                            <a:ext cx="1890000" cy="2520000"/>
                          </a:xfrm>
                          <a:prstGeom prst="rect">
                            <a:avLst/>
                          </a:prstGeom>
                        </pic:spPr>
                      </pic:pic>
                    </a:graphicData>
                  </a:graphic>
                </wp:inline>
              </w:drawing>
            </w:r>
          </w:p>
        </w:tc>
        <w:tc>
          <w:tcPr>
            <w:tcW w:w="3137" w:type="dxa"/>
          </w:tcPr>
          <w:p w14:paraId="75273158" w14:textId="77777777" w:rsidR="00187B38" w:rsidRDefault="00187B38"/>
        </w:tc>
        <w:tc>
          <w:tcPr>
            <w:tcW w:w="3137" w:type="dxa"/>
          </w:tcPr>
          <w:p w14:paraId="7B9CFE11" w14:textId="77777777" w:rsidR="00187B38" w:rsidRDefault="00187B38"/>
        </w:tc>
      </w:tr>
    </w:tbl>
    <w:p w14:paraId="3624A70E" w14:textId="77777777" w:rsidR="00187B38" w:rsidRDefault="00187B38"/>
    <w:tbl>
      <w:tblPr>
        <w:tblW w:w="0" w:type="auto"/>
        <w:jc w:val="center"/>
        <w:tblLayout w:type="fixed"/>
        <w:tblLook w:val="04A0" w:firstRow="1" w:lastRow="0" w:firstColumn="1" w:lastColumn="0" w:noHBand="0" w:noVBand="1"/>
      </w:tblPr>
      <w:tblGrid>
        <w:gridCol w:w="10210"/>
      </w:tblGrid>
      <w:tr w:rsidR="00187B38" w14:paraId="642E4FBF" w14:textId="77777777" w:rsidTr="00CE05E4">
        <w:trPr>
          <w:cantSplit/>
          <w:trHeight w:val="5120"/>
          <w:jc w:val="center"/>
        </w:trPr>
        <w:tc>
          <w:tcPr>
            <w:tcW w:w="10210" w:type="dxa"/>
            <w:tcBorders>
              <w:left w:val="single" w:sz="24" w:space="0" w:color="E63124"/>
            </w:tcBorders>
            <w:shd w:val="clear" w:color="F6F2F1" w:fill="F6F2F1"/>
            <w:tcMar>
              <w:top w:w="90" w:type="dxa"/>
              <w:left w:w="180" w:type="dxa"/>
              <w:bottom w:w="90" w:type="dxa"/>
              <w:right w:w="180" w:type="dxa"/>
            </w:tcMar>
          </w:tcPr>
          <w:p w14:paraId="372999A8" w14:textId="77777777" w:rsidR="00187B38" w:rsidRPr="007159AE" w:rsidRDefault="00E12A47">
            <w:pPr>
              <w:spacing w:after="40"/>
              <w:rPr>
                <w:lang w:val="de-CH"/>
              </w:rPr>
            </w:pPr>
            <w:r w:rsidRPr="007159AE">
              <w:rPr>
                <w:b/>
                <w:caps/>
                <w:color w:val="D9261C"/>
                <w:spacing w:val="25"/>
                <w:sz w:val="17"/>
                <w:lang w:val="de-CH"/>
              </w:rPr>
              <w:t>Sponsoren</w:t>
            </w:r>
          </w:p>
          <w:p w14:paraId="51F88624" w14:textId="77777777" w:rsidR="00187B38" w:rsidRPr="007159AE" w:rsidRDefault="00E12A47">
            <w:pPr>
              <w:spacing w:after="20"/>
              <w:rPr>
                <w:lang w:val="de-CH"/>
              </w:rPr>
            </w:pPr>
            <w:r w:rsidRPr="007159AE">
              <w:rPr>
                <w:b/>
                <w:sz w:val="19"/>
                <w:lang w:val="de-CH"/>
              </w:rPr>
              <w:t xml:space="preserve">Junioren-Nachwuchs-Patronat: </w:t>
            </w:r>
            <w:r w:rsidRPr="007159AE">
              <w:rPr>
                <w:sz w:val="19"/>
                <w:lang w:val="de-CH"/>
              </w:rPr>
              <w:t>GAMMA AG</w:t>
            </w:r>
          </w:p>
          <w:tbl>
            <w:tblPr>
              <w:tblW w:w="0" w:type="auto"/>
              <w:jc w:val="center"/>
              <w:tblLayout w:type="fixed"/>
              <w:tblLook w:val="04A0" w:firstRow="1" w:lastRow="0" w:firstColumn="1" w:lastColumn="0" w:noHBand="0" w:noVBand="1"/>
            </w:tblPr>
            <w:tblGrid>
              <w:gridCol w:w="9411"/>
            </w:tblGrid>
            <w:tr w:rsidR="00983B29" w14:paraId="77B79DAB" w14:textId="77777777">
              <w:trPr>
                <w:cantSplit/>
                <w:jc w:val="center"/>
              </w:trPr>
              <w:tc>
                <w:tcPr>
                  <w:tcW w:w="9411" w:type="dxa"/>
                  <w:shd w:val="clear" w:color="FFFFFF" w:fill="FFFFFF"/>
                  <w:tcMar>
                    <w:top w:w="60" w:type="dxa"/>
                    <w:left w:w="60" w:type="dxa"/>
                    <w:bottom w:w="60" w:type="dxa"/>
                    <w:right w:w="60" w:type="dxa"/>
                  </w:tcMar>
                </w:tcPr>
                <w:p w14:paraId="463EF130" w14:textId="77777777" w:rsidR="00983B29" w:rsidRDefault="00000000">
                  <w:pPr>
                    <w:spacing w:after="0"/>
                    <w:jc w:val="center"/>
                  </w:pPr>
                  <w:r>
                    <w:rPr>
                      <w:noProof/>
                    </w:rPr>
                    <w:drawing>
                      <wp:inline distT="0" distB="0" distL="0" distR="0" wp14:anchorId="57DD2691" wp14:editId="5A1D7A7E">
                        <wp:extent cx="937754" cy="684000"/>
                        <wp:effectExtent l="0" t="0" r="0" b="0"/>
                        <wp:docPr id="2035628044" name="Picture 2035628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ma.png"/>
                                <pic:cNvPicPr/>
                              </pic:nvPicPr>
                              <pic:blipFill>
                                <a:blip r:embed="rId99"/>
                                <a:stretch>
                                  <a:fillRect/>
                                </a:stretch>
                              </pic:blipFill>
                              <pic:spPr>
                                <a:xfrm>
                                  <a:off x="0" y="0"/>
                                  <a:ext cx="937754" cy="684000"/>
                                </a:xfrm>
                                <a:prstGeom prst="rect">
                                  <a:avLst/>
                                </a:prstGeom>
                              </pic:spPr>
                            </pic:pic>
                          </a:graphicData>
                        </a:graphic>
                      </wp:inline>
                    </w:drawing>
                  </w:r>
                </w:p>
              </w:tc>
            </w:tr>
          </w:tbl>
          <w:p w14:paraId="5A28A427" w14:textId="77777777" w:rsidR="00983B29" w:rsidRDefault="00983B29"/>
        </w:tc>
      </w:tr>
    </w:tbl>
    <w:p w14:paraId="5FB63B96" w14:textId="77777777" w:rsidR="00187B38" w:rsidRDefault="00E12A47" w:rsidP="00CE05E4">
      <w:r>
        <w:rPr>
          <w:caps/>
          <w:color w:val="FFFFFF"/>
          <w:spacing w:val="20"/>
          <w:sz w:val="42"/>
        </w:rPr>
        <w:lastRenderedPageBreak/>
        <w:t xml:space="preserve"> </w:t>
      </w:r>
      <w:bookmarkStart w:id="61" w:name="_Toc235833791"/>
      <w:r>
        <w:rPr>
          <w:caps/>
          <w:color w:val="FFFFFF"/>
          <w:spacing w:val="20"/>
          <w:sz w:val="42"/>
        </w:rPr>
        <w:t>Sonstiges</w:t>
      </w:r>
      <w:bookmarkEnd w:id="61"/>
    </w:p>
    <w:p w14:paraId="6D18C43A" w14:textId="77777777" w:rsidR="00187B38" w:rsidRPr="007159AE" w:rsidRDefault="00E12A47">
      <w:pPr>
        <w:shd w:val="clear" w:color="181818" w:fill="181818"/>
        <w:spacing w:after="280"/>
        <w:rPr>
          <w:lang w:val="de-CH"/>
        </w:rPr>
      </w:pPr>
      <w:r w:rsidRPr="007159AE">
        <w:rPr>
          <w:b/>
          <w:caps/>
          <w:color w:val="FFFFFF"/>
          <w:spacing w:val="25"/>
          <w:sz w:val="18"/>
          <w:lang w:val="de-CH"/>
        </w:rPr>
        <w:t xml:space="preserve"> Weitere Bilder aus dem Vereinsjahr — nicht verwendetes Material</w:t>
      </w:r>
    </w:p>
    <w:tbl>
      <w:tblPr>
        <w:tblW w:w="0" w:type="auto"/>
        <w:jc w:val="center"/>
        <w:tblLayout w:type="fixed"/>
        <w:tblLook w:val="04A0" w:firstRow="1" w:lastRow="0" w:firstColumn="1" w:lastColumn="0" w:noHBand="0" w:noVBand="1"/>
      </w:tblPr>
      <w:tblGrid>
        <w:gridCol w:w="3137"/>
        <w:gridCol w:w="3137"/>
        <w:gridCol w:w="3137"/>
      </w:tblGrid>
      <w:tr w:rsidR="00187B38" w14:paraId="04CD1286" w14:textId="77777777">
        <w:trPr>
          <w:cantSplit/>
          <w:jc w:val="center"/>
        </w:trPr>
        <w:tc>
          <w:tcPr>
            <w:tcW w:w="3137" w:type="dxa"/>
            <w:tcMar>
              <w:top w:w="40" w:type="dxa"/>
              <w:left w:w="40" w:type="dxa"/>
              <w:bottom w:w="40" w:type="dxa"/>
              <w:right w:w="40" w:type="dxa"/>
            </w:tcMar>
          </w:tcPr>
          <w:p w14:paraId="6A2CE3FF" w14:textId="77777777" w:rsidR="00187B38" w:rsidRDefault="00E12A47">
            <w:pPr>
              <w:spacing w:after="0"/>
              <w:jc w:val="center"/>
            </w:pPr>
            <w:r>
              <w:rPr>
                <w:noProof/>
              </w:rPr>
              <w:drawing>
                <wp:inline distT="0" distB="0" distL="0" distR="0" wp14:anchorId="52E5FFA1" wp14:editId="2666956F">
                  <wp:extent cx="1901999" cy="1314108"/>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14_1_jpeg.jpg"/>
                          <pic:cNvPicPr/>
                        </pic:nvPicPr>
                        <pic:blipFill>
                          <a:blip r:embed="rId100" cstate="hqprint">
                            <a:extLst>
                              <a:ext uri="{28A0092B-C50C-407E-A947-70E740481C1C}">
                                <a14:useLocalDpi xmlns:a14="http://schemas.microsoft.com/office/drawing/2010/main"/>
                              </a:ext>
                            </a:extLst>
                          </a:blip>
                          <a:stretch>
                            <a:fillRect/>
                          </a:stretch>
                        </pic:blipFill>
                        <pic:spPr>
                          <a:xfrm>
                            <a:off x="0" y="0"/>
                            <a:ext cx="1901999" cy="1314108"/>
                          </a:xfrm>
                          <a:prstGeom prst="rect">
                            <a:avLst/>
                          </a:prstGeom>
                        </pic:spPr>
                      </pic:pic>
                    </a:graphicData>
                  </a:graphic>
                </wp:inline>
              </w:drawing>
            </w:r>
          </w:p>
        </w:tc>
        <w:tc>
          <w:tcPr>
            <w:tcW w:w="3137" w:type="dxa"/>
            <w:tcMar>
              <w:top w:w="40" w:type="dxa"/>
              <w:left w:w="40" w:type="dxa"/>
              <w:bottom w:w="40" w:type="dxa"/>
              <w:right w:w="40" w:type="dxa"/>
            </w:tcMar>
          </w:tcPr>
          <w:p w14:paraId="5733A24D" w14:textId="77777777" w:rsidR="00187B38" w:rsidRDefault="00E12A47">
            <w:pPr>
              <w:spacing w:after="0"/>
              <w:jc w:val="center"/>
            </w:pPr>
            <w:r>
              <w:rPr>
                <w:noProof/>
              </w:rPr>
              <w:drawing>
                <wp:inline distT="0" distB="0" distL="0" distR="0" wp14:anchorId="1D5384F6" wp14:editId="48880CF9">
                  <wp:extent cx="1901999" cy="975207"/>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14_2_jpeg.jpg"/>
                          <pic:cNvPicPr/>
                        </pic:nvPicPr>
                        <pic:blipFill>
                          <a:blip r:embed="rId101" cstate="hqprint">
                            <a:extLst>
                              <a:ext uri="{28A0092B-C50C-407E-A947-70E740481C1C}">
                                <a14:useLocalDpi xmlns:a14="http://schemas.microsoft.com/office/drawing/2010/main"/>
                              </a:ext>
                            </a:extLst>
                          </a:blip>
                          <a:stretch>
                            <a:fillRect/>
                          </a:stretch>
                        </pic:blipFill>
                        <pic:spPr>
                          <a:xfrm>
                            <a:off x="0" y="0"/>
                            <a:ext cx="1901999" cy="975207"/>
                          </a:xfrm>
                          <a:prstGeom prst="rect">
                            <a:avLst/>
                          </a:prstGeom>
                        </pic:spPr>
                      </pic:pic>
                    </a:graphicData>
                  </a:graphic>
                </wp:inline>
              </w:drawing>
            </w:r>
          </w:p>
        </w:tc>
        <w:tc>
          <w:tcPr>
            <w:tcW w:w="3137" w:type="dxa"/>
            <w:tcMar>
              <w:top w:w="40" w:type="dxa"/>
              <w:left w:w="40" w:type="dxa"/>
              <w:bottom w:w="40" w:type="dxa"/>
              <w:right w:w="40" w:type="dxa"/>
            </w:tcMar>
          </w:tcPr>
          <w:p w14:paraId="72E636B1" w14:textId="77777777" w:rsidR="00187B38" w:rsidRDefault="00E12A47">
            <w:pPr>
              <w:spacing w:after="0"/>
              <w:jc w:val="center"/>
            </w:pPr>
            <w:r>
              <w:rPr>
                <w:noProof/>
              </w:rPr>
              <w:drawing>
                <wp:inline distT="0" distB="0" distL="0" distR="0" wp14:anchorId="04051397" wp14:editId="7F4D0364">
                  <wp:extent cx="1654701" cy="15840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14_4_jpeg.jpg"/>
                          <pic:cNvPicPr/>
                        </pic:nvPicPr>
                        <pic:blipFill>
                          <a:blip r:embed="rId102" cstate="hqprint">
                            <a:extLst>
                              <a:ext uri="{28A0092B-C50C-407E-A947-70E740481C1C}">
                                <a14:useLocalDpi xmlns:a14="http://schemas.microsoft.com/office/drawing/2010/main"/>
                              </a:ext>
                            </a:extLst>
                          </a:blip>
                          <a:stretch>
                            <a:fillRect/>
                          </a:stretch>
                        </pic:blipFill>
                        <pic:spPr>
                          <a:xfrm>
                            <a:off x="0" y="0"/>
                            <a:ext cx="1654701" cy="1584000"/>
                          </a:xfrm>
                          <a:prstGeom prst="rect">
                            <a:avLst/>
                          </a:prstGeom>
                        </pic:spPr>
                      </pic:pic>
                    </a:graphicData>
                  </a:graphic>
                </wp:inline>
              </w:drawing>
            </w:r>
          </w:p>
        </w:tc>
      </w:tr>
      <w:tr w:rsidR="00187B38" w14:paraId="4AA16ABC" w14:textId="77777777">
        <w:trPr>
          <w:cantSplit/>
          <w:jc w:val="center"/>
        </w:trPr>
        <w:tc>
          <w:tcPr>
            <w:tcW w:w="3137" w:type="dxa"/>
            <w:tcMar>
              <w:top w:w="40" w:type="dxa"/>
              <w:left w:w="40" w:type="dxa"/>
              <w:bottom w:w="40" w:type="dxa"/>
              <w:right w:w="40" w:type="dxa"/>
            </w:tcMar>
          </w:tcPr>
          <w:p w14:paraId="4A4C59A6" w14:textId="77777777" w:rsidR="00187B38" w:rsidRDefault="00E12A47">
            <w:pPr>
              <w:spacing w:after="0"/>
              <w:jc w:val="center"/>
            </w:pPr>
            <w:r>
              <w:rPr>
                <w:noProof/>
              </w:rPr>
              <w:drawing>
                <wp:inline distT="0" distB="0" distL="0" distR="0" wp14:anchorId="4AC8ADC6" wp14:editId="2DCF2862">
                  <wp:extent cx="1901999" cy="1137741"/>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14_6_jpeg.jpg"/>
                          <pic:cNvPicPr/>
                        </pic:nvPicPr>
                        <pic:blipFill>
                          <a:blip r:embed="rId103" cstate="hqprint">
                            <a:extLst>
                              <a:ext uri="{28A0092B-C50C-407E-A947-70E740481C1C}">
                                <a14:useLocalDpi xmlns:a14="http://schemas.microsoft.com/office/drawing/2010/main"/>
                              </a:ext>
                            </a:extLst>
                          </a:blip>
                          <a:stretch>
                            <a:fillRect/>
                          </a:stretch>
                        </pic:blipFill>
                        <pic:spPr>
                          <a:xfrm>
                            <a:off x="0" y="0"/>
                            <a:ext cx="1901999" cy="1137741"/>
                          </a:xfrm>
                          <a:prstGeom prst="rect">
                            <a:avLst/>
                          </a:prstGeom>
                        </pic:spPr>
                      </pic:pic>
                    </a:graphicData>
                  </a:graphic>
                </wp:inline>
              </w:drawing>
            </w:r>
          </w:p>
        </w:tc>
        <w:tc>
          <w:tcPr>
            <w:tcW w:w="3137" w:type="dxa"/>
            <w:tcMar>
              <w:top w:w="40" w:type="dxa"/>
              <w:left w:w="40" w:type="dxa"/>
              <w:bottom w:w="40" w:type="dxa"/>
              <w:right w:w="40" w:type="dxa"/>
            </w:tcMar>
          </w:tcPr>
          <w:p w14:paraId="6E180D45" w14:textId="77777777" w:rsidR="00187B38" w:rsidRDefault="00E12A47">
            <w:pPr>
              <w:spacing w:after="0"/>
              <w:jc w:val="center"/>
            </w:pPr>
            <w:r>
              <w:rPr>
                <w:noProof/>
              </w:rPr>
              <w:drawing>
                <wp:inline distT="0" distB="0" distL="0" distR="0" wp14:anchorId="3AF70500" wp14:editId="0291C8C0">
                  <wp:extent cx="1901999" cy="1198259"/>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14_jpeg.jpg"/>
                          <pic:cNvPicPr/>
                        </pic:nvPicPr>
                        <pic:blipFill>
                          <a:blip r:embed="rId104" cstate="hqprint">
                            <a:extLst>
                              <a:ext uri="{28A0092B-C50C-407E-A947-70E740481C1C}">
                                <a14:useLocalDpi xmlns:a14="http://schemas.microsoft.com/office/drawing/2010/main"/>
                              </a:ext>
                            </a:extLst>
                          </a:blip>
                          <a:stretch>
                            <a:fillRect/>
                          </a:stretch>
                        </pic:blipFill>
                        <pic:spPr>
                          <a:xfrm>
                            <a:off x="0" y="0"/>
                            <a:ext cx="1901999" cy="1198259"/>
                          </a:xfrm>
                          <a:prstGeom prst="rect">
                            <a:avLst/>
                          </a:prstGeom>
                        </pic:spPr>
                      </pic:pic>
                    </a:graphicData>
                  </a:graphic>
                </wp:inline>
              </w:drawing>
            </w:r>
          </w:p>
        </w:tc>
        <w:tc>
          <w:tcPr>
            <w:tcW w:w="3137" w:type="dxa"/>
            <w:tcMar>
              <w:top w:w="40" w:type="dxa"/>
              <w:left w:w="40" w:type="dxa"/>
              <w:bottom w:w="40" w:type="dxa"/>
              <w:right w:w="40" w:type="dxa"/>
            </w:tcMar>
          </w:tcPr>
          <w:p w14:paraId="2BC1F359" w14:textId="77777777" w:rsidR="00187B38" w:rsidRDefault="00E12A47">
            <w:pPr>
              <w:spacing w:after="0"/>
              <w:jc w:val="center"/>
            </w:pPr>
            <w:r>
              <w:rPr>
                <w:noProof/>
              </w:rPr>
              <w:drawing>
                <wp:inline distT="0" distB="0" distL="0" distR="0" wp14:anchorId="39703148" wp14:editId="1D5FE2F0">
                  <wp:extent cx="1901999" cy="1426499"/>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15_11_jpeg.jpg"/>
                          <pic:cNvPicPr/>
                        </pic:nvPicPr>
                        <pic:blipFill>
                          <a:blip r:embed="rId105" cstate="hqprint">
                            <a:extLst>
                              <a:ext uri="{28A0092B-C50C-407E-A947-70E740481C1C}">
                                <a14:useLocalDpi xmlns:a14="http://schemas.microsoft.com/office/drawing/2010/main"/>
                              </a:ext>
                            </a:extLst>
                          </a:blip>
                          <a:stretch>
                            <a:fillRect/>
                          </a:stretch>
                        </pic:blipFill>
                        <pic:spPr>
                          <a:xfrm>
                            <a:off x="0" y="0"/>
                            <a:ext cx="1901999" cy="1426499"/>
                          </a:xfrm>
                          <a:prstGeom prst="rect">
                            <a:avLst/>
                          </a:prstGeom>
                        </pic:spPr>
                      </pic:pic>
                    </a:graphicData>
                  </a:graphic>
                </wp:inline>
              </w:drawing>
            </w:r>
          </w:p>
        </w:tc>
      </w:tr>
      <w:tr w:rsidR="00187B38" w14:paraId="544DA65E" w14:textId="77777777">
        <w:trPr>
          <w:cantSplit/>
          <w:jc w:val="center"/>
        </w:trPr>
        <w:tc>
          <w:tcPr>
            <w:tcW w:w="3137" w:type="dxa"/>
            <w:tcMar>
              <w:top w:w="40" w:type="dxa"/>
              <w:left w:w="40" w:type="dxa"/>
              <w:bottom w:w="40" w:type="dxa"/>
              <w:right w:w="40" w:type="dxa"/>
            </w:tcMar>
          </w:tcPr>
          <w:p w14:paraId="2D887A20" w14:textId="77777777" w:rsidR="00187B38" w:rsidRDefault="00E12A47">
            <w:pPr>
              <w:spacing w:after="0"/>
              <w:jc w:val="center"/>
            </w:pPr>
            <w:r>
              <w:rPr>
                <w:noProof/>
              </w:rPr>
              <w:drawing>
                <wp:inline distT="0" distB="0" distL="0" distR="0" wp14:anchorId="720DAEFF" wp14:editId="0E0CD54F">
                  <wp:extent cx="1901999" cy="1426499"/>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15_12_jpeg.jpg"/>
                          <pic:cNvPicPr/>
                        </pic:nvPicPr>
                        <pic:blipFill>
                          <a:blip r:embed="rId106" cstate="hqprint">
                            <a:extLst>
                              <a:ext uri="{28A0092B-C50C-407E-A947-70E740481C1C}">
                                <a14:useLocalDpi xmlns:a14="http://schemas.microsoft.com/office/drawing/2010/main"/>
                              </a:ext>
                            </a:extLst>
                          </a:blip>
                          <a:stretch>
                            <a:fillRect/>
                          </a:stretch>
                        </pic:blipFill>
                        <pic:spPr>
                          <a:xfrm>
                            <a:off x="0" y="0"/>
                            <a:ext cx="1901999" cy="1426499"/>
                          </a:xfrm>
                          <a:prstGeom prst="rect">
                            <a:avLst/>
                          </a:prstGeom>
                        </pic:spPr>
                      </pic:pic>
                    </a:graphicData>
                  </a:graphic>
                </wp:inline>
              </w:drawing>
            </w:r>
          </w:p>
        </w:tc>
        <w:tc>
          <w:tcPr>
            <w:tcW w:w="3137" w:type="dxa"/>
            <w:tcMar>
              <w:top w:w="40" w:type="dxa"/>
              <w:left w:w="40" w:type="dxa"/>
              <w:bottom w:w="40" w:type="dxa"/>
              <w:right w:w="40" w:type="dxa"/>
            </w:tcMar>
          </w:tcPr>
          <w:p w14:paraId="67C1F092" w14:textId="77777777" w:rsidR="00187B38" w:rsidRDefault="00E12A47">
            <w:pPr>
              <w:spacing w:after="0"/>
              <w:jc w:val="center"/>
            </w:pPr>
            <w:r>
              <w:rPr>
                <w:noProof/>
              </w:rPr>
              <w:drawing>
                <wp:inline distT="0" distB="0" distL="0" distR="0" wp14:anchorId="0AB53742" wp14:editId="007E72F5">
                  <wp:extent cx="1901999" cy="1426499"/>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15_13_jpeg.jpg"/>
                          <pic:cNvPicPr/>
                        </pic:nvPicPr>
                        <pic:blipFill>
                          <a:blip r:embed="rId107" cstate="hqprint">
                            <a:extLst>
                              <a:ext uri="{28A0092B-C50C-407E-A947-70E740481C1C}">
                                <a14:useLocalDpi xmlns:a14="http://schemas.microsoft.com/office/drawing/2010/main"/>
                              </a:ext>
                            </a:extLst>
                          </a:blip>
                          <a:stretch>
                            <a:fillRect/>
                          </a:stretch>
                        </pic:blipFill>
                        <pic:spPr>
                          <a:xfrm>
                            <a:off x="0" y="0"/>
                            <a:ext cx="1901999" cy="1426499"/>
                          </a:xfrm>
                          <a:prstGeom prst="rect">
                            <a:avLst/>
                          </a:prstGeom>
                        </pic:spPr>
                      </pic:pic>
                    </a:graphicData>
                  </a:graphic>
                </wp:inline>
              </w:drawing>
            </w:r>
          </w:p>
        </w:tc>
        <w:tc>
          <w:tcPr>
            <w:tcW w:w="3137" w:type="dxa"/>
            <w:tcMar>
              <w:top w:w="40" w:type="dxa"/>
              <w:left w:w="40" w:type="dxa"/>
              <w:bottom w:w="40" w:type="dxa"/>
              <w:right w:w="40" w:type="dxa"/>
            </w:tcMar>
          </w:tcPr>
          <w:p w14:paraId="1636EDCE" w14:textId="77777777" w:rsidR="00187B38" w:rsidRDefault="00E12A47">
            <w:pPr>
              <w:spacing w:after="0"/>
              <w:jc w:val="center"/>
            </w:pPr>
            <w:r>
              <w:rPr>
                <w:noProof/>
              </w:rPr>
              <w:drawing>
                <wp:inline distT="0" distB="0" distL="0" distR="0" wp14:anchorId="08CE103D" wp14:editId="1C0B81C7">
                  <wp:extent cx="1901999" cy="1426499"/>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15_14_jpeg.jpg"/>
                          <pic:cNvPicPr/>
                        </pic:nvPicPr>
                        <pic:blipFill>
                          <a:blip r:embed="rId108" cstate="hqprint">
                            <a:extLst>
                              <a:ext uri="{28A0092B-C50C-407E-A947-70E740481C1C}">
                                <a14:useLocalDpi xmlns:a14="http://schemas.microsoft.com/office/drawing/2010/main"/>
                              </a:ext>
                            </a:extLst>
                          </a:blip>
                          <a:stretch>
                            <a:fillRect/>
                          </a:stretch>
                        </pic:blipFill>
                        <pic:spPr>
                          <a:xfrm>
                            <a:off x="0" y="0"/>
                            <a:ext cx="1901999" cy="1426499"/>
                          </a:xfrm>
                          <a:prstGeom prst="rect">
                            <a:avLst/>
                          </a:prstGeom>
                        </pic:spPr>
                      </pic:pic>
                    </a:graphicData>
                  </a:graphic>
                </wp:inline>
              </w:drawing>
            </w:r>
          </w:p>
        </w:tc>
      </w:tr>
      <w:tr w:rsidR="00187B38" w14:paraId="1032D4A9" w14:textId="77777777">
        <w:trPr>
          <w:cantSplit/>
          <w:jc w:val="center"/>
        </w:trPr>
        <w:tc>
          <w:tcPr>
            <w:tcW w:w="3137" w:type="dxa"/>
            <w:tcMar>
              <w:top w:w="40" w:type="dxa"/>
              <w:left w:w="40" w:type="dxa"/>
              <w:bottom w:w="40" w:type="dxa"/>
              <w:right w:w="40" w:type="dxa"/>
            </w:tcMar>
          </w:tcPr>
          <w:p w14:paraId="41F43645" w14:textId="77777777" w:rsidR="00187B38" w:rsidRDefault="00E12A47">
            <w:pPr>
              <w:spacing w:after="0"/>
              <w:jc w:val="center"/>
            </w:pPr>
            <w:r>
              <w:rPr>
                <w:noProof/>
              </w:rPr>
              <w:drawing>
                <wp:inline distT="0" distB="0" distL="0" distR="0" wp14:anchorId="29EC9D28" wp14:editId="04FDEA20">
                  <wp:extent cx="1901999" cy="1426499"/>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15_7_jpeg.jpg"/>
                          <pic:cNvPicPr/>
                        </pic:nvPicPr>
                        <pic:blipFill>
                          <a:blip r:embed="rId109" cstate="hqprint">
                            <a:extLst>
                              <a:ext uri="{28A0092B-C50C-407E-A947-70E740481C1C}">
                                <a14:useLocalDpi xmlns:a14="http://schemas.microsoft.com/office/drawing/2010/main"/>
                              </a:ext>
                            </a:extLst>
                          </a:blip>
                          <a:stretch>
                            <a:fillRect/>
                          </a:stretch>
                        </pic:blipFill>
                        <pic:spPr>
                          <a:xfrm>
                            <a:off x="0" y="0"/>
                            <a:ext cx="1901999" cy="1426499"/>
                          </a:xfrm>
                          <a:prstGeom prst="rect">
                            <a:avLst/>
                          </a:prstGeom>
                        </pic:spPr>
                      </pic:pic>
                    </a:graphicData>
                  </a:graphic>
                </wp:inline>
              </w:drawing>
            </w:r>
          </w:p>
        </w:tc>
        <w:tc>
          <w:tcPr>
            <w:tcW w:w="3137" w:type="dxa"/>
            <w:tcMar>
              <w:top w:w="40" w:type="dxa"/>
              <w:left w:w="40" w:type="dxa"/>
              <w:bottom w:w="40" w:type="dxa"/>
              <w:right w:w="40" w:type="dxa"/>
            </w:tcMar>
          </w:tcPr>
          <w:p w14:paraId="50D2D1E7" w14:textId="77777777" w:rsidR="00187B38" w:rsidRDefault="00E12A47">
            <w:pPr>
              <w:spacing w:after="0"/>
              <w:jc w:val="center"/>
            </w:pPr>
            <w:r>
              <w:rPr>
                <w:noProof/>
              </w:rPr>
              <w:drawing>
                <wp:inline distT="0" distB="0" distL="0" distR="0" wp14:anchorId="7AAB2B91" wp14:editId="5B5FCB0F">
                  <wp:extent cx="1901999" cy="1426499"/>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15_8_jpeg.jpg"/>
                          <pic:cNvPicPr/>
                        </pic:nvPicPr>
                        <pic:blipFill>
                          <a:blip r:embed="rId110" cstate="hqprint">
                            <a:extLst>
                              <a:ext uri="{28A0092B-C50C-407E-A947-70E740481C1C}">
                                <a14:useLocalDpi xmlns:a14="http://schemas.microsoft.com/office/drawing/2010/main"/>
                              </a:ext>
                            </a:extLst>
                          </a:blip>
                          <a:stretch>
                            <a:fillRect/>
                          </a:stretch>
                        </pic:blipFill>
                        <pic:spPr>
                          <a:xfrm>
                            <a:off x="0" y="0"/>
                            <a:ext cx="1901999" cy="1426499"/>
                          </a:xfrm>
                          <a:prstGeom prst="rect">
                            <a:avLst/>
                          </a:prstGeom>
                        </pic:spPr>
                      </pic:pic>
                    </a:graphicData>
                  </a:graphic>
                </wp:inline>
              </w:drawing>
            </w:r>
          </w:p>
        </w:tc>
        <w:tc>
          <w:tcPr>
            <w:tcW w:w="3137" w:type="dxa"/>
            <w:tcMar>
              <w:top w:w="40" w:type="dxa"/>
              <w:left w:w="40" w:type="dxa"/>
              <w:bottom w:w="40" w:type="dxa"/>
              <w:right w:w="40" w:type="dxa"/>
            </w:tcMar>
          </w:tcPr>
          <w:p w14:paraId="42CB66C8" w14:textId="77777777" w:rsidR="00187B38" w:rsidRDefault="00E12A47">
            <w:pPr>
              <w:spacing w:after="0"/>
              <w:jc w:val="center"/>
            </w:pPr>
            <w:r>
              <w:rPr>
                <w:noProof/>
              </w:rPr>
              <w:drawing>
                <wp:inline distT="0" distB="0" distL="0" distR="0" wp14:anchorId="6457C9CB" wp14:editId="7DAFC685">
                  <wp:extent cx="1901999" cy="1426499"/>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15_9_jpeg.jpg"/>
                          <pic:cNvPicPr/>
                        </pic:nvPicPr>
                        <pic:blipFill>
                          <a:blip r:embed="rId111" cstate="hqprint">
                            <a:extLst>
                              <a:ext uri="{28A0092B-C50C-407E-A947-70E740481C1C}">
                                <a14:useLocalDpi xmlns:a14="http://schemas.microsoft.com/office/drawing/2010/main"/>
                              </a:ext>
                            </a:extLst>
                          </a:blip>
                          <a:stretch>
                            <a:fillRect/>
                          </a:stretch>
                        </pic:blipFill>
                        <pic:spPr>
                          <a:xfrm>
                            <a:off x="0" y="0"/>
                            <a:ext cx="1901999" cy="1426499"/>
                          </a:xfrm>
                          <a:prstGeom prst="rect">
                            <a:avLst/>
                          </a:prstGeom>
                        </pic:spPr>
                      </pic:pic>
                    </a:graphicData>
                  </a:graphic>
                </wp:inline>
              </w:drawing>
            </w:r>
          </w:p>
        </w:tc>
      </w:tr>
      <w:tr w:rsidR="00187B38" w14:paraId="724BC314" w14:textId="77777777">
        <w:trPr>
          <w:cantSplit/>
          <w:jc w:val="center"/>
        </w:trPr>
        <w:tc>
          <w:tcPr>
            <w:tcW w:w="3137" w:type="dxa"/>
            <w:tcMar>
              <w:top w:w="40" w:type="dxa"/>
              <w:left w:w="40" w:type="dxa"/>
              <w:bottom w:w="40" w:type="dxa"/>
              <w:right w:w="40" w:type="dxa"/>
            </w:tcMar>
          </w:tcPr>
          <w:p w14:paraId="09150E3F" w14:textId="77777777" w:rsidR="00187B38" w:rsidRDefault="00E12A47">
            <w:pPr>
              <w:spacing w:after="0"/>
              <w:jc w:val="center"/>
            </w:pPr>
            <w:r>
              <w:rPr>
                <w:noProof/>
              </w:rPr>
              <w:drawing>
                <wp:inline distT="0" distB="0" distL="0" distR="0" wp14:anchorId="75514F53" wp14:editId="46BDE2BA">
                  <wp:extent cx="1901999" cy="1426499"/>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17_2_jpeg.jpg"/>
                          <pic:cNvPicPr/>
                        </pic:nvPicPr>
                        <pic:blipFill>
                          <a:blip r:embed="rId112" cstate="hqprint">
                            <a:extLst>
                              <a:ext uri="{28A0092B-C50C-407E-A947-70E740481C1C}">
                                <a14:useLocalDpi xmlns:a14="http://schemas.microsoft.com/office/drawing/2010/main"/>
                              </a:ext>
                            </a:extLst>
                          </a:blip>
                          <a:stretch>
                            <a:fillRect/>
                          </a:stretch>
                        </pic:blipFill>
                        <pic:spPr>
                          <a:xfrm>
                            <a:off x="0" y="0"/>
                            <a:ext cx="1901999" cy="1426499"/>
                          </a:xfrm>
                          <a:prstGeom prst="rect">
                            <a:avLst/>
                          </a:prstGeom>
                        </pic:spPr>
                      </pic:pic>
                    </a:graphicData>
                  </a:graphic>
                </wp:inline>
              </w:drawing>
            </w:r>
          </w:p>
        </w:tc>
        <w:tc>
          <w:tcPr>
            <w:tcW w:w="3137" w:type="dxa"/>
            <w:tcMar>
              <w:top w:w="40" w:type="dxa"/>
              <w:left w:w="40" w:type="dxa"/>
              <w:bottom w:w="40" w:type="dxa"/>
              <w:right w:w="40" w:type="dxa"/>
            </w:tcMar>
          </w:tcPr>
          <w:p w14:paraId="07D038DE" w14:textId="77777777" w:rsidR="00187B38" w:rsidRDefault="00E12A47">
            <w:pPr>
              <w:spacing w:after="0"/>
              <w:jc w:val="center"/>
            </w:pPr>
            <w:r>
              <w:rPr>
                <w:noProof/>
              </w:rPr>
              <w:drawing>
                <wp:inline distT="0" distB="0" distL="0" distR="0" wp14:anchorId="4EE00EB4" wp14:editId="664A2D6F">
                  <wp:extent cx="1901999" cy="1070307"/>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17_4_jpeg.jpg"/>
                          <pic:cNvPicPr/>
                        </pic:nvPicPr>
                        <pic:blipFill>
                          <a:blip r:embed="rId113" cstate="hqprint">
                            <a:extLst>
                              <a:ext uri="{28A0092B-C50C-407E-A947-70E740481C1C}">
                                <a14:useLocalDpi xmlns:a14="http://schemas.microsoft.com/office/drawing/2010/main"/>
                              </a:ext>
                            </a:extLst>
                          </a:blip>
                          <a:stretch>
                            <a:fillRect/>
                          </a:stretch>
                        </pic:blipFill>
                        <pic:spPr>
                          <a:xfrm>
                            <a:off x="0" y="0"/>
                            <a:ext cx="1901999" cy="1070307"/>
                          </a:xfrm>
                          <a:prstGeom prst="rect">
                            <a:avLst/>
                          </a:prstGeom>
                        </pic:spPr>
                      </pic:pic>
                    </a:graphicData>
                  </a:graphic>
                </wp:inline>
              </w:drawing>
            </w:r>
          </w:p>
        </w:tc>
        <w:tc>
          <w:tcPr>
            <w:tcW w:w="3137" w:type="dxa"/>
            <w:tcMar>
              <w:top w:w="40" w:type="dxa"/>
              <w:left w:w="40" w:type="dxa"/>
              <w:bottom w:w="40" w:type="dxa"/>
              <w:right w:w="40" w:type="dxa"/>
            </w:tcMar>
          </w:tcPr>
          <w:p w14:paraId="5A22560B" w14:textId="77777777" w:rsidR="00187B38" w:rsidRDefault="00E12A47">
            <w:pPr>
              <w:spacing w:after="0"/>
              <w:jc w:val="center"/>
            </w:pPr>
            <w:r>
              <w:rPr>
                <w:noProof/>
              </w:rPr>
              <w:drawing>
                <wp:inline distT="0" distB="0" distL="0" distR="0" wp14:anchorId="2EC3CFB7" wp14:editId="08F62731">
                  <wp:extent cx="1901999" cy="1070307"/>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17_5_jpeg.jpg"/>
                          <pic:cNvPicPr/>
                        </pic:nvPicPr>
                        <pic:blipFill>
                          <a:blip r:embed="rId114" cstate="hqprint">
                            <a:extLst>
                              <a:ext uri="{28A0092B-C50C-407E-A947-70E740481C1C}">
                                <a14:useLocalDpi xmlns:a14="http://schemas.microsoft.com/office/drawing/2010/main"/>
                              </a:ext>
                            </a:extLst>
                          </a:blip>
                          <a:stretch>
                            <a:fillRect/>
                          </a:stretch>
                        </pic:blipFill>
                        <pic:spPr>
                          <a:xfrm>
                            <a:off x="0" y="0"/>
                            <a:ext cx="1901999" cy="1070307"/>
                          </a:xfrm>
                          <a:prstGeom prst="rect">
                            <a:avLst/>
                          </a:prstGeom>
                        </pic:spPr>
                      </pic:pic>
                    </a:graphicData>
                  </a:graphic>
                </wp:inline>
              </w:drawing>
            </w:r>
          </w:p>
        </w:tc>
      </w:tr>
      <w:tr w:rsidR="00187B38" w14:paraId="6F46483C" w14:textId="77777777">
        <w:trPr>
          <w:cantSplit/>
          <w:jc w:val="center"/>
        </w:trPr>
        <w:tc>
          <w:tcPr>
            <w:tcW w:w="3137" w:type="dxa"/>
            <w:tcMar>
              <w:top w:w="40" w:type="dxa"/>
              <w:left w:w="40" w:type="dxa"/>
              <w:bottom w:w="40" w:type="dxa"/>
              <w:right w:w="40" w:type="dxa"/>
            </w:tcMar>
          </w:tcPr>
          <w:p w14:paraId="5F87C35C" w14:textId="77777777" w:rsidR="00187B38" w:rsidRDefault="00E12A47">
            <w:pPr>
              <w:spacing w:after="0"/>
              <w:jc w:val="center"/>
            </w:pPr>
            <w:r>
              <w:rPr>
                <w:noProof/>
              </w:rPr>
              <w:lastRenderedPageBreak/>
              <w:drawing>
                <wp:inline distT="0" distB="0" distL="0" distR="0" wp14:anchorId="2A368167" wp14:editId="31CC62C7">
                  <wp:extent cx="1901999" cy="1426499"/>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17_9_jpeg.jpg"/>
                          <pic:cNvPicPr/>
                        </pic:nvPicPr>
                        <pic:blipFill>
                          <a:blip r:embed="rId115" cstate="hqprint">
                            <a:extLst>
                              <a:ext uri="{28A0092B-C50C-407E-A947-70E740481C1C}">
                                <a14:useLocalDpi xmlns:a14="http://schemas.microsoft.com/office/drawing/2010/main"/>
                              </a:ext>
                            </a:extLst>
                          </a:blip>
                          <a:stretch>
                            <a:fillRect/>
                          </a:stretch>
                        </pic:blipFill>
                        <pic:spPr>
                          <a:xfrm>
                            <a:off x="0" y="0"/>
                            <a:ext cx="1901999" cy="1426499"/>
                          </a:xfrm>
                          <a:prstGeom prst="rect">
                            <a:avLst/>
                          </a:prstGeom>
                        </pic:spPr>
                      </pic:pic>
                    </a:graphicData>
                  </a:graphic>
                </wp:inline>
              </w:drawing>
            </w:r>
          </w:p>
        </w:tc>
        <w:tc>
          <w:tcPr>
            <w:tcW w:w="3137" w:type="dxa"/>
            <w:tcMar>
              <w:top w:w="40" w:type="dxa"/>
              <w:left w:w="40" w:type="dxa"/>
              <w:bottom w:w="40" w:type="dxa"/>
              <w:right w:w="40" w:type="dxa"/>
            </w:tcMar>
          </w:tcPr>
          <w:p w14:paraId="765E8C3E" w14:textId="77777777" w:rsidR="00187B38" w:rsidRDefault="00E12A47">
            <w:pPr>
              <w:spacing w:after="0"/>
              <w:jc w:val="center"/>
            </w:pPr>
            <w:r>
              <w:rPr>
                <w:noProof/>
              </w:rPr>
              <w:drawing>
                <wp:inline distT="0" distB="0" distL="0" distR="0" wp14:anchorId="48949FA4" wp14:editId="07A721E7">
                  <wp:extent cx="1901999" cy="1426499"/>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18_10_jpeg.jpg"/>
                          <pic:cNvPicPr/>
                        </pic:nvPicPr>
                        <pic:blipFill>
                          <a:blip r:embed="rId116" cstate="hqprint">
                            <a:extLst>
                              <a:ext uri="{28A0092B-C50C-407E-A947-70E740481C1C}">
                                <a14:useLocalDpi xmlns:a14="http://schemas.microsoft.com/office/drawing/2010/main"/>
                              </a:ext>
                            </a:extLst>
                          </a:blip>
                          <a:stretch>
                            <a:fillRect/>
                          </a:stretch>
                        </pic:blipFill>
                        <pic:spPr>
                          <a:xfrm>
                            <a:off x="0" y="0"/>
                            <a:ext cx="1901999" cy="1426499"/>
                          </a:xfrm>
                          <a:prstGeom prst="rect">
                            <a:avLst/>
                          </a:prstGeom>
                        </pic:spPr>
                      </pic:pic>
                    </a:graphicData>
                  </a:graphic>
                </wp:inline>
              </w:drawing>
            </w:r>
          </w:p>
        </w:tc>
        <w:tc>
          <w:tcPr>
            <w:tcW w:w="3137" w:type="dxa"/>
            <w:tcMar>
              <w:top w:w="40" w:type="dxa"/>
              <w:left w:w="40" w:type="dxa"/>
              <w:bottom w:w="40" w:type="dxa"/>
              <w:right w:w="40" w:type="dxa"/>
            </w:tcMar>
          </w:tcPr>
          <w:p w14:paraId="24370EFA" w14:textId="77777777" w:rsidR="00187B38" w:rsidRDefault="00E12A47">
            <w:pPr>
              <w:spacing w:after="0"/>
              <w:jc w:val="center"/>
            </w:pPr>
            <w:r>
              <w:rPr>
                <w:noProof/>
              </w:rPr>
              <w:drawing>
                <wp:inline distT="0" distB="0" distL="0" distR="0" wp14:anchorId="5B00412C" wp14:editId="27767D06">
                  <wp:extent cx="1901999" cy="1426499"/>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18_11_jpeg.jpg"/>
                          <pic:cNvPicPr/>
                        </pic:nvPicPr>
                        <pic:blipFill>
                          <a:blip r:embed="rId117" cstate="hqprint">
                            <a:extLst>
                              <a:ext uri="{28A0092B-C50C-407E-A947-70E740481C1C}">
                                <a14:useLocalDpi xmlns:a14="http://schemas.microsoft.com/office/drawing/2010/main"/>
                              </a:ext>
                            </a:extLst>
                          </a:blip>
                          <a:stretch>
                            <a:fillRect/>
                          </a:stretch>
                        </pic:blipFill>
                        <pic:spPr>
                          <a:xfrm>
                            <a:off x="0" y="0"/>
                            <a:ext cx="1901999" cy="1426499"/>
                          </a:xfrm>
                          <a:prstGeom prst="rect">
                            <a:avLst/>
                          </a:prstGeom>
                        </pic:spPr>
                      </pic:pic>
                    </a:graphicData>
                  </a:graphic>
                </wp:inline>
              </w:drawing>
            </w:r>
          </w:p>
        </w:tc>
      </w:tr>
      <w:tr w:rsidR="00187B38" w14:paraId="4AA96DBB" w14:textId="77777777">
        <w:trPr>
          <w:cantSplit/>
          <w:jc w:val="center"/>
        </w:trPr>
        <w:tc>
          <w:tcPr>
            <w:tcW w:w="3137" w:type="dxa"/>
            <w:tcMar>
              <w:top w:w="40" w:type="dxa"/>
              <w:left w:w="40" w:type="dxa"/>
              <w:bottom w:w="40" w:type="dxa"/>
              <w:right w:w="40" w:type="dxa"/>
            </w:tcMar>
          </w:tcPr>
          <w:p w14:paraId="764E2792" w14:textId="77777777" w:rsidR="00187B38" w:rsidRDefault="00E12A47">
            <w:pPr>
              <w:spacing w:after="0"/>
              <w:jc w:val="center"/>
            </w:pPr>
            <w:r>
              <w:rPr>
                <w:noProof/>
              </w:rPr>
              <w:drawing>
                <wp:inline distT="0" distB="0" distL="0" distR="0" wp14:anchorId="7AB8F234" wp14:editId="2892EC0D">
                  <wp:extent cx="1901999" cy="1426499"/>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18_13_jpeg.jpg"/>
                          <pic:cNvPicPr/>
                        </pic:nvPicPr>
                        <pic:blipFill>
                          <a:blip r:embed="rId118" cstate="hqprint">
                            <a:extLst>
                              <a:ext uri="{28A0092B-C50C-407E-A947-70E740481C1C}">
                                <a14:useLocalDpi xmlns:a14="http://schemas.microsoft.com/office/drawing/2010/main"/>
                              </a:ext>
                            </a:extLst>
                          </a:blip>
                          <a:stretch>
                            <a:fillRect/>
                          </a:stretch>
                        </pic:blipFill>
                        <pic:spPr>
                          <a:xfrm>
                            <a:off x="0" y="0"/>
                            <a:ext cx="1901999" cy="1426499"/>
                          </a:xfrm>
                          <a:prstGeom prst="rect">
                            <a:avLst/>
                          </a:prstGeom>
                        </pic:spPr>
                      </pic:pic>
                    </a:graphicData>
                  </a:graphic>
                </wp:inline>
              </w:drawing>
            </w:r>
          </w:p>
        </w:tc>
        <w:tc>
          <w:tcPr>
            <w:tcW w:w="3137" w:type="dxa"/>
            <w:tcMar>
              <w:top w:w="40" w:type="dxa"/>
              <w:left w:w="40" w:type="dxa"/>
              <w:bottom w:w="40" w:type="dxa"/>
              <w:right w:w="40" w:type="dxa"/>
            </w:tcMar>
          </w:tcPr>
          <w:p w14:paraId="2F50FCF5" w14:textId="77777777" w:rsidR="00187B38" w:rsidRDefault="00E12A47">
            <w:pPr>
              <w:spacing w:after="0"/>
              <w:jc w:val="center"/>
            </w:pPr>
            <w:r>
              <w:rPr>
                <w:noProof/>
              </w:rPr>
              <w:drawing>
                <wp:inline distT="0" distB="0" distL="0" distR="0" wp14:anchorId="79E29F6F" wp14:editId="041EB1AD">
                  <wp:extent cx="1901999" cy="1426499"/>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18_3_jpeg.jpg"/>
                          <pic:cNvPicPr/>
                        </pic:nvPicPr>
                        <pic:blipFill>
                          <a:blip r:embed="rId119" cstate="hqprint">
                            <a:extLst>
                              <a:ext uri="{28A0092B-C50C-407E-A947-70E740481C1C}">
                                <a14:useLocalDpi xmlns:a14="http://schemas.microsoft.com/office/drawing/2010/main"/>
                              </a:ext>
                            </a:extLst>
                          </a:blip>
                          <a:stretch>
                            <a:fillRect/>
                          </a:stretch>
                        </pic:blipFill>
                        <pic:spPr>
                          <a:xfrm>
                            <a:off x="0" y="0"/>
                            <a:ext cx="1901999" cy="1426499"/>
                          </a:xfrm>
                          <a:prstGeom prst="rect">
                            <a:avLst/>
                          </a:prstGeom>
                        </pic:spPr>
                      </pic:pic>
                    </a:graphicData>
                  </a:graphic>
                </wp:inline>
              </w:drawing>
            </w:r>
          </w:p>
        </w:tc>
        <w:tc>
          <w:tcPr>
            <w:tcW w:w="3137" w:type="dxa"/>
            <w:tcMar>
              <w:top w:w="40" w:type="dxa"/>
              <w:left w:w="40" w:type="dxa"/>
              <w:bottom w:w="40" w:type="dxa"/>
              <w:right w:w="40" w:type="dxa"/>
            </w:tcMar>
          </w:tcPr>
          <w:p w14:paraId="510512A7" w14:textId="77777777" w:rsidR="00187B38" w:rsidRDefault="00E12A47">
            <w:pPr>
              <w:spacing w:after="0"/>
              <w:jc w:val="center"/>
            </w:pPr>
            <w:r>
              <w:rPr>
                <w:noProof/>
              </w:rPr>
              <w:drawing>
                <wp:inline distT="0" distB="0" distL="0" distR="0" wp14:anchorId="7C2EF5A3" wp14:editId="3045E2E8">
                  <wp:extent cx="1901999" cy="1070307"/>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18_4_jpeg.jpg"/>
                          <pic:cNvPicPr/>
                        </pic:nvPicPr>
                        <pic:blipFill>
                          <a:blip r:embed="rId120" cstate="hqprint">
                            <a:extLst>
                              <a:ext uri="{28A0092B-C50C-407E-A947-70E740481C1C}">
                                <a14:useLocalDpi xmlns:a14="http://schemas.microsoft.com/office/drawing/2010/main"/>
                              </a:ext>
                            </a:extLst>
                          </a:blip>
                          <a:stretch>
                            <a:fillRect/>
                          </a:stretch>
                        </pic:blipFill>
                        <pic:spPr>
                          <a:xfrm>
                            <a:off x="0" y="0"/>
                            <a:ext cx="1901999" cy="1070307"/>
                          </a:xfrm>
                          <a:prstGeom prst="rect">
                            <a:avLst/>
                          </a:prstGeom>
                        </pic:spPr>
                      </pic:pic>
                    </a:graphicData>
                  </a:graphic>
                </wp:inline>
              </w:drawing>
            </w:r>
          </w:p>
        </w:tc>
      </w:tr>
      <w:tr w:rsidR="00187B38" w14:paraId="1CC2BDB3" w14:textId="77777777">
        <w:trPr>
          <w:cantSplit/>
          <w:jc w:val="center"/>
        </w:trPr>
        <w:tc>
          <w:tcPr>
            <w:tcW w:w="3137" w:type="dxa"/>
            <w:tcMar>
              <w:top w:w="40" w:type="dxa"/>
              <w:left w:w="40" w:type="dxa"/>
              <w:bottom w:w="40" w:type="dxa"/>
              <w:right w:w="40" w:type="dxa"/>
            </w:tcMar>
          </w:tcPr>
          <w:p w14:paraId="60E36956" w14:textId="77777777" w:rsidR="00187B38" w:rsidRDefault="00E12A47">
            <w:pPr>
              <w:spacing w:after="0"/>
              <w:jc w:val="center"/>
            </w:pPr>
            <w:r>
              <w:rPr>
                <w:noProof/>
              </w:rPr>
              <w:drawing>
                <wp:inline distT="0" distB="0" distL="0" distR="0" wp14:anchorId="7BD6B9B9" wp14:editId="04D31128">
                  <wp:extent cx="1901999" cy="1426499"/>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18_5_jpeg.jpg"/>
                          <pic:cNvPicPr/>
                        </pic:nvPicPr>
                        <pic:blipFill>
                          <a:blip r:embed="rId121" cstate="hqprint">
                            <a:extLst>
                              <a:ext uri="{28A0092B-C50C-407E-A947-70E740481C1C}">
                                <a14:useLocalDpi xmlns:a14="http://schemas.microsoft.com/office/drawing/2010/main"/>
                              </a:ext>
                            </a:extLst>
                          </a:blip>
                          <a:stretch>
                            <a:fillRect/>
                          </a:stretch>
                        </pic:blipFill>
                        <pic:spPr>
                          <a:xfrm>
                            <a:off x="0" y="0"/>
                            <a:ext cx="1901999" cy="1426499"/>
                          </a:xfrm>
                          <a:prstGeom prst="rect">
                            <a:avLst/>
                          </a:prstGeom>
                        </pic:spPr>
                      </pic:pic>
                    </a:graphicData>
                  </a:graphic>
                </wp:inline>
              </w:drawing>
            </w:r>
          </w:p>
        </w:tc>
        <w:tc>
          <w:tcPr>
            <w:tcW w:w="3137" w:type="dxa"/>
            <w:tcMar>
              <w:top w:w="40" w:type="dxa"/>
              <w:left w:w="40" w:type="dxa"/>
              <w:bottom w:w="40" w:type="dxa"/>
              <w:right w:w="40" w:type="dxa"/>
            </w:tcMar>
          </w:tcPr>
          <w:p w14:paraId="0F4CF03F" w14:textId="77777777" w:rsidR="00187B38" w:rsidRDefault="00E12A47">
            <w:pPr>
              <w:spacing w:after="0"/>
              <w:jc w:val="center"/>
            </w:pPr>
            <w:r>
              <w:rPr>
                <w:noProof/>
              </w:rPr>
              <w:drawing>
                <wp:inline distT="0" distB="0" distL="0" distR="0" wp14:anchorId="4B53BD4B" wp14:editId="032385DD">
                  <wp:extent cx="1901999" cy="1426499"/>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18_6_jpeg.jpg"/>
                          <pic:cNvPicPr/>
                        </pic:nvPicPr>
                        <pic:blipFill>
                          <a:blip r:embed="rId122" cstate="hqprint">
                            <a:extLst>
                              <a:ext uri="{28A0092B-C50C-407E-A947-70E740481C1C}">
                                <a14:useLocalDpi xmlns:a14="http://schemas.microsoft.com/office/drawing/2010/main"/>
                              </a:ext>
                            </a:extLst>
                          </a:blip>
                          <a:stretch>
                            <a:fillRect/>
                          </a:stretch>
                        </pic:blipFill>
                        <pic:spPr>
                          <a:xfrm>
                            <a:off x="0" y="0"/>
                            <a:ext cx="1901999" cy="1426499"/>
                          </a:xfrm>
                          <a:prstGeom prst="rect">
                            <a:avLst/>
                          </a:prstGeom>
                        </pic:spPr>
                      </pic:pic>
                    </a:graphicData>
                  </a:graphic>
                </wp:inline>
              </w:drawing>
            </w:r>
          </w:p>
        </w:tc>
        <w:tc>
          <w:tcPr>
            <w:tcW w:w="3137" w:type="dxa"/>
            <w:tcMar>
              <w:top w:w="40" w:type="dxa"/>
              <w:left w:w="40" w:type="dxa"/>
              <w:bottom w:w="40" w:type="dxa"/>
              <w:right w:w="40" w:type="dxa"/>
            </w:tcMar>
          </w:tcPr>
          <w:p w14:paraId="15A958DC" w14:textId="77777777" w:rsidR="00187B38" w:rsidRDefault="00E12A47">
            <w:pPr>
              <w:spacing w:after="0"/>
              <w:jc w:val="center"/>
            </w:pPr>
            <w:r>
              <w:rPr>
                <w:noProof/>
              </w:rPr>
              <w:drawing>
                <wp:inline distT="0" distB="0" distL="0" distR="0" wp14:anchorId="01631395" wp14:editId="30F35C2A">
                  <wp:extent cx="1901999" cy="1426499"/>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18_7_jpeg.jpg"/>
                          <pic:cNvPicPr/>
                        </pic:nvPicPr>
                        <pic:blipFill>
                          <a:blip r:embed="rId123" cstate="hqprint">
                            <a:extLst>
                              <a:ext uri="{28A0092B-C50C-407E-A947-70E740481C1C}">
                                <a14:useLocalDpi xmlns:a14="http://schemas.microsoft.com/office/drawing/2010/main"/>
                              </a:ext>
                            </a:extLst>
                          </a:blip>
                          <a:stretch>
                            <a:fillRect/>
                          </a:stretch>
                        </pic:blipFill>
                        <pic:spPr>
                          <a:xfrm>
                            <a:off x="0" y="0"/>
                            <a:ext cx="1901999" cy="1426499"/>
                          </a:xfrm>
                          <a:prstGeom prst="rect">
                            <a:avLst/>
                          </a:prstGeom>
                        </pic:spPr>
                      </pic:pic>
                    </a:graphicData>
                  </a:graphic>
                </wp:inline>
              </w:drawing>
            </w:r>
          </w:p>
        </w:tc>
      </w:tr>
      <w:tr w:rsidR="00187B38" w14:paraId="3141097D" w14:textId="77777777">
        <w:trPr>
          <w:cantSplit/>
          <w:jc w:val="center"/>
        </w:trPr>
        <w:tc>
          <w:tcPr>
            <w:tcW w:w="3137" w:type="dxa"/>
            <w:tcMar>
              <w:top w:w="40" w:type="dxa"/>
              <w:left w:w="40" w:type="dxa"/>
              <w:bottom w:w="40" w:type="dxa"/>
              <w:right w:w="40" w:type="dxa"/>
            </w:tcMar>
          </w:tcPr>
          <w:p w14:paraId="75F44455" w14:textId="77777777" w:rsidR="00187B38" w:rsidRDefault="00E12A47">
            <w:pPr>
              <w:spacing w:after="0"/>
              <w:jc w:val="center"/>
            </w:pPr>
            <w:r>
              <w:rPr>
                <w:noProof/>
              </w:rPr>
              <w:drawing>
                <wp:inline distT="0" distB="0" distL="0" distR="0" wp14:anchorId="10799BDA" wp14:editId="4657CA29">
                  <wp:extent cx="1901999" cy="1426499"/>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18_jpeg.jpg"/>
                          <pic:cNvPicPr/>
                        </pic:nvPicPr>
                        <pic:blipFill>
                          <a:blip r:embed="rId124" cstate="hqprint">
                            <a:extLst>
                              <a:ext uri="{28A0092B-C50C-407E-A947-70E740481C1C}">
                                <a14:useLocalDpi xmlns:a14="http://schemas.microsoft.com/office/drawing/2010/main"/>
                              </a:ext>
                            </a:extLst>
                          </a:blip>
                          <a:stretch>
                            <a:fillRect/>
                          </a:stretch>
                        </pic:blipFill>
                        <pic:spPr>
                          <a:xfrm>
                            <a:off x="0" y="0"/>
                            <a:ext cx="1901999" cy="1426499"/>
                          </a:xfrm>
                          <a:prstGeom prst="rect">
                            <a:avLst/>
                          </a:prstGeom>
                        </pic:spPr>
                      </pic:pic>
                    </a:graphicData>
                  </a:graphic>
                </wp:inline>
              </w:drawing>
            </w:r>
          </w:p>
        </w:tc>
        <w:tc>
          <w:tcPr>
            <w:tcW w:w="3137" w:type="dxa"/>
            <w:tcMar>
              <w:top w:w="40" w:type="dxa"/>
              <w:left w:w="40" w:type="dxa"/>
              <w:bottom w:w="40" w:type="dxa"/>
              <w:right w:w="40" w:type="dxa"/>
            </w:tcMar>
          </w:tcPr>
          <w:p w14:paraId="36EE5595" w14:textId="77777777" w:rsidR="00187B38" w:rsidRDefault="00E12A47">
            <w:pPr>
              <w:spacing w:after="0"/>
              <w:jc w:val="center"/>
            </w:pPr>
            <w:r>
              <w:rPr>
                <w:noProof/>
              </w:rPr>
              <w:drawing>
                <wp:inline distT="0" distB="0" distL="0" distR="0" wp14:anchorId="112F204A" wp14:editId="061DF54A">
                  <wp:extent cx="1901999" cy="1070307"/>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19_1_jpeg.jpg"/>
                          <pic:cNvPicPr/>
                        </pic:nvPicPr>
                        <pic:blipFill>
                          <a:blip r:embed="rId125" cstate="hqprint">
                            <a:extLst>
                              <a:ext uri="{28A0092B-C50C-407E-A947-70E740481C1C}">
                                <a14:useLocalDpi xmlns:a14="http://schemas.microsoft.com/office/drawing/2010/main"/>
                              </a:ext>
                            </a:extLst>
                          </a:blip>
                          <a:stretch>
                            <a:fillRect/>
                          </a:stretch>
                        </pic:blipFill>
                        <pic:spPr>
                          <a:xfrm>
                            <a:off x="0" y="0"/>
                            <a:ext cx="1901999" cy="1070307"/>
                          </a:xfrm>
                          <a:prstGeom prst="rect">
                            <a:avLst/>
                          </a:prstGeom>
                        </pic:spPr>
                      </pic:pic>
                    </a:graphicData>
                  </a:graphic>
                </wp:inline>
              </w:drawing>
            </w:r>
          </w:p>
        </w:tc>
        <w:tc>
          <w:tcPr>
            <w:tcW w:w="3137" w:type="dxa"/>
            <w:tcMar>
              <w:top w:w="40" w:type="dxa"/>
              <w:left w:w="40" w:type="dxa"/>
              <w:bottom w:w="40" w:type="dxa"/>
              <w:right w:w="40" w:type="dxa"/>
            </w:tcMar>
          </w:tcPr>
          <w:p w14:paraId="705613C3" w14:textId="77777777" w:rsidR="00187B38" w:rsidRDefault="00E12A47">
            <w:pPr>
              <w:spacing w:after="0"/>
              <w:jc w:val="center"/>
            </w:pPr>
            <w:r>
              <w:rPr>
                <w:noProof/>
              </w:rPr>
              <w:drawing>
                <wp:inline distT="0" distB="0" distL="0" distR="0" wp14:anchorId="268E583D" wp14:editId="745543FB">
                  <wp:extent cx="1901999" cy="1070307"/>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19_10_jpeg.jpg"/>
                          <pic:cNvPicPr/>
                        </pic:nvPicPr>
                        <pic:blipFill>
                          <a:blip r:embed="rId126" cstate="hqprint">
                            <a:extLst>
                              <a:ext uri="{28A0092B-C50C-407E-A947-70E740481C1C}">
                                <a14:useLocalDpi xmlns:a14="http://schemas.microsoft.com/office/drawing/2010/main"/>
                              </a:ext>
                            </a:extLst>
                          </a:blip>
                          <a:stretch>
                            <a:fillRect/>
                          </a:stretch>
                        </pic:blipFill>
                        <pic:spPr>
                          <a:xfrm>
                            <a:off x="0" y="0"/>
                            <a:ext cx="1901999" cy="1070307"/>
                          </a:xfrm>
                          <a:prstGeom prst="rect">
                            <a:avLst/>
                          </a:prstGeom>
                        </pic:spPr>
                      </pic:pic>
                    </a:graphicData>
                  </a:graphic>
                </wp:inline>
              </w:drawing>
            </w:r>
          </w:p>
        </w:tc>
      </w:tr>
      <w:tr w:rsidR="00187B38" w14:paraId="4E26AA9C" w14:textId="77777777">
        <w:trPr>
          <w:cantSplit/>
          <w:jc w:val="center"/>
        </w:trPr>
        <w:tc>
          <w:tcPr>
            <w:tcW w:w="3137" w:type="dxa"/>
            <w:tcMar>
              <w:top w:w="40" w:type="dxa"/>
              <w:left w:w="40" w:type="dxa"/>
              <w:bottom w:w="40" w:type="dxa"/>
              <w:right w:w="40" w:type="dxa"/>
            </w:tcMar>
          </w:tcPr>
          <w:p w14:paraId="2715DE99" w14:textId="77777777" w:rsidR="00187B38" w:rsidRDefault="00E12A47">
            <w:pPr>
              <w:spacing w:after="0"/>
              <w:jc w:val="center"/>
            </w:pPr>
            <w:r>
              <w:rPr>
                <w:noProof/>
              </w:rPr>
              <w:drawing>
                <wp:inline distT="0" distB="0" distL="0" distR="0" wp14:anchorId="36DE7930" wp14:editId="5E47675D">
                  <wp:extent cx="1901999" cy="1070307"/>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19_11_jpeg.jpg"/>
                          <pic:cNvPicPr/>
                        </pic:nvPicPr>
                        <pic:blipFill>
                          <a:blip r:embed="rId127" cstate="hqprint">
                            <a:extLst>
                              <a:ext uri="{28A0092B-C50C-407E-A947-70E740481C1C}">
                                <a14:useLocalDpi xmlns:a14="http://schemas.microsoft.com/office/drawing/2010/main"/>
                              </a:ext>
                            </a:extLst>
                          </a:blip>
                          <a:stretch>
                            <a:fillRect/>
                          </a:stretch>
                        </pic:blipFill>
                        <pic:spPr>
                          <a:xfrm>
                            <a:off x="0" y="0"/>
                            <a:ext cx="1901999" cy="1070307"/>
                          </a:xfrm>
                          <a:prstGeom prst="rect">
                            <a:avLst/>
                          </a:prstGeom>
                        </pic:spPr>
                      </pic:pic>
                    </a:graphicData>
                  </a:graphic>
                </wp:inline>
              </w:drawing>
            </w:r>
          </w:p>
        </w:tc>
        <w:tc>
          <w:tcPr>
            <w:tcW w:w="3137" w:type="dxa"/>
            <w:tcMar>
              <w:top w:w="40" w:type="dxa"/>
              <w:left w:w="40" w:type="dxa"/>
              <w:bottom w:w="40" w:type="dxa"/>
              <w:right w:w="40" w:type="dxa"/>
            </w:tcMar>
          </w:tcPr>
          <w:p w14:paraId="0D09536D" w14:textId="77777777" w:rsidR="00187B38" w:rsidRDefault="00E12A47">
            <w:pPr>
              <w:spacing w:after="0"/>
              <w:jc w:val="center"/>
            </w:pPr>
            <w:r>
              <w:rPr>
                <w:noProof/>
              </w:rPr>
              <w:drawing>
                <wp:inline distT="0" distB="0" distL="0" distR="0" wp14:anchorId="02F87884" wp14:editId="596DA45D">
                  <wp:extent cx="1901999" cy="1070307"/>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19_2_jpeg.jpg"/>
                          <pic:cNvPicPr/>
                        </pic:nvPicPr>
                        <pic:blipFill>
                          <a:blip r:embed="rId128" cstate="hqprint">
                            <a:extLst>
                              <a:ext uri="{28A0092B-C50C-407E-A947-70E740481C1C}">
                                <a14:useLocalDpi xmlns:a14="http://schemas.microsoft.com/office/drawing/2010/main"/>
                              </a:ext>
                            </a:extLst>
                          </a:blip>
                          <a:stretch>
                            <a:fillRect/>
                          </a:stretch>
                        </pic:blipFill>
                        <pic:spPr>
                          <a:xfrm>
                            <a:off x="0" y="0"/>
                            <a:ext cx="1901999" cy="1070307"/>
                          </a:xfrm>
                          <a:prstGeom prst="rect">
                            <a:avLst/>
                          </a:prstGeom>
                        </pic:spPr>
                      </pic:pic>
                    </a:graphicData>
                  </a:graphic>
                </wp:inline>
              </w:drawing>
            </w:r>
          </w:p>
        </w:tc>
        <w:tc>
          <w:tcPr>
            <w:tcW w:w="3137" w:type="dxa"/>
            <w:tcMar>
              <w:top w:w="40" w:type="dxa"/>
              <w:left w:w="40" w:type="dxa"/>
              <w:bottom w:w="40" w:type="dxa"/>
              <w:right w:w="40" w:type="dxa"/>
            </w:tcMar>
          </w:tcPr>
          <w:p w14:paraId="39D226C8" w14:textId="77777777" w:rsidR="00187B38" w:rsidRDefault="00E12A47">
            <w:pPr>
              <w:spacing w:after="0"/>
              <w:jc w:val="center"/>
            </w:pPr>
            <w:r>
              <w:rPr>
                <w:noProof/>
              </w:rPr>
              <w:drawing>
                <wp:inline distT="0" distB="0" distL="0" distR="0" wp14:anchorId="166CCE0B" wp14:editId="07656F5B">
                  <wp:extent cx="1901999" cy="1070307"/>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19_3_jpeg.jpg"/>
                          <pic:cNvPicPr/>
                        </pic:nvPicPr>
                        <pic:blipFill>
                          <a:blip r:embed="rId129" cstate="hqprint">
                            <a:extLst>
                              <a:ext uri="{28A0092B-C50C-407E-A947-70E740481C1C}">
                                <a14:useLocalDpi xmlns:a14="http://schemas.microsoft.com/office/drawing/2010/main"/>
                              </a:ext>
                            </a:extLst>
                          </a:blip>
                          <a:stretch>
                            <a:fillRect/>
                          </a:stretch>
                        </pic:blipFill>
                        <pic:spPr>
                          <a:xfrm>
                            <a:off x="0" y="0"/>
                            <a:ext cx="1901999" cy="1070307"/>
                          </a:xfrm>
                          <a:prstGeom prst="rect">
                            <a:avLst/>
                          </a:prstGeom>
                        </pic:spPr>
                      </pic:pic>
                    </a:graphicData>
                  </a:graphic>
                </wp:inline>
              </w:drawing>
            </w:r>
          </w:p>
        </w:tc>
      </w:tr>
      <w:tr w:rsidR="00187B38" w14:paraId="2EA20232" w14:textId="77777777">
        <w:trPr>
          <w:cantSplit/>
          <w:jc w:val="center"/>
        </w:trPr>
        <w:tc>
          <w:tcPr>
            <w:tcW w:w="3137" w:type="dxa"/>
            <w:tcMar>
              <w:top w:w="40" w:type="dxa"/>
              <w:left w:w="40" w:type="dxa"/>
              <w:bottom w:w="40" w:type="dxa"/>
              <w:right w:w="40" w:type="dxa"/>
            </w:tcMar>
          </w:tcPr>
          <w:p w14:paraId="3C6C085A" w14:textId="77777777" w:rsidR="00187B38" w:rsidRDefault="00E12A47">
            <w:pPr>
              <w:spacing w:after="0"/>
              <w:jc w:val="center"/>
            </w:pPr>
            <w:r>
              <w:rPr>
                <w:noProof/>
              </w:rPr>
              <w:drawing>
                <wp:inline distT="0" distB="0" distL="0" distR="0" wp14:anchorId="32AFFF63" wp14:editId="0989D2B7">
                  <wp:extent cx="1901999" cy="1070307"/>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19_4_jpeg.jpg"/>
                          <pic:cNvPicPr/>
                        </pic:nvPicPr>
                        <pic:blipFill>
                          <a:blip r:embed="rId130" cstate="hqprint">
                            <a:extLst>
                              <a:ext uri="{28A0092B-C50C-407E-A947-70E740481C1C}">
                                <a14:useLocalDpi xmlns:a14="http://schemas.microsoft.com/office/drawing/2010/main"/>
                              </a:ext>
                            </a:extLst>
                          </a:blip>
                          <a:stretch>
                            <a:fillRect/>
                          </a:stretch>
                        </pic:blipFill>
                        <pic:spPr>
                          <a:xfrm>
                            <a:off x="0" y="0"/>
                            <a:ext cx="1901999" cy="1070307"/>
                          </a:xfrm>
                          <a:prstGeom prst="rect">
                            <a:avLst/>
                          </a:prstGeom>
                        </pic:spPr>
                      </pic:pic>
                    </a:graphicData>
                  </a:graphic>
                </wp:inline>
              </w:drawing>
            </w:r>
          </w:p>
        </w:tc>
        <w:tc>
          <w:tcPr>
            <w:tcW w:w="3137" w:type="dxa"/>
            <w:tcMar>
              <w:top w:w="40" w:type="dxa"/>
              <w:left w:w="40" w:type="dxa"/>
              <w:bottom w:w="40" w:type="dxa"/>
              <w:right w:w="40" w:type="dxa"/>
            </w:tcMar>
          </w:tcPr>
          <w:p w14:paraId="17892AD5" w14:textId="77777777" w:rsidR="00187B38" w:rsidRDefault="00E12A47">
            <w:pPr>
              <w:spacing w:after="0"/>
              <w:jc w:val="center"/>
            </w:pPr>
            <w:r>
              <w:rPr>
                <w:noProof/>
              </w:rPr>
              <w:drawing>
                <wp:inline distT="0" distB="0" distL="0" distR="0" wp14:anchorId="0C7E3C52" wp14:editId="06190963">
                  <wp:extent cx="1901999" cy="1426499"/>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19_5_jpeg.jpg"/>
                          <pic:cNvPicPr/>
                        </pic:nvPicPr>
                        <pic:blipFill>
                          <a:blip r:embed="rId131" cstate="hqprint">
                            <a:extLst>
                              <a:ext uri="{28A0092B-C50C-407E-A947-70E740481C1C}">
                                <a14:useLocalDpi xmlns:a14="http://schemas.microsoft.com/office/drawing/2010/main"/>
                              </a:ext>
                            </a:extLst>
                          </a:blip>
                          <a:stretch>
                            <a:fillRect/>
                          </a:stretch>
                        </pic:blipFill>
                        <pic:spPr>
                          <a:xfrm>
                            <a:off x="0" y="0"/>
                            <a:ext cx="1901999" cy="1426499"/>
                          </a:xfrm>
                          <a:prstGeom prst="rect">
                            <a:avLst/>
                          </a:prstGeom>
                        </pic:spPr>
                      </pic:pic>
                    </a:graphicData>
                  </a:graphic>
                </wp:inline>
              </w:drawing>
            </w:r>
          </w:p>
        </w:tc>
        <w:tc>
          <w:tcPr>
            <w:tcW w:w="3137" w:type="dxa"/>
            <w:tcMar>
              <w:top w:w="40" w:type="dxa"/>
              <w:left w:w="40" w:type="dxa"/>
              <w:bottom w:w="40" w:type="dxa"/>
              <w:right w:w="40" w:type="dxa"/>
            </w:tcMar>
          </w:tcPr>
          <w:p w14:paraId="043CE175" w14:textId="77777777" w:rsidR="00187B38" w:rsidRDefault="00E12A47">
            <w:pPr>
              <w:spacing w:after="0"/>
              <w:jc w:val="center"/>
            </w:pPr>
            <w:r>
              <w:rPr>
                <w:noProof/>
              </w:rPr>
              <w:drawing>
                <wp:inline distT="0" distB="0" distL="0" distR="0" wp14:anchorId="70F666C8" wp14:editId="1F11B9FE">
                  <wp:extent cx="1901999" cy="1426499"/>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19_6_jpeg.jpg"/>
                          <pic:cNvPicPr/>
                        </pic:nvPicPr>
                        <pic:blipFill>
                          <a:blip r:embed="rId132" cstate="hqprint">
                            <a:extLst>
                              <a:ext uri="{28A0092B-C50C-407E-A947-70E740481C1C}">
                                <a14:useLocalDpi xmlns:a14="http://schemas.microsoft.com/office/drawing/2010/main"/>
                              </a:ext>
                            </a:extLst>
                          </a:blip>
                          <a:stretch>
                            <a:fillRect/>
                          </a:stretch>
                        </pic:blipFill>
                        <pic:spPr>
                          <a:xfrm>
                            <a:off x="0" y="0"/>
                            <a:ext cx="1901999" cy="1426499"/>
                          </a:xfrm>
                          <a:prstGeom prst="rect">
                            <a:avLst/>
                          </a:prstGeom>
                        </pic:spPr>
                      </pic:pic>
                    </a:graphicData>
                  </a:graphic>
                </wp:inline>
              </w:drawing>
            </w:r>
          </w:p>
        </w:tc>
      </w:tr>
      <w:tr w:rsidR="00187B38" w14:paraId="31E50B01" w14:textId="77777777">
        <w:trPr>
          <w:cantSplit/>
          <w:jc w:val="center"/>
        </w:trPr>
        <w:tc>
          <w:tcPr>
            <w:tcW w:w="3137" w:type="dxa"/>
            <w:tcMar>
              <w:top w:w="40" w:type="dxa"/>
              <w:left w:w="40" w:type="dxa"/>
              <w:bottom w:w="40" w:type="dxa"/>
              <w:right w:w="40" w:type="dxa"/>
            </w:tcMar>
          </w:tcPr>
          <w:p w14:paraId="183B16F3" w14:textId="77777777" w:rsidR="00187B38" w:rsidRDefault="00E12A47">
            <w:pPr>
              <w:spacing w:after="0"/>
              <w:jc w:val="center"/>
            </w:pPr>
            <w:r>
              <w:rPr>
                <w:noProof/>
              </w:rPr>
              <w:lastRenderedPageBreak/>
              <w:drawing>
                <wp:inline distT="0" distB="0" distL="0" distR="0" wp14:anchorId="0EE53D1B" wp14:editId="58CBD75C">
                  <wp:extent cx="1901999" cy="1426499"/>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19_7_jpeg.jpg"/>
                          <pic:cNvPicPr/>
                        </pic:nvPicPr>
                        <pic:blipFill>
                          <a:blip r:embed="rId133" cstate="hqprint">
                            <a:extLst>
                              <a:ext uri="{28A0092B-C50C-407E-A947-70E740481C1C}">
                                <a14:useLocalDpi xmlns:a14="http://schemas.microsoft.com/office/drawing/2010/main"/>
                              </a:ext>
                            </a:extLst>
                          </a:blip>
                          <a:stretch>
                            <a:fillRect/>
                          </a:stretch>
                        </pic:blipFill>
                        <pic:spPr>
                          <a:xfrm>
                            <a:off x="0" y="0"/>
                            <a:ext cx="1901999" cy="1426499"/>
                          </a:xfrm>
                          <a:prstGeom prst="rect">
                            <a:avLst/>
                          </a:prstGeom>
                        </pic:spPr>
                      </pic:pic>
                    </a:graphicData>
                  </a:graphic>
                </wp:inline>
              </w:drawing>
            </w:r>
          </w:p>
        </w:tc>
        <w:tc>
          <w:tcPr>
            <w:tcW w:w="3137" w:type="dxa"/>
            <w:tcMar>
              <w:top w:w="40" w:type="dxa"/>
              <w:left w:w="40" w:type="dxa"/>
              <w:bottom w:w="40" w:type="dxa"/>
              <w:right w:w="40" w:type="dxa"/>
            </w:tcMar>
          </w:tcPr>
          <w:p w14:paraId="2DEC3980" w14:textId="77777777" w:rsidR="00187B38" w:rsidRDefault="00E12A47">
            <w:pPr>
              <w:spacing w:after="0"/>
              <w:jc w:val="center"/>
            </w:pPr>
            <w:r>
              <w:rPr>
                <w:noProof/>
              </w:rPr>
              <w:drawing>
                <wp:inline distT="0" distB="0" distL="0" distR="0" wp14:anchorId="5DB87F45" wp14:editId="0E0E61D5">
                  <wp:extent cx="1901999" cy="1070307"/>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19_9_jpeg.jpg"/>
                          <pic:cNvPicPr/>
                        </pic:nvPicPr>
                        <pic:blipFill>
                          <a:blip r:embed="rId134" cstate="hqprint">
                            <a:extLst>
                              <a:ext uri="{28A0092B-C50C-407E-A947-70E740481C1C}">
                                <a14:useLocalDpi xmlns:a14="http://schemas.microsoft.com/office/drawing/2010/main"/>
                              </a:ext>
                            </a:extLst>
                          </a:blip>
                          <a:stretch>
                            <a:fillRect/>
                          </a:stretch>
                        </pic:blipFill>
                        <pic:spPr>
                          <a:xfrm>
                            <a:off x="0" y="0"/>
                            <a:ext cx="1901999" cy="1070307"/>
                          </a:xfrm>
                          <a:prstGeom prst="rect">
                            <a:avLst/>
                          </a:prstGeom>
                        </pic:spPr>
                      </pic:pic>
                    </a:graphicData>
                  </a:graphic>
                </wp:inline>
              </w:drawing>
            </w:r>
          </w:p>
        </w:tc>
        <w:tc>
          <w:tcPr>
            <w:tcW w:w="3137" w:type="dxa"/>
            <w:tcMar>
              <w:top w:w="40" w:type="dxa"/>
              <w:left w:w="40" w:type="dxa"/>
              <w:bottom w:w="40" w:type="dxa"/>
              <w:right w:w="40" w:type="dxa"/>
            </w:tcMar>
          </w:tcPr>
          <w:p w14:paraId="5A66B971" w14:textId="77777777" w:rsidR="00187B38" w:rsidRDefault="00E12A47">
            <w:pPr>
              <w:spacing w:after="0"/>
              <w:jc w:val="center"/>
            </w:pPr>
            <w:r>
              <w:rPr>
                <w:noProof/>
              </w:rPr>
              <w:drawing>
                <wp:inline distT="0" distB="0" distL="0" distR="0" wp14:anchorId="7337BBF9" wp14:editId="2A40ABDF">
                  <wp:extent cx="1901999" cy="1070307"/>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20_1_jpeg.jpg"/>
                          <pic:cNvPicPr/>
                        </pic:nvPicPr>
                        <pic:blipFill>
                          <a:blip r:embed="rId135" cstate="hqprint">
                            <a:extLst>
                              <a:ext uri="{28A0092B-C50C-407E-A947-70E740481C1C}">
                                <a14:useLocalDpi xmlns:a14="http://schemas.microsoft.com/office/drawing/2010/main"/>
                              </a:ext>
                            </a:extLst>
                          </a:blip>
                          <a:stretch>
                            <a:fillRect/>
                          </a:stretch>
                        </pic:blipFill>
                        <pic:spPr>
                          <a:xfrm>
                            <a:off x="0" y="0"/>
                            <a:ext cx="1901999" cy="1070307"/>
                          </a:xfrm>
                          <a:prstGeom prst="rect">
                            <a:avLst/>
                          </a:prstGeom>
                        </pic:spPr>
                      </pic:pic>
                    </a:graphicData>
                  </a:graphic>
                </wp:inline>
              </w:drawing>
            </w:r>
          </w:p>
        </w:tc>
      </w:tr>
      <w:tr w:rsidR="00187B38" w14:paraId="14E18B6A" w14:textId="77777777">
        <w:trPr>
          <w:cantSplit/>
          <w:jc w:val="center"/>
        </w:trPr>
        <w:tc>
          <w:tcPr>
            <w:tcW w:w="3137" w:type="dxa"/>
            <w:tcMar>
              <w:top w:w="40" w:type="dxa"/>
              <w:left w:w="40" w:type="dxa"/>
              <w:bottom w:w="40" w:type="dxa"/>
              <w:right w:w="40" w:type="dxa"/>
            </w:tcMar>
          </w:tcPr>
          <w:p w14:paraId="3AE3EEDE" w14:textId="77777777" w:rsidR="00187B38" w:rsidRDefault="00E12A47">
            <w:pPr>
              <w:spacing w:after="0"/>
              <w:jc w:val="center"/>
            </w:pPr>
            <w:r>
              <w:rPr>
                <w:noProof/>
              </w:rPr>
              <w:drawing>
                <wp:inline distT="0" distB="0" distL="0" distR="0" wp14:anchorId="12CB02D7" wp14:editId="3D601634">
                  <wp:extent cx="1680231" cy="158400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20_10_jpeg.jpg"/>
                          <pic:cNvPicPr/>
                        </pic:nvPicPr>
                        <pic:blipFill>
                          <a:blip r:embed="rId136" cstate="hqprint">
                            <a:extLst>
                              <a:ext uri="{28A0092B-C50C-407E-A947-70E740481C1C}">
                                <a14:useLocalDpi xmlns:a14="http://schemas.microsoft.com/office/drawing/2010/main"/>
                              </a:ext>
                            </a:extLst>
                          </a:blip>
                          <a:stretch>
                            <a:fillRect/>
                          </a:stretch>
                        </pic:blipFill>
                        <pic:spPr>
                          <a:xfrm>
                            <a:off x="0" y="0"/>
                            <a:ext cx="1680231" cy="1584000"/>
                          </a:xfrm>
                          <a:prstGeom prst="rect">
                            <a:avLst/>
                          </a:prstGeom>
                        </pic:spPr>
                      </pic:pic>
                    </a:graphicData>
                  </a:graphic>
                </wp:inline>
              </w:drawing>
            </w:r>
          </w:p>
        </w:tc>
        <w:tc>
          <w:tcPr>
            <w:tcW w:w="3137" w:type="dxa"/>
            <w:tcMar>
              <w:top w:w="40" w:type="dxa"/>
              <w:left w:w="40" w:type="dxa"/>
              <w:bottom w:w="40" w:type="dxa"/>
              <w:right w:w="40" w:type="dxa"/>
            </w:tcMar>
          </w:tcPr>
          <w:p w14:paraId="554F9BC1" w14:textId="77777777" w:rsidR="00187B38" w:rsidRDefault="00E12A47">
            <w:pPr>
              <w:spacing w:after="0"/>
              <w:jc w:val="center"/>
            </w:pPr>
            <w:r>
              <w:rPr>
                <w:noProof/>
              </w:rPr>
              <w:drawing>
                <wp:inline distT="0" distB="0" distL="0" distR="0" wp14:anchorId="467FA7EE" wp14:editId="245A75A6">
                  <wp:extent cx="1901999" cy="136771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20_11_jpeg.jpg"/>
                          <pic:cNvPicPr/>
                        </pic:nvPicPr>
                        <pic:blipFill>
                          <a:blip r:embed="rId137" cstate="hqprint">
                            <a:extLst>
                              <a:ext uri="{28A0092B-C50C-407E-A947-70E740481C1C}">
                                <a14:useLocalDpi xmlns:a14="http://schemas.microsoft.com/office/drawing/2010/main"/>
                              </a:ext>
                            </a:extLst>
                          </a:blip>
                          <a:stretch>
                            <a:fillRect/>
                          </a:stretch>
                        </pic:blipFill>
                        <pic:spPr>
                          <a:xfrm>
                            <a:off x="0" y="0"/>
                            <a:ext cx="1901999" cy="1367710"/>
                          </a:xfrm>
                          <a:prstGeom prst="rect">
                            <a:avLst/>
                          </a:prstGeom>
                        </pic:spPr>
                      </pic:pic>
                    </a:graphicData>
                  </a:graphic>
                </wp:inline>
              </w:drawing>
            </w:r>
          </w:p>
        </w:tc>
        <w:tc>
          <w:tcPr>
            <w:tcW w:w="3137" w:type="dxa"/>
            <w:tcMar>
              <w:top w:w="40" w:type="dxa"/>
              <w:left w:w="40" w:type="dxa"/>
              <w:bottom w:w="40" w:type="dxa"/>
              <w:right w:w="40" w:type="dxa"/>
            </w:tcMar>
          </w:tcPr>
          <w:p w14:paraId="6A172489" w14:textId="77777777" w:rsidR="00187B38" w:rsidRDefault="00E12A47">
            <w:pPr>
              <w:spacing w:after="0"/>
              <w:jc w:val="center"/>
            </w:pPr>
            <w:r>
              <w:rPr>
                <w:noProof/>
              </w:rPr>
              <w:drawing>
                <wp:inline distT="0" distB="0" distL="0" distR="0" wp14:anchorId="5EBBE6D4" wp14:editId="35CD69A3">
                  <wp:extent cx="1901999" cy="1426499"/>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20_12_jpeg.jpg"/>
                          <pic:cNvPicPr/>
                        </pic:nvPicPr>
                        <pic:blipFill>
                          <a:blip r:embed="rId138" cstate="hqprint">
                            <a:extLst>
                              <a:ext uri="{28A0092B-C50C-407E-A947-70E740481C1C}">
                                <a14:useLocalDpi xmlns:a14="http://schemas.microsoft.com/office/drawing/2010/main"/>
                              </a:ext>
                            </a:extLst>
                          </a:blip>
                          <a:stretch>
                            <a:fillRect/>
                          </a:stretch>
                        </pic:blipFill>
                        <pic:spPr>
                          <a:xfrm>
                            <a:off x="0" y="0"/>
                            <a:ext cx="1901999" cy="1426499"/>
                          </a:xfrm>
                          <a:prstGeom prst="rect">
                            <a:avLst/>
                          </a:prstGeom>
                        </pic:spPr>
                      </pic:pic>
                    </a:graphicData>
                  </a:graphic>
                </wp:inline>
              </w:drawing>
            </w:r>
          </w:p>
        </w:tc>
      </w:tr>
      <w:tr w:rsidR="00187B38" w14:paraId="0D0BE770" w14:textId="77777777">
        <w:trPr>
          <w:cantSplit/>
          <w:jc w:val="center"/>
        </w:trPr>
        <w:tc>
          <w:tcPr>
            <w:tcW w:w="3137" w:type="dxa"/>
            <w:tcMar>
              <w:top w:w="40" w:type="dxa"/>
              <w:left w:w="40" w:type="dxa"/>
              <w:bottom w:w="40" w:type="dxa"/>
              <w:right w:w="40" w:type="dxa"/>
            </w:tcMar>
          </w:tcPr>
          <w:p w14:paraId="2BAE2DB6" w14:textId="77777777" w:rsidR="00187B38" w:rsidRDefault="00E12A47">
            <w:pPr>
              <w:spacing w:after="0"/>
              <w:jc w:val="center"/>
            </w:pPr>
            <w:r>
              <w:rPr>
                <w:noProof/>
              </w:rPr>
              <w:drawing>
                <wp:inline distT="0" distB="0" distL="0" distR="0" wp14:anchorId="4E9CBA30" wp14:editId="6A8CC779">
                  <wp:extent cx="1901999" cy="1426499"/>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20_13_jpeg.jpg"/>
                          <pic:cNvPicPr/>
                        </pic:nvPicPr>
                        <pic:blipFill>
                          <a:blip r:embed="rId139" cstate="hqprint">
                            <a:extLst>
                              <a:ext uri="{28A0092B-C50C-407E-A947-70E740481C1C}">
                                <a14:useLocalDpi xmlns:a14="http://schemas.microsoft.com/office/drawing/2010/main"/>
                              </a:ext>
                            </a:extLst>
                          </a:blip>
                          <a:stretch>
                            <a:fillRect/>
                          </a:stretch>
                        </pic:blipFill>
                        <pic:spPr>
                          <a:xfrm>
                            <a:off x="0" y="0"/>
                            <a:ext cx="1901999" cy="1426499"/>
                          </a:xfrm>
                          <a:prstGeom prst="rect">
                            <a:avLst/>
                          </a:prstGeom>
                        </pic:spPr>
                      </pic:pic>
                    </a:graphicData>
                  </a:graphic>
                </wp:inline>
              </w:drawing>
            </w:r>
          </w:p>
        </w:tc>
        <w:tc>
          <w:tcPr>
            <w:tcW w:w="3137" w:type="dxa"/>
            <w:tcMar>
              <w:top w:w="40" w:type="dxa"/>
              <w:left w:w="40" w:type="dxa"/>
              <w:bottom w:w="40" w:type="dxa"/>
              <w:right w:w="40" w:type="dxa"/>
            </w:tcMar>
          </w:tcPr>
          <w:p w14:paraId="541C6E8A" w14:textId="77777777" w:rsidR="00187B38" w:rsidRDefault="00E12A47">
            <w:pPr>
              <w:spacing w:after="0"/>
              <w:jc w:val="center"/>
            </w:pPr>
            <w:r>
              <w:rPr>
                <w:noProof/>
              </w:rPr>
              <w:drawing>
                <wp:inline distT="0" distB="0" distL="0" distR="0" wp14:anchorId="1E396BCA" wp14:editId="3AEE7F0C">
                  <wp:extent cx="1901999" cy="1426499"/>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20_14_jpeg.jpg"/>
                          <pic:cNvPicPr/>
                        </pic:nvPicPr>
                        <pic:blipFill>
                          <a:blip r:embed="rId140" cstate="hqprint">
                            <a:extLst>
                              <a:ext uri="{28A0092B-C50C-407E-A947-70E740481C1C}">
                                <a14:useLocalDpi xmlns:a14="http://schemas.microsoft.com/office/drawing/2010/main"/>
                              </a:ext>
                            </a:extLst>
                          </a:blip>
                          <a:stretch>
                            <a:fillRect/>
                          </a:stretch>
                        </pic:blipFill>
                        <pic:spPr>
                          <a:xfrm>
                            <a:off x="0" y="0"/>
                            <a:ext cx="1901999" cy="1426499"/>
                          </a:xfrm>
                          <a:prstGeom prst="rect">
                            <a:avLst/>
                          </a:prstGeom>
                        </pic:spPr>
                      </pic:pic>
                    </a:graphicData>
                  </a:graphic>
                </wp:inline>
              </w:drawing>
            </w:r>
          </w:p>
        </w:tc>
        <w:tc>
          <w:tcPr>
            <w:tcW w:w="3137" w:type="dxa"/>
            <w:tcMar>
              <w:top w:w="40" w:type="dxa"/>
              <w:left w:w="40" w:type="dxa"/>
              <w:bottom w:w="40" w:type="dxa"/>
              <w:right w:w="40" w:type="dxa"/>
            </w:tcMar>
          </w:tcPr>
          <w:p w14:paraId="61C992A6" w14:textId="77777777" w:rsidR="00187B38" w:rsidRDefault="00E12A47">
            <w:pPr>
              <w:spacing w:after="0"/>
              <w:jc w:val="center"/>
            </w:pPr>
            <w:r>
              <w:rPr>
                <w:noProof/>
              </w:rPr>
              <w:drawing>
                <wp:inline distT="0" distB="0" distL="0" distR="0" wp14:anchorId="4EFE60F9" wp14:editId="013DCD02">
                  <wp:extent cx="1901999" cy="1426499"/>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20_15_jpeg.jpg"/>
                          <pic:cNvPicPr/>
                        </pic:nvPicPr>
                        <pic:blipFill>
                          <a:blip r:embed="rId141" cstate="hqprint">
                            <a:extLst>
                              <a:ext uri="{28A0092B-C50C-407E-A947-70E740481C1C}">
                                <a14:useLocalDpi xmlns:a14="http://schemas.microsoft.com/office/drawing/2010/main"/>
                              </a:ext>
                            </a:extLst>
                          </a:blip>
                          <a:stretch>
                            <a:fillRect/>
                          </a:stretch>
                        </pic:blipFill>
                        <pic:spPr>
                          <a:xfrm>
                            <a:off x="0" y="0"/>
                            <a:ext cx="1901999" cy="1426499"/>
                          </a:xfrm>
                          <a:prstGeom prst="rect">
                            <a:avLst/>
                          </a:prstGeom>
                        </pic:spPr>
                      </pic:pic>
                    </a:graphicData>
                  </a:graphic>
                </wp:inline>
              </w:drawing>
            </w:r>
          </w:p>
        </w:tc>
      </w:tr>
      <w:tr w:rsidR="00187B38" w14:paraId="43E692B4" w14:textId="77777777">
        <w:trPr>
          <w:cantSplit/>
          <w:jc w:val="center"/>
        </w:trPr>
        <w:tc>
          <w:tcPr>
            <w:tcW w:w="3137" w:type="dxa"/>
            <w:tcMar>
              <w:top w:w="40" w:type="dxa"/>
              <w:left w:w="40" w:type="dxa"/>
              <w:bottom w:w="40" w:type="dxa"/>
              <w:right w:w="40" w:type="dxa"/>
            </w:tcMar>
          </w:tcPr>
          <w:p w14:paraId="1CBA7434" w14:textId="77777777" w:rsidR="00187B38" w:rsidRDefault="00E12A47">
            <w:pPr>
              <w:spacing w:after="0"/>
              <w:jc w:val="center"/>
            </w:pPr>
            <w:r>
              <w:rPr>
                <w:noProof/>
              </w:rPr>
              <w:drawing>
                <wp:inline distT="0" distB="0" distL="0" distR="0" wp14:anchorId="610A1893" wp14:editId="712706D3">
                  <wp:extent cx="1901999" cy="1426499"/>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20_2_jpeg.jpg"/>
                          <pic:cNvPicPr/>
                        </pic:nvPicPr>
                        <pic:blipFill>
                          <a:blip r:embed="rId142" cstate="hqprint">
                            <a:extLst>
                              <a:ext uri="{28A0092B-C50C-407E-A947-70E740481C1C}">
                                <a14:useLocalDpi xmlns:a14="http://schemas.microsoft.com/office/drawing/2010/main"/>
                              </a:ext>
                            </a:extLst>
                          </a:blip>
                          <a:stretch>
                            <a:fillRect/>
                          </a:stretch>
                        </pic:blipFill>
                        <pic:spPr>
                          <a:xfrm>
                            <a:off x="0" y="0"/>
                            <a:ext cx="1901999" cy="1426499"/>
                          </a:xfrm>
                          <a:prstGeom prst="rect">
                            <a:avLst/>
                          </a:prstGeom>
                        </pic:spPr>
                      </pic:pic>
                    </a:graphicData>
                  </a:graphic>
                </wp:inline>
              </w:drawing>
            </w:r>
          </w:p>
        </w:tc>
        <w:tc>
          <w:tcPr>
            <w:tcW w:w="3137" w:type="dxa"/>
            <w:tcMar>
              <w:top w:w="40" w:type="dxa"/>
              <w:left w:w="40" w:type="dxa"/>
              <w:bottom w:w="40" w:type="dxa"/>
              <w:right w:w="40" w:type="dxa"/>
            </w:tcMar>
          </w:tcPr>
          <w:p w14:paraId="3808B16E" w14:textId="77777777" w:rsidR="00187B38" w:rsidRDefault="00E12A47">
            <w:pPr>
              <w:spacing w:after="0"/>
              <w:jc w:val="center"/>
            </w:pPr>
            <w:r>
              <w:rPr>
                <w:noProof/>
              </w:rPr>
              <w:drawing>
                <wp:inline distT="0" distB="0" distL="0" distR="0" wp14:anchorId="3128AD0F" wp14:editId="506FEEBF">
                  <wp:extent cx="1901999" cy="1426499"/>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20_5_jpeg.jpg"/>
                          <pic:cNvPicPr/>
                        </pic:nvPicPr>
                        <pic:blipFill>
                          <a:blip r:embed="rId143" cstate="hqprint">
                            <a:extLst>
                              <a:ext uri="{28A0092B-C50C-407E-A947-70E740481C1C}">
                                <a14:useLocalDpi xmlns:a14="http://schemas.microsoft.com/office/drawing/2010/main"/>
                              </a:ext>
                            </a:extLst>
                          </a:blip>
                          <a:stretch>
                            <a:fillRect/>
                          </a:stretch>
                        </pic:blipFill>
                        <pic:spPr>
                          <a:xfrm>
                            <a:off x="0" y="0"/>
                            <a:ext cx="1901999" cy="1426499"/>
                          </a:xfrm>
                          <a:prstGeom prst="rect">
                            <a:avLst/>
                          </a:prstGeom>
                        </pic:spPr>
                      </pic:pic>
                    </a:graphicData>
                  </a:graphic>
                </wp:inline>
              </w:drawing>
            </w:r>
          </w:p>
        </w:tc>
        <w:tc>
          <w:tcPr>
            <w:tcW w:w="3137" w:type="dxa"/>
            <w:tcMar>
              <w:top w:w="40" w:type="dxa"/>
              <w:left w:w="40" w:type="dxa"/>
              <w:bottom w:w="40" w:type="dxa"/>
              <w:right w:w="40" w:type="dxa"/>
            </w:tcMar>
          </w:tcPr>
          <w:p w14:paraId="408B87D3" w14:textId="77777777" w:rsidR="00187B38" w:rsidRDefault="00E12A47">
            <w:pPr>
              <w:spacing w:after="0"/>
              <w:jc w:val="center"/>
            </w:pPr>
            <w:r>
              <w:rPr>
                <w:noProof/>
              </w:rPr>
              <w:drawing>
                <wp:inline distT="0" distB="0" distL="0" distR="0" wp14:anchorId="5E5DB04C" wp14:editId="4AF26740">
                  <wp:extent cx="1901999" cy="1426499"/>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20_6_jpeg.jpg"/>
                          <pic:cNvPicPr/>
                        </pic:nvPicPr>
                        <pic:blipFill>
                          <a:blip r:embed="rId144" cstate="hqprint">
                            <a:extLst>
                              <a:ext uri="{28A0092B-C50C-407E-A947-70E740481C1C}">
                                <a14:useLocalDpi xmlns:a14="http://schemas.microsoft.com/office/drawing/2010/main"/>
                              </a:ext>
                            </a:extLst>
                          </a:blip>
                          <a:stretch>
                            <a:fillRect/>
                          </a:stretch>
                        </pic:blipFill>
                        <pic:spPr>
                          <a:xfrm>
                            <a:off x="0" y="0"/>
                            <a:ext cx="1901999" cy="1426499"/>
                          </a:xfrm>
                          <a:prstGeom prst="rect">
                            <a:avLst/>
                          </a:prstGeom>
                        </pic:spPr>
                      </pic:pic>
                    </a:graphicData>
                  </a:graphic>
                </wp:inline>
              </w:drawing>
            </w:r>
          </w:p>
        </w:tc>
      </w:tr>
      <w:tr w:rsidR="00187B38" w14:paraId="0EB82279" w14:textId="77777777">
        <w:trPr>
          <w:cantSplit/>
          <w:jc w:val="center"/>
        </w:trPr>
        <w:tc>
          <w:tcPr>
            <w:tcW w:w="3137" w:type="dxa"/>
            <w:tcMar>
              <w:top w:w="40" w:type="dxa"/>
              <w:left w:w="40" w:type="dxa"/>
              <w:bottom w:w="40" w:type="dxa"/>
              <w:right w:w="40" w:type="dxa"/>
            </w:tcMar>
          </w:tcPr>
          <w:p w14:paraId="7F96D030" w14:textId="77777777" w:rsidR="00187B38" w:rsidRDefault="00E12A47">
            <w:pPr>
              <w:spacing w:after="0"/>
              <w:jc w:val="center"/>
            </w:pPr>
            <w:r>
              <w:rPr>
                <w:noProof/>
              </w:rPr>
              <w:drawing>
                <wp:inline distT="0" distB="0" distL="0" distR="0" wp14:anchorId="2278C3E0" wp14:editId="02B3E8B0">
                  <wp:extent cx="1901999" cy="1426499"/>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20_8_jpeg.jpg"/>
                          <pic:cNvPicPr/>
                        </pic:nvPicPr>
                        <pic:blipFill>
                          <a:blip r:embed="rId145" cstate="hqprint">
                            <a:extLst>
                              <a:ext uri="{28A0092B-C50C-407E-A947-70E740481C1C}">
                                <a14:useLocalDpi xmlns:a14="http://schemas.microsoft.com/office/drawing/2010/main"/>
                              </a:ext>
                            </a:extLst>
                          </a:blip>
                          <a:stretch>
                            <a:fillRect/>
                          </a:stretch>
                        </pic:blipFill>
                        <pic:spPr>
                          <a:xfrm>
                            <a:off x="0" y="0"/>
                            <a:ext cx="1901999" cy="1426499"/>
                          </a:xfrm>
                          <a:prstGeom prst="rect">
                            <a:avLst/>
                          </a:prstGeom>
                        </pic:spPr>
                      </pic:pic>
                    </a:graphicData>
                  </a:graphic>
                </wp:inline>
              </w:drawing>
            </w:r>
          </w:p>
        </w:tc>
        <w:tc>
          <w:tcPr>
            <w:tcW w:w="3137" w:type="dxa"/>
            <w:tcMar>
              <w:top w:w="40" w:type="dxa"/>
              <w:left w:w="40" w:type="dxa"/>
              <w:bottom w:w="40" w:type="dxa"/>
              <w:right w:w="40" w:type="dxa"/>
            </w:tcMar>
          </w:tcPr>
          <w:p w14:paraId="57BDC89B" w14:textId="77777777" w:rsidR="00187B38" w:rsidRDefault="00E12A47">
            <w:pPr>
              <w:spacing w:after="0"/>
              <w:jc w:val="center"/>
            </w:pPr>
            <w:r>
              <w:rPr>
                <w:noProof/>
              </w:rPr>
              <w:drawing>
                <wp:inline distT="0" distB="0" distL="0" distR="0" wp14:anchorId="11F2C84E" wp14:editId="2B47F5F8">
                  <wp:extent cx="1901999" cy="1379814"/>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S_2_DerbySieg_jpeg.jpg"/>
                          <pic:cNvPicPr/>
                        </pic:nvPicPr>
                        <pic:blipFill>
                          <a:blip r:embed="rId58" cstate="hqprint">
                            <a:extLst>
                              <a:ext uri="{28A0092B-C50C-407E-A947-70E740481C1C}">
                                <a14:useLocalDpi xmlns:a14="http://schemas.microsoft.com/office/drawing/2010/main"/>
                              </a:ext>
                            </a:extLst>
                          </a:blip>
                          <a:stretch>
                            <a:fillRect/>
                          </a:stretch>
                        </pic:blipFill>
                        <pic:spPr>
                          <a:xfrm>
                            <a:off x="0" y="0"/>
                            <a:ext cx="1901999" cy="1379814"/>
                          </a:xfrm>
                          <a:prstGeom prst="rect">
                            <a:avLst/>
                          </a:prstGeom>
                        </pic:spPr>
                      </pic:pic>
                    </a:graphicData>
                  </a:graphic>
                </wp:inline>
              </w:drawing>
            </w:r>
          </w:p>
        </w:tc>
        <w:tc>
          <w:tcPr>
            <w:tcW w:w="3137" w:type="dxa"/>
            <w:tcMar>
              <w:top w:w="40" w:type="dxa"/>
              <w:left w:w="40" w:type="dxa"/>
              <w:bottom w:w="40" w:type="dxa"/>
              <w:right w:w="40" w:type="dxa"/>
            </w:tcMar>
          </w:tcPr>
          <w:p w14:paraId="26C5D639" w14:textId="77777777" w:rsidR="00187B38" w:rsidRDefault="00E12A47">
            <w:pPr>
              <w:spacing w:after="0"/>
              <w:jc w:val="center"/>
            </w:pPr>
            <w:r>
              <w:rPr>
                <w:noProof/>
              </w:rPr>
              <w:drawing>
                <wp:inline distT="0" distB="0" distL="0" distR="0" wp14:anchorId="21933E9F" wp14:editId="2BF32E67">
                  <wp:extent cx="1901999" cy="1070307"/>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20_jpeg.jpg"/>
                          <pic:cNvPicPr/>
                        </pic:nvPicPr>
                        <pic:blipFill>
                          <a:blip r:embed="rId146" cstate="hqprint">
                            <a:extLst>
                              <a:ext uri="{28A0092B-C50C-407E-A947-70E740481C1C}">
                                <a14:useLocalDpi xmlns:a14="http://schemas.microsoft.com/office/drawing/2010/main"/>
                              </a:ext>
                            </a:extLst>
                          </a:blip>
                          <a:stretch>
                            <a:fillRect/>
                          </a:stretch>
                        </pic:blipFill>
                        <pic:spPr>
                          <a:xfrm>
                            <a:off x="0" y="0"/>
                            <a:ext cx="1901999" cy="1070307"/>
                          </a:xfrm>
                          <a:prstGeom prst="rect">
                            <a:avLst/>
                          </a:prstGeom>
                        </pic:spPr>
                      </pic:pic>
                    </a:graphicData>
                  </a:graphic>
                </wp:inline>
              </w:drawing>
            </w:r>
          </w:p>
        </w:tc>
      </w:tr>
      <w:tr w:rsidR="00187B38" w14:paraId="6B6DFFA0" w14:textId="77777777">
        <w:trPr>
          <w:cantSplit/>
          <w:jc w:val="center"/>
        </w:trPr>
        <w:tc>
          <w:tcPr>
            <w:tcW w:w="3137" w:type="dxa"/>
            <w:tcMar>
              <w:top w:w="40" w:type="dxa"/>
              <w:left w:w="40" w:type="dxa"/>
              <w:bottom w:w="40" w:type="dxa"/>
              <w:right w:w="40" w:type="dxa"/>
            </w:tcMar>
          </w:tcPr>
          <w:p w14:paraId="490F46A9" w14:textId="77777777" w:rsidR="00187B38" w:rsidRDefault="00E12A47">
            <w:pPr>
              <w:spacing w:after="0"/>
              <w:jc w:val="center"/>
            </w:pPr>
            <w:r>
              <w:rPr>
                <w:noProof/>
              </w:rPr>
              <w:lastRenderedPageBreak/>
              <w:drawing>
                <wp:inline distT="0" distB="0" distL="0" distR="0" wp14:anchorId="3902B519" wp14:editId="768A1FCF">
                  <wp:extent cx="1901999" cy="1426499"/>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21_2_jpeg.jpg"/>
                          <pic:cNvPicPr/>
                        </pic:nvPicPr>
                        <pic:blipFill>
                          <a:blip r:embed="rId147" cstate="hqprint">
                            <a:extLst>
                              <a:ext uri="{28A0092B-C50C-407E-A947-70E740481C1C}">
                                <a14:useLocalDpi xmlns:a14="http://schemas.microsoft.com/office/drawing/2010/main"/>
                              </a:ext>
                            </a:extLst>
                          </a:blip>
                          <a:stretch>
                            <a:fillRect/>
                          </a:stretch>
                        </pic:blipFill>
                        <pic:spPr>
                          <a:xfrm>
                            <a:off x="0" y="0"/>
                            <a:ext cx="1901999" cy="1426499"/>
                          </a:xfrm>
                          <a:prstGeom prst="rect">
                            <a:avLst/>
                          </a:prstGeom>
                        </pic:spPr>
                      </pic:pic>
                    </a:graphicData>
                  </a:graphic>
                </wp:inline>
              </w:drawing>
            </w:r>
          </w:p>
        </w:tc>
        <w:tc>
          <w:tcPr>
            <w:tcW w:w="3137" w:type="dxa"/>
            <w:tcMar>
              <w:top w:w="40" w:type="dxa"/>
              <w:left w:w="40" w:type="dxa"/>
              <w:bottom w:w="40" w:type="dxa"/>
              <w:right w:w="40" w:type="dxa"/>
            </w:tcMar>
          </w:tcPr>
          <w:p w14:paraId="6A169EE7" w14:textId="77777777" w:rsidR="00187B38" w:rsidRDefault="00E12A47">
            <w:pPr>
              <w:spacing w:after="0"/>
              <w:jc w:val="center"/>
            </w:pPr>
            <w:r>
              <w:rPr>
                <w:noProof/>
              </w:rPr>
              <w:drawing>
                <wp:inline distT="0" distB="0" distL="0" distR="0" wp14:anchorId="324C7E25" wp14:editId="3E26EE20">
                  <wp:extent cx="1901999" cy="1426499"/>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21_3_jpeg.jpg"/>
                          <pic:cNvPicPr/>
                        </pic:nvPicPr>
                        <pic:blipFill>
                          <a:blip r:embed="rId148" cstate="hqprint">
                            <a:extLst>
                              <a:ext uri="{28A0092B-C50C-407E-A947-70E740481C1C}">
                                <a14:useLocalDpi xmlns:a14="http://schemas.microsoft.com/office/drawing/2010/main"/>
                              </a:ext>
                            </a:extLst>
                          </a:blip>
                          <a:stretch>
                            <a:fillRect/>
                          </a:stretch>
                        </pic:blipFill>
                        <pic:spPr>
                          <a:xfrm>
                            <a:off x="0" y="0"/>
                            <a:ext cx="1901999" cy="1426499"/>
                          </a:xfrm>
                          <a:prstGeom prst="rect">
                            <a:avLst/>
                          </a:prstGeom>
                        </pic:spPr>
                      </pic:pic>
                    </a:graphicData>
                  </a:graphic>
                </wp:inline>
              </w:drawing>
            </w:r>
          </w:p>
        </w:tc>
        <w:tc>
          <w:tcPr>
            <w:tcW w:w="3137" w:type="dxa"/>
            <w:tcMar>
              <w:top w:w="40" w:type="dxa"/>
              <w:left w:w="40" w:type="dxa"/>
              <w:bottom w:w="40" w:type="dxa"/>
              <w:right w:w="40" w:type="dxa"/>
            </w:tcMar>
          </w:tcPr>
          <w:p w14:paraId="00DAF823" w14:textId="77777777" w:rsidR="00187B38" w:rsidRDefault="00E12A47">
            <w:pPr>
              <w:spacing w:after="0"/>
              <w:jc w:val="center"/>
            </w:pPr>
            <w:r>
              <w:rPr>
                <w:noProof/>
              </w:rPr>
              <w:drawing>
                <wp:inline distT="0" distB="0" distL="0" distR="0" wp14:anchorId="213304DC" wp14:editId="0AFD9AC3">
                  <wp:extent cx="1901999" cy="1426499"/>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21_4_jpeg.jpg"/>
                          <pic:cNvPicPr/>
                        </pic:nvPicPr>
                        <pic:blipFill>
                          <a:blip r:embed="rId149" cstate="hqprint">
                            <a:extLst>
                              <a:ext uri="{28A0092B-C50C-407E-A947-70E740481C1C}">
                                <a14:useLocalDpi xmlns:a14="http://schemas.microsoft.com/office/drawing/2010/main"/>
                              </a:ext>
                            </a:extLst>
                          </a:blip>
                          <a:stretch>
                            <a:fillRect/>
                          </a:stretch>
                        </pic:blipFill>
                        <pic:spPr>
                          <a:xfrm>
                            <a:off x="0" y="0"/>
                            <a:ext cx="1901999" cy="1426499"/>
                          </a:xfrm>
                          <a:prstGeom prst="rect">
                            <a:avLst/>
                          </a:prstGeom>
                        </pic:spPr>
                      </pic:pic>
                    </a:graphicData>
                  </a:graphic>
                </wp:inline>
              </w:drawing>
            </w:r>
          </w:p>
        </w:tc>
      </w:tr>
      <w:tr w:rsidR="00187B38" w14:paraId="5365E1D1" w14:textId="77777777">
        <w:trPr>
          <w:cantSplit/>
          <w:jc w:val="center"/>
        </w:trPr>
        <w:tc>
          <w:tcPr>
            <w:tcW w:w="3137" w:type="dxa"/>
            <w:tcMar>
              <w:top w:w="40" w:type="dxa"/>
              <w:left w:w="40" w:type="dxa"/>
              <w:bottom w:w="40" w:type="dxa"/>
              <w:right w:w="40" w:type="dxa"/>
            </w:tcMar>
          </w:tcPr>
          <w:p w14:paraId="75F47DB5" w14:textId="77777777" w:rsidR="00187B38" w:rsidRDefault="00E12A47">
            <w:pPr>
              <w:spacing w:after="0"/>
              <w:jc w:val="center"/>
            </w:pPr>
            <w:r>
              <w:rPr>
                <w:noProof/>
              </w:rPr>
              <w:drawing>
                <wp:inline distT="0" distB="0" distL="0" distR="0" wp14:anchorId="7E44821B" wp14:editId="2BEBAAA1">
                  <wp:extent cx="1901999" cy="1426499"/>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21_5_jpeg.jpg"/>
                          <pic:cNvPicPr/>
                        </pic:nvPicPr>
                        <pic:blipFill>
                          <a:blip r:embed="rId150" cstate="hqprint">
                            <a:extLst>
                              <a:ext uri="{28A0092B-C50C-407E-A947-70E740481C1C}">
                                <a14:useLocalDpi xmlns:a14="http://schemas.microsoft.com/office/drawing/2010/main"/>
                              </a:ext>
                            </a:extLst>
                          </a:blip>
                          <a:stretch>
                            <a:fillRect/>
                          </a:stretch>
                        </pic:blipFill>
                        <pic:spPr>
                          <a:xfrm>
                            <a:off x="0" y="0"/>
                            <a:ext cx="1901999" cy="1426499"/>
                          </a:xfrm>
                          <a:prstGeom prst="rect">
                            <a:avLst/>
                          </a:prstGeom>
                        </pic:spPr>
                      </pic:pic>
                    </a:graphicData>
                  </a:graphic>
                </wp:inline>
              </w:drawing>
            </w:r>
          </w:p>
        </w:tc>
        <w:tc>
          <w:tcPr>
            <w:tcW w:w="3137" w:type="dxa"/>
            <w:tcMar>
              <w:top w:w="40" w:type="dxa"/>
              <w:left w:w="40" w:type="dxa"/>
              <w:bottom w:w="40" w:type="dxa"/>
              <w:right w:w="40" w:type="dxa"/>
            </w:tcMar>
          </w:tcPr>
          <w:p w14:paraId="3F87733A" w14:textId="77777777" w:rsidR="00187B38" w:rsidRDefault="00E12A47">
            <w:pPr>
              <w:spacing w:after="0"/>
              <w:jc w:val="center"/>
            </w:pPr>
            <w:r>
              <w:rPr>
                <w:noProof/>
              </w:rPr>
              <w:drawing>
                <wp:inline distT="0" distB="0" distL="0" distR="0" wp14:anchorId="2AB9F612" wp14:editId="6E7C26DC">
                  <wp:extent cx="1901999" cy="1426499"/>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21_6_jpeg.jpg"/>
                          <pic:cNvPicPr/>
                        </pic:nvPicPr>
                        <pic:blipFill>
                          <a:blip r:embed="rId151" cstate="hqprint">
                            <a:extLst>
                              <a:ext uri="{28A0092B-C50C-407E-A947-70E740481C1C}">
                                <a14:useLocalDpi xmlns:a14="http://schemas.microsoft.com/office/drawing/2010/main"/>
                              </a:ext>
                            </a:extLst>
                          </a:blip>
                          <a:stretch>
                            <a:fillRect/>
                          </a:stretch>
                        </pic:blipFill>
                        <pic:spPr>
                          <a:xfrm>
                            <a:off x="0" y="0"/>
                            <a:ext cx="1901999" cy="1426499"/>
                          </a:xfrm>
                          <a:prstGeom prst="rect">
                            <a:avLst/>
                          </a:prstGeom>
                        </pic:spPr>
                      </pic:pic>
                    </a:graphicData>
                  </a:graphic>
                </wp:inline>
              </w:drawing>
            </w:r>
          </w:p>
        </w:tc>
        <w:tc>
          <w:tcPr>
            <w:tcW w:w="3137" w:type="dxa"/>
            <w:tcMar>
              <w:top w:w="40" w:type="dxa"/>
              <w:left w:w="40" w:type="dxa"/>
              <w:bottom w:w="40" w:type="dxa"/>
              <w:right w:w="40" w:type="dxa"/>
            </w:tcMar>
          </w:tcPr>
          <w:p w14:paraId="4A5C5641" w14:textId="77777777" w:rsidR="00187B38" w:rsidRDefault="00E12A47">
            <w:pPr>
              <w:spacing w:after="0"/>
              <w:jc w:val="center"/>
            </w:pPr>
            <w:r>
              <w:rPr>
                <w:noProof/>
              </w:rPr>
              <w:drawing>
                <wp:inline distT="0" distB="0" distL="0" distR="0" wp14:anchorId="1B386A4E" wp14:editId="230413E6">
                  <wp:extent cx="1901999" cy="136771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20_11_jpeg.jpg"/>
                          <pic:cNvPicPr/>
                        </pic:nvPicPr>
                        <pic:blipFill>
                          <a:blip r:embed="rId137" cstate="hqprint">
                            <a:extLst>
                              <a:ext uri="{28A0092B-C50C-407E-A947-70E740481C1C}">
                                <a14:useLocalDpi xmlns:a14="http://schemas.microsoft.com/office/drawing/2010/main"/>
                              </a:ext>
                            </a:extLst>
                          </a:blip>
                          <a:stretch>
                            <a:fillRect/>
                          </a:stretch>
                        </pic:blipFill>
                        <pic:spPr>
                          <a:xfrm>
                            <a:off x="0" y="0"/>
                            <a:ext cx="1901999" cy="1367710"/>
                          </a:xfrm>
                          <a:prstGeom prst="rect">
                            <a:avLst/>
                          </a:prstGeom>
                        </pic:spPr>
                      </pic:pic>
                    </a:graphicData>
                  </a:graphic>
                </wp:inline>
              </w:drawing>
            </w:r>
          </w:p>
        </w:tc>
      </w:tr>
      <w:tr w:rsidR="00187B38" w14:paraId="3D840E49" w14:textId="77777777">
        <w:trPr>
          <w:cantSplit/>
          <w:jc w:val="center"/>
        </w:trPr>
        <w:tc>
          <w:tcPr>
            <w:tcW w:w="3137" w:type="dxa"/>
            <w:tcMar>
              <w:top w:w="40" w:type="dxa"/>
              <w:left w:w="40" w:type="dxa"/>
              <w:bottom w:w="40" w:type="dxa"/>
              <w:right w:w="40" w:type="dxa"/>
            </w:tcMar>
          </w:tcPr>
          <w:p w14:paraId="0694DF7A" w14:textId="77777777" w:rsidR="00187B38" w:rsidRDefault="00E12A47">
            <w:pPr>
              <w:spacing w:after="0"/>
              <w:jc w:val="center"/>
            </w:pPr>
            <w:r>
              <w:rPr>
                <w:noProof/>
              </w:rPr>
              <w:drawing>
                <wp:inline distT="0" distB="0" distL="0" distR="0" wp14:anchorId="3143A053" wp14:editId="456DDEAB">
                  <wp:extent cx="1680231" cy="158400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20_10_jpeg.jpg"/>
                          <pic:cNvPicPr/>
                        </pic:nvPicPr>
                        <pic:blipFill>
                          <a:blip r:embed="rId136" cstate="hqprint">
                            <a:extLst>
                              <a:ext uri="{28A0092B-C50C-407E-A947-70E740481C1C}">
                                <a14:useLocalDpi xmlns:a14="http://schemas.microsoft.com/office/drawing/2010/main"/>
                              </a:ext>
                            </a:extLst>
                          </a:blip>
                          <a:stretch>
                            <a:fillRect/>
                          </a:stretch>
                        </pic:blipFill>
                        <pic:spPr>
                          <a:xfrm>
                            <a:off x="0" y="0"/>
                            <a:ext cx="1680231" cy="1584000"/>
                          </a:xfrm>
                          <a:prstGeom prst="rect">
                            <a:avLst/>
                          </a:prstGeom>
                        </pic:spPr>
                      </pic:pic>
                    </a:graphicData>
                  </a:graphic>
                </wp:inline>
              </w:drawing>
            </w:r>
          </w:p>
        </w:tc>
        <w:tc>
          <w:tcPr>
            <w:tcW w:w="3137" w:type="dxa"/>
          </w:tcPr>
          <w:p w14:paraId="184E08EA" w14:textId="77777777" w:rsidR="00187B38" w:rsidRDefault="00187B38"/>
        </w:tc>
        <w:tc>
          <w:tcPr>
            <w:tcW w:w="3137" w:type="dxa"/>
          </w:tcPr>
          <w:p w14:paraId="04B8B853" w14:textId="77777777" w:rsidR="00187B38" w:rsidRDefault="00187B38"/>
        </w:tc>
      </w:tr>
    </w:tbl>
    <w:p w14:paraId="0E24E0F6" w14:textId="77777777" w:rsidR="00187B38" w:rsidRDefault="00187B38"/>
    <w:tbl>
      <w:tblPr>
        <w:tblW w:w="0" w:type="auto"/>
        <w:jc w:val="center"/>
        <w:tblLayout w:type="fixed"/>
        <w:tblLook w:val="04A0" w:firstRow="1" w:lastRow="0" w:firstColumn="1" w:lastColumn="0" w:noHBand="0" w:noVBand="1"/>
      </w:tblPr>
      <w:tblGrid>
        <w:gridCol w:w="2296"/>
        <w:gridCol w:w="2296"/>
        <w:gridCol w:w="2296"/>
        <w:gridCol w:w="2296"/>
      </w:tblGrid>
      <w:tr w:rsidR="00187B38" w14:paraId="27FD516E" w14:textId="77777777">
        <w:trPr>
          <w:cantSplit/>
          <w:jc w:val="center"/>
        </w:trPr>
        <w:tc>
          <w:tcPr>
            <w:tcW w:w="2296" w:type="dxa"/>
            <w:tcMar>
              <w:top w:w="40" w:type="dxa"/>
              <w:left w:w="40" w:type="dxa"/>
              <w:bottom w:w="40" w:type="dxa"/>
              <w:right w:w="40" w:type="dxa"/>
            </w:tcMar>
          </w:tcPr>
          <w:p w14:paraId="37D6FA0F" w14:textId="77777777" w:rsidR="00187B38" w:rsidRDefault="00E12A47">
            <w:pPr>
              <w:spacing w:after="0"/>
              <w:jc w:val="center"/>
            </w:pPr>
            <w:r>
              <w:rPr>
                <w:noProof/>
              </w:rPr>
              <w:drawing>
                <wp:inline distT="0" distB="0" distL="0" distR="0" wp14:anchorId="2E9970A5" wp14:editId="25D3B25A">
                  <wp:extent cx="1367999" cy="1446922"/>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14_8_jpeg.jpg"/>
                          <pic:cNvPicPr/>
                        </pic:nvPicPr>
                        <pic:blipFill>
                          <a:blip r:embed="rId152" cstate="hqprint">
                            <a:extLst>
                              <a:ext uri="{28A0092B-C50C-407E-A947-70E740481C1C}">
                                <a14:useLocalDpi xmlns:a14="http://schemas.microsoft.com/office/drawing/2010/main"/>
                              </a:ext>
                            </a:extLst>
                          </a:blip>
                          <a:stretch>
                            <a:fillRect/>
                          </a:stretch>
                        </pic:blipFill>
                        <pic:spPr>
                          <a:xfrm>
                            <a:off x="0" y="0"/>
                            <a:ext cx="1367999" cy="1446922"/>
                          </a:xfrm>
                          <a:prstGeom prst="rect">
                            <a:avLst/>
                          </a:prstGeom>
                        </pic:spPr>
                      </pic:pic>
                    </a:graphicData>
                  </a:graphic>
                </wp:inline>
              </w:drawing>
            </w:r>
          </w:p>
        </w:tc>
        <w:tc>
          <w:tcPr>
            <w:tcW w:w="2296" w:type="dxa"/>
            <w:tcMar>
              <w:top w:w="40" w:type="dxa"/>
              <w:left w:w="40" w:type="dxa"/>
              <w:bottom w:w="40" w:type="dxa"/>
              <w:right w:w="40" w:type="dxa"/>
            </w:tcMar>
          </w:tcPr>
          <w:p w14:paraId="4D43F03C" w14:textId="77777777" w:rsidR="00187B38" w:rsidRDefault="00E12A47">
            <w:pPr>
              <w:spacing w:after="0"/>
              <w:jc w:val="center"/>
            </w:pPr>
            <w:r>
              <w:rPr>
                <w:noProof/>
              </w:rPr>
              <w:drawing>
                <wp:inline distT="0" distB="0" distL="0" distR="0" wp14:anchorId="7A0E3E5A" wp14:editId="7CFD8B3E">
                  <wp:extent cx="1367999" cy="1509327"/>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15_1_jpeg.jpg"/>
                          <pic:cNvPicPr/>
                        </pic:nvPicPr>
                        <pic:blipFill>
                          <a:blip r:embed="rId153" cstate="hqprint">
                            <a:extLst>
                              <a:ext uri="{28A0092B-C50C-407E-A947-70E740481C1C}">
                                <a14:useLocalDpi xmlns:a14="http://schemas.microsoft.com/office/drawing/2010/main"/>
                              </a:ext>
                            </a:extLst>
                          </a:blip>
                          <a:stretch>
                            <a:fillRect/>
                          </a:stretch>
                        </pic:blipFill>
                        <pic:spPr>
                          <a:xfrm>
                            <a:off x="0" y="0"/>
                            <a:ext cx="1367999" cy="1509327"/>
                          </a:xfrm>
                          <a:prstGeom prst="rect">
                            <a:avLst/>
                          </a:prstGeom>
                        </pic:spPr>
                      </pic:pic>
                    </a:graphicData>
                  </a:graphic>
                </wp:inline>
              </w:drawing>
            </w:r>
          </w:p>
        </w:tc>
        <w:tc>
          <w:tcPr>
            <w:tcW w:w="2296" w:type="dxa"/>
            <w:tcMar>
              <w:top w:w="40" w:type="dxa"/>
              <w:left w:w="40" w:type="dxa"/>
              <w:bottom w:w="40" w:type="dxa"/>
              <w:right w:w="40" w:type="dxa"/>
            </w:tcMar>
          </w:tcPr>
          <w:p w14:paraId="4263FF05" w14:textId="77777777" w:rsidR="00187B38" w:rsidRDefault="00E12A47">
            <w:pPr>
              <w:spacing w:after="0"/>
              <w:jc w:val="center"/>
            </w:pPr>
            <w:r>
              <w:rPr>
                <w:noProof/>
              </w:rPr>
              <w:drawing>
                <wp:inline distT="0" distB="0" distL="0" distR="0" wp14:anchorId="7A65032B" wp14:editId="46A68307">
                  <wp:extent cx="1367999" cy="1823999"/>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15_10_jpeg.jpg"/>
                          <pic:cNvPicPr/>
                        </pic:nvPicPr>
                        <pic:blipFill>
                          <a:blip r:embed="rId154" cstate="hqprint">
                            <a:extLst>
                              <a:ext uri="{28A0092B-C50C-407E-A947-70E740481C1C}">
                                <a14:useLocalDpi xmlns:a14="http://schemas.microsoft.com/office/drawing/2010/main"/>
                              </a:ext>
                            </a:extLst>
                          </a:blip>
                          <a:stretch>
                            <a:fillRect/>
                          </a:stretch>
                        </pic:blipFill>
                        <pic:spPr>
                          <a:xfrm>
                            <a:off x="0" y="0"/>
                            <a:ext cx="1367999" cy="1823999"/>
                          </a:xfrm>
                          <a:prstGeom prst="rect">
                            <a:avLst/>
                          </a:prstGeom>
                        </pic:spPr>
                      </pic:pic>
                    </a:graphicData>
                  </a:graphic>
                </wp:inline>
              </w:drawing>
            </w:r>
          </w:p>
        </w:tc>
        <w:tc>
          <w:tcPr>
            <w:tcW w:w="2296" w:type="dxa"/>
            <w:tcMar>
              <w:top w:w="40" w:type="dxa"/>
              <w:left w:w="40" w:type="dxa"/>
              <w:bottom w:w="40" w:type="dxa"/>
              <w:right w:w="40" w:type="dxa"/>
            </w:tcMar>
          </w:tcPr>
          <w:p w14:paraId="113B38C3" w14:textId="77777777" w:rsidR="00187B38" w:rsidRDefault="00E12A47">
            <w:pPr>
              <w:spacing w:after="0"/>
              <w:jc w:val="center"/>
            </w:pPr>
            <w:r>
              <w:rPr>
                <w:noProof/>
              </w:rPr>
              <w:drawing>
                <wp:inline distT="0" distB="0" distL="0" distR="0" wp14:anchorId="3AC89802" wp14:editId="06780D65">
                  <wp:extent cx="1367999" cy="1419622"/>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15_4_jpeg.jpg"/>
                          <pic:cNvPicPr/>
                        </pic:nvPicPr>
                        <pic:blipFill>
                          <a:blip r:embed="rId155" cstate="hqprint">
                            <a:extLst>
                              <a:ext uri="{28A0092B-C50C-407E-A947-70E740481C1C}">
                                <a14:useLocalDpi xmlns:a14="http://schemas.microsoft.com/office/drawing/2010/main"/>
                              </a:ext>
                            </a:extLst>
                          </a:blip>
                          <a:stretch>
                            <a:fillRect/>
                          </a:stretch>
                        </pic:blipFill>
                        <pic:spPr>
                          <a:xfrm>
                            <a:off x="0" y="0"/>
                            <a:ext cx="1367999" cy="1419622"/>
                          </a:xfrm>
                          <a:prstGeom prst="rect">
                            <a:avLst/>
                          </a:prstGeom>
                        </pic:spPr>
                      </pic:pic>
                    </a:graphicData>
                  </a:graphic>
                </wp:inline>
              </w:drawing>
            </w:r>
          </w:p>
        </w:tc>
      </w:tr>
      <w:tr w:rsidR="00187B38" w14:paraId="5EF56C9E" w14:textId="77777777">
        <w:trPr>
          <w:cantSplit/>
          <w:jc w:val="center"/>
        </w:trPr>
        <w:tc>
          <w:tcPr>
            <w:tcW w:w="2296" w:type="dxa"/>
            <w:tcMar>
              <w:top w:w="40" w:type="dxa"/>
              <w:left w:w="40" w:type="dxa"/>
              <w:bottom w:w="40" w:type="dxa"/>
              <w:right w:w="40" w:type="dxa"/>
            </w:tcMar>
          </w:tcPr>
          <w:p w14:paraId="3C29B277" w14:textId="77777777" w:rsidR="00187B38" w:rsidRDefault="00E12A47">
            <w:pPr>
              <w:spacing w:after="0"/>
              <w:jc w:val="center"/>
            </w:pPr>
            <w:r>
              <w:rPr>
                <w:noProof/>
              </w:rPr>
              <w:drawing>
                <wp:inline distT="0" distB="0" distL="0" distR="0" wp14:anchorId="0C07FE0C" wp14:editId="17572D78">
                  <wp:extent cx="1367999" cy="1823999"/>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16_10_jpeg.jpg"/>
                          <pic:cNvPicPr/>
                        </pic:nvPicPr>
                        <pic:blipFill>
                          <a:blip r:embed="rId156" cstate="hqprint">
                            <a:extLst>
                              <a:ext uri="{28A0092B-C50C-407E-A947-70E740481C1C}">
                                <a14:useLocalDpi xmlns:a14="http://schemas.microsoft.com/office/drawing/2010/main"/>
                              </a:ext>
                            </a:extLst>
                          </a:blip>
                          <a:stretch>
                            <a:fillRect/>
                          </a:stretch>
                        </pic:blipFill>
                        <pic:spPr>
                          <a:xfrm>
                            <a:off x="0" y="0"/>
                            <a:ext cx="1367999" cy="1823999"/>
                          </a:xfrm>
                          <a:prstGeom prst="rect">
                            <a:avLst/>
                          </a:prstGeom>
                        </pic:spPr>
                      </pic:pic>
                    </a:graphicData>
                  </a:graphic>
                </wp:inline>
              </w:drawing>
            </w:r>
          </w:p>
        </w:tc>
        <w:tc>
          <w:tcPr>
            <w:tcW w:w="2296" w:type="dxa"/>
            <w:tcMar>
              <w:top w:w="40" w:type="dxa"/>
              <w:left w:w="40" w:type="dxa"/>
              <w:bottom w:w="40" w:type="dxa"/>
              <w:right w:w="40" w:type="dxa"/>
            </w:tcMar>
          </w:tcPr>
          <w:p w14:paraId="26B06057" w14:textId="77777777" w:rsidR="00187B38" w:rsidRDefault="00E12A47">
            <w:pPr>
              <w:spacing w:after="0"/>
              <w:jc w:val="center"/>
            </w:pPr>
            <w:r>
              <w:rPr>
                <w:noProof/>
              </w:rPr>
              <w:drawing>
                <wp:inline distT="0" distB="0" distL="0" distR="0" wp14:anchorId="71CC8C44" wp14:editId="36709028">
                  <wp:extent cx="1367999" cy="1823999"/>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16_9_jpeg.jpg"/>
                          <pic:cNvPicPr/>
                        </pic:nvPicPr>
                        <pic:blipFill>
                          <a:blip r:embed="rId157" cstate="hqprint">
                            <a:extLst>
                              <a:ext uri="{28A0092B-C50C-407E-A947-70E740481C1C}">
                                <a14:useLocalDpi xmlns:a14="http://schemas.microsoft.com/office/drawing/2010/main"/>
                              </a:ext>
                            </a:extLst>
                          </a:blip>
                          <a:stretch>
                            <a:fillRect/>
                          </a:stretch>
                        </pic:blipFill>
                        <pic:spPr>
                          <a:xfrm>
                            <a:off x="0" y="0"/>
                            <a:ext cx="1367999" cy="1823999"/>
                          </a:xfrm>
                          <a:prstGeom prst="rect">
                            <a:avLst/>
                          </a:prstGeom>
                        </pic:spPr>
                      </pic:pic>
                    </a:graphicData>
                  </a:graphic>
                </wp:inline>
              </w:drawing>
            </w:r>
          </w:p>
        </w:tc>
        <w:tc>
          <w:tcPr>
            <w:tcW w:w="2296" w:type="dxa"/>
            <w:tcMar>
              <w:top w:w="40" w:type="dxa"/>
              <w:left w:w="40" w:type="dxa"/>
              <w:bottom w:w="40" w:type="dxa"/>
              <w:right w:w="40" w:type="dxa"/>
            </w:tcMar>
          </w:tcPr>
          <w:p w14:paraId="576CACAA" w14:textId="77777777" w:rsidR="00187B38" w:rsidRDefault="00E12A47">
            <w:pPr>
              <w:spacing w:after="0"/>
              <w:jc w:val="center"/>
            </w:pPr>
            <w:r>
              <w:rPr>
                <w:noProof/>
              </w:rPr>
              <w:drawing>
                <wp:inline distT="0" distB="0" distL="0" distR="0" wp14:anchorId="3037058E" wp14:editId="77D80CD0">
                  <wp:extent cx="1367999" cy="1823999"/>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17_1_jpeg.jpg"/>
                          <pic:cNvPicPr/>
                        </pic:nvPicPr>
                        <pic:blipFill>
                          <a:blip r:embed="rId158" cstate="hqprint">
                            <a:extLst>
                              <a:ext uri="{28A0092B-C50C-407E-A947-70E740481C1C}">
                                <a14:useLocalDpi xmlns:a14="http://schemas.microsoft.com/office/drawing/2010/main"/>
                              </a:ext>
                            </a:extLst>
                          </a:blip>
                          <a:stretch>
                            <a:fillRect/>
                          </a:stretch>
                        </pic:blipFill>
                        <pic:spPr>
                          <a:xfrm>
                            <a:off x="0" y="0"/>
                            <a:ext cx="1367999" cy="1823999"/>
                          </a:xfrm>
                          <a:prstGeom prst="rect">
                            <a:avLst/>
                          </a:prstGeom>
                        </pic:spPr>
                      </pic:pic>
                    </a:graphicData>
                  </a:graphic>
                </wp:inline>
              </w:drawing>
            </w:r>
          </w:p>
        </w:tc>
        <w:tc>
          <w:tcPr>
            <w:tcW w:w="2296" w:type="dxa"/>
            <w:tcMar>
              <w:top w:w="40" w:type="dxa"/>
              <w:left w:w="40" w:type="dxa"/>
              <w:bottom w:w="40" w:type="dxa"/>
              <w:right w:w="40" w:type="dxa"/>
            </w:tcMar>
          </w:tcPr>
          <w:p w14:paraId="7F28E566" w14:textId="77777777" w:rsidR="00187B38" w:rsidRDefault="00E12A47">
            <w:pPr>
              <w:spacing w:after="0"/>
              <w:jc w:val="center"/>
            </w:pPr>
            <w:r>
              <w:rPr>
                <w:noProof/>
              </w:rPr>
              <w:drawing>
                <wp:inline distT="0" distB="0" distL="0" distR="0" wp14:anchorId="3B6FBB3A" wp14:editId="70689990">
                  <wp:extent cx="1367999" cy="1823999"/>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17_3_jpeg.jpg"/>
                          <pic:cNvPicPr/>
                        </pic:nvPicPr>
                        <pic:blipFill>
                          <a:blip r:embed="rId159" cstate="hqprint">
                            <a:extLst>
                              <a:ext uri="{28A0092B-C50C-407E-A947-70E740481C1C}">
                                <a14:useLocalDpi xmlns:a14="http://schemas.microsoft.com/office/drawing/2010/main"/>
                              </a:ext>
                            </a:extLst>
                          </a:blip>
                          <a:stretch>
                            <a:fillRect/>
                          </a:stretch>
                        </pic:blipFill>
                        <pic:spPr>
                          <a:xfrm>
                            <a:off x="0" y="0"/>
                            <a:ext cx="1367999" cy="1823999"/>
                          </a:xfrm>
                          <a:prstGeom prst="rect">
                            <a:avLst/>
                          </a:prstGeom>
                        </pic:spPr>
                      </pic:pic>
                    </a:graphicData>
                  </a:graphic>
                </wp:inline>
              </w:drawing>
            </w:r>
          </w:p>
        </w:tc>
      </w:tr>
      <w:tr w:rsidR="00187B38" w14:paraId="752FE280" w14:textId="77777777">
        <w:trPr>
          <w:cantSplit/>
          <w:jc w:val="center"/>
        </w:trPr>
        <w:tc>
          <w:tcPr>
            <w:tcW w:w="2296" w:type="dxa"/>
            <w:tcMar>
              <w:top w:w="40" w:type="dxa"/>
              <w:left w:w="40" w:type="dxa"/>
              <w:bottom w:w="40" w:type="dxa"/>
              <w:right w:w="40" w:type="dxa"/>
            </w:tcMar>
          </w:tcPr>
          <w:p w14:paraId="0854DF44" w14:textId="77777777" w:rsidR="00187B38" w:rsidRDefault="00E12A47">
            <w:pPr>
              <w:spacing w:after="0"/>
              <w:jc w:val="center"/>
            </w:pPr>
            <w:r>
              <w:rPr>
                <w:noProof/>
              </w:rPr>
              <w:lastRenderedPageBreak/>
              <w:drawing>
                <wp:inline distT="0" distB="0" distL="0" distR="0" wp14:anchorId="52C6001D" wp14:editId="12E82F3B">
                  <wp:extent cx="1367999" cy="1823999"/>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17_8_jpeg.jpg"/>
                          <pic:cNvPicPr/>
                        </pic:nvPicPr>
                        <pic:blipFill>
                          <a:blip r:embed="rId160" cstate="hqprint">
                            <a:extLst>
                              <a:ext uri="{28A0092B-C50C-407E-A947-70E740481C1C}">
                                <a14:useLocalDpi xmlns:a14="http://schemas.microsoft.com/office/drawing/2010/main"/>
                              </a:ext>
                            </a:extLst>
                          </a:blip>
                          <a:stretch>
                            <a:fillRect/>
                          </a:stretch>
                        </pic:blipFill>
                        <pic:spPr>
                          <a:xfrm>
                            <a:off x="0" y="0"/>
                            <a:ext cx="1367999" cy="1823999"/>
                          </a:xfrm>
                          <a:prstGeom prst="rect">
                            <a:avLst/>
                          </a:prstGeom>
                        </pic:spPr>
                      </pic:pic>
                    </a:graphicData>
                  </a:graphic>
                </wp:inline>
              </w:drawing>
            </w:r>
          </w:p>
        </w:tc>
        <w:tc>
          <w:tcPr>
            <w:tcW w:w="2296" w:type="dxa"/>
            <w:tcMar>
              <w:top w:w="40" w:type="dxa"/>
              <w:left w:w="40" w:type="dxa"/>
              <w:bottom w:w="40" w:type="dxa"/>
              <w:right w:w="40" w:type="dxa"/>
            </w:tcMar>
          </w:tcPr>
          <w:p w14:paraId="3B05DC77" w14:textId="77777777" w:rsidR="00187B38" w:rsidRDefault="00E12A47">
            <w:pPr>
              <w:spacing w:after="0"/>
              <w:jc w:val="center"/>
            </w:pPr>
            <w:r>
              <w:rPr>
                <w:noProof/>
              </w:rPr>
              <w:drawing>
                <wp:inline distT="0" distB="0" distL="0" distR="0" wp14:anchorId="2D44501F" wp14:editId="33FD2E5B">
                  <wp:extent cx="1367999" cy="1823999"/>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17_jpeg.jpg"/>
                          <pic:cNvPicPr/>
                        </pic:nvPicPr>
                        <pic:blipFill>
                          <a:blip r:embed="rId161" cstate="hqprint">
                            <a:extLst>
                              <a:ext uri="{28A0092B-C50C-407E-A947-70E740481C1C}">
                                <a14:useLocalDpi xmlns:a14="http://schemas.microsoft.com/office/drawing/2010/main"/>
                              </a:ext>
                            </a:extLst>
                          </a:blip>
                          <a:stretch>
                            <a:fillRect/>
                          </a:stretch>
                        </pic:blipFill>
                        <pic:spPr>
                          <a:xfrm>
                            <a:off x="0" y="0"/>
                            <a:ext cx="1367999" cy="1823999"/>
                          </a:xfrm>
                          <a:prstGeom prst="rect">
                            <a:avLst/>
                          </a:prstGeom>
                        </pic:spPr>
                      </pic:pic>
                    </a:graphicData>
                  </a:graphic>
                </wp:inline>
              </w:drawing>
            </w:r>
          </w:p>
        </w:tc>
        <w:tc>
          <w:tcPr>
            <w:tcW w:w="2296" w:type="dxa"/>
            <w:tcMar>
              <w:top w:w="40" w:type="dxa"/>
              <w:left w:w="40" w:type="dxa"/>
              <w:bottom w:w="40" w:type="dxa"/>
              <w:right w:w="40" w:type="dxa"/>
            </w:tcMar>
          </w:tcPr>
          <w:p w14:paraId="6AE793E0" w14:textId="77777777" w:rsidR="00187B38" w:rsidRDefault="00E12A47">
            <w:pPr>
              <w:spacing w:after="0"/>
              <w:jc w:val="center"/>
            </w:pPr>
            <w:r>
              <w:rPr>
                <w:noProof/>
              </w:rPr>
              <w:drawing>
                <wp:inline distT="0" distB="0" distL="0" distR="0" wp14:anchorId="2FA8B045" wp14:editId="28CF4E57">
                  <wp:extent cx="1367999" cy="1823999"/>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18_12_jpeg.jpg"/>
                          <pic:cNvPicPr/>
                        </pic:nvPicPr>
                        <pic:blipFill>
                          <a:blip r:embed="rId162" cstate="hqprint">
                            <a:extLst>
                              <a:ext uri="{28A0092B-C50C-407E-A947-70E740481C1C}">
                                <a14:useLocalDpi xmlns:a14="http://schemas.microsoft.com/office/drawing/2010/main"/>
                              </a:ext>
                            </a:extLst>
                          </a:blip>
                          <a:stretch>
                            <a:fillRect/>
                          </a:stretch>
                        </pic:blipFill>
                        <pic:spPr>
                          <a:xfrm>
                            <a:off x="0" y="0"/>
                            <a:ext cx="1367999" cy="1823999"/>
                          </a:xfrm>
                          <a:prstGeom prst="rect">
                            <a:avLst/>
                          </a:prstGeom>
                        </pic:spPr>
                      </pic:pic>
                    </a:graphicData>
                  </a:graphic>
                </wp:inline>
              </w:drawing>
            </w:r>
          </w:p>
        </w:tc>
        <w:tc>
          <w:tcPr>
            <w:tcW w:w="2296" w:type="dxa"/>
            <w:tcMar>
              <w:top w:w="40" w:type="dxa"/>
              <w:left w:w="40" w:type="dxa"/>
              <w:bottom w:w="40" w:type="dxa"/>
              <w:right w:w="40" w:type="dxa"/>
            </w:tcMar>
          </w:tcPr>
          <w:p w14:paraId="5120DFA0" w14:textId="77777777" w:rsidR="00187B38" w:rsidRDefault="00E12A47">
            <w:pPr>
              <w:spacing w:after="0"/>
              <w:jc w:val="center"/>
            </w:pPr>
            <w:r>
              <w:rPr>
                <w:noProof/>
              </w:rPr>
              <w:drawing>
                <wp:inline distT="0" distB="0" distL="0" distR="0" wp14:anchorId="2743EB4B" wp14:editId="12C84A19">
                  <wp:extent cx="1367999" cy="1823999"/>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18_2_jpeg.jpg"/>
                          <pic:cNvPicPr/>
                        </pic:nvPicPr>
                        <pic:blipFill>
                          <a:blip r:embed="rId163" cstate="hqprint">
                            <a:extLst>
                              <a:ext uri="{28A0092B-C50C-407E-A947-70E740481C1C}">
                                <a14:useLocalDpi xmlns:a14="http://schemas.microsoft.com/office/drawing/2010/main"/>
                              </a:ext>
                            </a:extLst>
                          </a:blip>
                          <a:stretch>
                            <a:fillRect/>
                          </a:stretch>
                        </pic:blipFill>
                        <pic:spPr>
                          <a:xfrm>
                            <a:off x="0" y="0"/>
                            <a:ext cx="1367999" cy="1823999"/>
                          </a:xfrm>
                          <a:prstGeom prst="rect">
                            <a:avLst/>
                          </a:prstGeom>
                        </pic:spPr>
                      </pic:pic>
                    </a:graphicData>
                  </a:graphic>
                </wp:inline>
              </w:drawing>
            </w:r>
          </w:p>
        </w:tc>
      </w:tr>
      <w:tr w:rsidR="00187B38" w14:paraId="5CE99B43" w14:textId="77777777">
        <w:trPr>
          <w:cantSplit/>
          <w:jc w:val="center"/>
        </w:trPr>
        <w:tc>
          <w:tcPr>
            <w:tcW w:w="2296" w:type="dxa"/>
            <w:tcMar>
              <w:top w:w="40" w:type="dxa"/>
              <w:left w:w="40" w:type="dxa"/>
              <w:bottom w:w="40" w:type="dxa"/>
              <w:right w:w="40" w:type="dxa"/>
            </w:tcMar>
          </w:tcPr>
          <w:p w14:paraId="49113F7C" w14:textId="77777777" w:rsidR="00187B38" w:rsidRDefault="00E12A47">
            <w:pPr>
              <w:spacing w:after="0"/>
              <w:jc w:val="center"/>
            </w:pPr>
            <w:r>
              <w:rPr>
                <w:noProof/>
              </w:rPr>
              <w:drawing>
                <wp:inline distT="0" distB="0" distL="0" distR="0" wp14:anchorId="52694E8B" wp14:editId="34AE037B">
                  <wp:extent cx="1367999" cy="1823999"/>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18_8_jpeg.jpg"/>
                          <pic:cNvPicPr/>
                        </pic:nvPicPr>
                        <pic:blipFill>
                          <a:blip r:embed="rId164" cstate="hqprint">
                            <a:extLst>
                              <a:ext uri="{28A0092B-C50C-407E-A947-70E740481C1C}">
                                <a14:useLocalDpi xmlns:a14="http://schemas.microsoft.com/office/drawing/2010/main"/>
                              </a:ext>
                            </a:extLst>
                          </a:blip>
                          <a:stretch>
                            <a:fillRect/>
                          </a:stretch>
                        </pic:blipFill>
                        <pic:spPr>
                          <a:xfrm>
                            <a:off x="0" y="0"/>
                            <a:ext cx="1367999" cy="1823999"/>
                          </a:xfrm>
                          <a:prstGeom prst="rect">
                            <a:avLst/>
                          </a:prstGeom>
                        </pic:spPr>
                      </pic:pic>
                    </a:graphicData>
                  </a:graphic>
                </wp:inline>
              </w:drawing>
            </w:r>
          </w:p>
        </w:tc>
        <w:tc>
          <w:tcPr>
            <w:tcW w:w="2296" w:type="dxa"/>
            <w:tcMar>
              <w:top w:w="40" w:type="dxa"/>
              <w:left w:w="40" w:type="dxa"/>
              <w:bottom w:w="40" w:type="dxa"/>
              <w:right w:w="40" w:type="dxa"/>
            </w:tcMar>
          </w:tcPr>
          <w:p w14:paraId="35BD62F8" w14:textId="77777777" w:rsidR="00187B38" w:rsidRDefault="00E12A47">
            <w:pPr>
              <w:spacing w:after="0"/>
              <w:jc w:val="center"/>
            </w:pPr>
            <w:r>
              <w:rPr>
                <w:noProof/>
              </w:rPr>
              <w:drawing>
                <wp:inline distT="0" distB="0" distL="0" distR="0" wp14:anchorId="1F4AFC6E" wp14:editId="1D53D8B9">
                  <wp:extent cx="1367999" cy="1823999"/>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18_9_jpeg.jpg"/>
                          <pic:cNvPicPr/>
                        </pic:nvPicPr>
                        <pic:blipFill>
                          <a:blip r:embed="rId165" cstate="hqprint">
                            <a:extLst>
                              <a:ext uri="{28A0092B-C50C-407E-A947-70E740481C1C}">
                                <a14:useLocalDpi xmlns:a14="http://schemas.microsoft.com/office/drawing/2010/main"/>
                              </a:ext>
                            </a:extLst>
                          </a:blip>
                          <a:stretch>
                            <a:fillRect/>
                          </a:stretch>
                        </pic:blipFill>
                        <pic:spPr>
                          <a:xfrm>
                            <a:off x="0" y="0"/>
                            <a:ext cx="1367999" cy="1823999"/>
                          </a:xfrm>
                          <a:prstGeom prst="rect">
                            <a:avLst/>
                          </a:prstGeom>
                        </pic:spPr>
                      </pic:pic>
                    </a:graphicData>
                  </a:graphic>
                </wp:inline>
              </w:drawing>
            </w:r>
          </w:p>
        </w:tc>
        <w:tc>
          <w:tcPr>
            <w:tcW w:w="2296" w:type="dxa"/>
            <w:tcMar>
              <w:top w:w="40" w:type="dxa"/>
              <w:left w:w="40" w:type="dxa"/>
              <w:bottom w:w="40" w:type="dxa"/>
              <w:right w:w="40" w:type="dxa"/>
            </w:tcMar>
          </w:tcPr>
          <w:p w14:paraId="3D8AA5A7" w14:textId="77777777" w:rsidR="00187B38" w:rsidRDefault="00E12A47">
            <w:pPr>
              <w:spacing w:after="0"/>
              <w:jc w:val="center"/>
            </w:pPr>
            <w:r>
              <w:rPr>
                <w:noProof/>
              </w:rPr>
              <w:drawing>
                <wp:inline distT="0" distB="0" distL="0" distR="0" wp14:anchorId="3BD14708" wp14:editId="5BEC8FC1">
                  <wp:extent cx="1367999" cy="1823999"/>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19_8_jpeg.jpg"/>
                          <pic:cNvPicPr/>
                        </pic:nvPicPr>
                        <pic:blipFill>
                          <a:blip r:embed="rId166" cstate="hqprint">
                            <a:extLst>
                              <a:ext uri="{28A0092B-C50C-407E-A947-70E740481C1C}">
                                <a14:useLocalDpi xmlns:a14="http://schemas.microsoft.com/office/drawing/2010/main"/>
                              </a:ext>
                            </a:extLst>
                          </a:blip>
                          <a:stretch>
                            <a:fillRect/>
                          </a:stretch>
                        </pic:blipFill>
                        <pic:spPr>
                          <a:xfrm>
                            <a:off x="0" y="0"/>
                            <a:ext cx="1367999" cy="1823999"/>
                          </a:xfrm>
                          <a:prstGeom prst="rect">
                            <a:avLst/>
                          </a:prstGeom>
                        </pic:spPr>
                      </pic:pic>
                    </a:graphicData>
                  </a:graphic>
                </wp:inline>
              </w:drawing>
            </w:r>
          </w:p>
        </w:tc>
        <w:tc>
          <w:tcPr>
            <w:tcW w:w="2296" w:type="dxa"/>
            <w:tcMar>
              <w:top w:w="40" w:type="dxa"/>
              <w:left w:w="40" w:type="dxa"/>
              <w:bottom w:w="40" w:type="dxa"/>
              <w:right w:w="40" w:type="dxa"/>
            </w:tcMar>
          </w:tcPr>
          <w:p w14:paraId="0B01BE2E" w14:textId="77777777" w:rsidR="00187B38" w:rsidRDefault="00E12A47">
            <w:pPr>
              <w:spacing w:after="0"/>
              <w:jc w:val="center"/>
            </w:pPr>
            <w:r>
              <w:rPr>
                <w:noProof/>
              </w:rPr>
              <w:drawing>
                <wp:inline distT="0" distB="0" distL="0" distR="0" wp14:anchorId="7718086F" wp14:editId="2D20BC82">
                  <wp:extent cx="1367999" cy="1823999"/>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19_jpeg.jpg"/>
                          <pic:cNvPicPr/>
                        </pic:nvPicPr>
                        <pic:blipFill>
                          <a:blip r:embed="rId167" cstate="hqprint">
                            <a:extLst>
                              <a:ext uri="{28A0092B-C50C-407E-A947-70E740481C1C}">
                                <a14:useLocalDpi xmlns:a14="http://schemas.microsoft.com/office/drawing/2010/main"/>
                              </a:ext>
                            </a:extLst>
                          </a:blip>
                          <a:stretch>
                            <a:fillRect/>
                          </a:stretch>
                        </pic:blipFill>
                        <pic:spPr>
                          <a:xfrm>
                            <a:off x="0" y="0"/>
                            <a:ext cx="1367999" cy="1823999"/>
                          </a:xfrm>
                          <a:prstGeom prst="rect">
                            <a:avLst/>
                          </a:prstGeom>
                        </pic:spPr>
                      </pic:pic>
                    </a:graphicData>
                  </a:graphic>
                </wp:inline>
              </w:drawing>
            </w:r>
          </w:p>
        </w:tc>
      </w:tr>
      <w:tr w:rsidR="00187B38" w14:paraId="1EDD55F7" w14:textId="77777777">
        <w:trPr>
          <w:cantSplit/>
          <w:jc w:val="center"/>
        </w:trPr>
        <w:tc>
          <w:tcPr>
            <w:tcW w:w="2296" w:type="dxa"/>
            <w:tcMar>
              <w:top w:w="40" w:type="dxa"/>
              <w:left w:w="40" w:type="dxa"/>
              <w:bottom w:w="40" w:type="dxa"/>
              <w:right w:w="40" w:type="dxa"/>
            </w:tcMar>
          </w:tcPr>
          <w:p w14:paraId="08F64E28" w14:textId="77777777" w:rsidR="00187B38" w:rsidRDefault="00E12A47">
            <w:pPr>
              <w:spacing w:after="0"/>
              <w:jc w:val="center"/>
            </w:pPr>
            <w:r>
              <w:rPr>
                <w:noProof/>
              </w:rPr>
              <w:drawing>
                <wp:inline distT="0" distB="0" distL="0" distR="0" wp14:anchorId="129A7016" wp14:editId="5F03BAC3">
                  <wp:extent cx="1367999" cy="1823999"/>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20_16_jpeg.jpg"/>
                          <pic:cNvPicPr/>
                        </pic:nvPicPr>
                        <pic:blipFill>
                          <a:blip r:embed="rId168" cstate="hqprint">
                            <a:extLst>
                              <a:ext uri="{28A0092B-C50C-407E-A947-70E740481C1C}">
                                <a14:useLocalDpi xmlns:a14="http://schemas.microsoft.com/office/drawing/2010/main"/>
                              </a:ext>
                            </a:extLst>
                          </a:blip>
                          <a:stretch>
                            <a:fillRect/>
                          </a:stretch>
                        </pic:blipFill>
                        <pic:spPr>
                          <a:xfrm>
                            <a:off x="0" y="0"/>
                            <a:ext cx="1367999" cy="1823999"/>
                          </a:xfrm>
                          <a:prstGeom prst="rect">
                            <a:avLst/>
                          </a:prstGeom>
                        </pic:spPr>
                      </pic:pic>
                    </a:graphicData>
                  </a:graphic>
                </wp:inline>
              </w:drawing>
            </w:r>
          </w:p>
        </w:tc>
        <w:tc>
          <w:tcPr>
            <w:tcW w:w="2296" w:type="dxa"/>
            <w:tcMar>
              <w:top w:w="40" w:type="dxa"/>
              <w:left w:w="40" w:type="dxa"/>
              <w:bottom w:w="40" w:type="dxa"/>
              <w:right w:w="40" w:type="dxa"/>
            </w:tcMar>
          </w:tcPr>
          <w:p w14:paraId="6C210ED3" w14:textId="77777777" w:rsidR="00187B38" w:rsidRDefault="00E12A47">
            <w:pPr>
              <w:spacing w:after="0"/>
              <w:jc w:val="center"/>
            </w:pPr>
            <w:r>
              <w:rPr>
                <w:noProof/>
              </w:rPr>
              <w:drawing>
                <wp:inline distT="0" distB="0" distL="0" distR="0" wp14:anchorId="01248FFA" wp14:editId="05D1DC79">
                  <wp:extent cx="1367999" cy="1823999"/>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20_3_jpeg.jpg"/>
                          <pic:cNvPicPr/>
                        </pic:nvPicPr>
                        <pic:blipFill>
                          <a:blip r:embed="rId169" cstate="hqprint">
                            <a:extLst>
                              <a:ext uri="{28A0092B-C50C-407E-A947-70E740481C1C}">
                                <a14:useLocalDpi xmlns:a14="http://schemas.microsoft.com/office/drawing/2010/main"/>
                              </a:ext>
                            </a:extLst>
                          </a:blip>
                          <a:stretch>
                            <a:fillRect/>
                          </a:stretch>
                        </pic:blipFill>
                        <pic:spPr>
                          <a:xfrm>
                            <a:off x="0" y="0"/>
                            <a:ext cx="1367999" cy="1823999"/>
                          </a:xfrm>
                          <a:prstGeom prst="rect">
                            <a:avLst/>
                          </a:prstGeom>
                        </pic:spPr>
                      </pic:pic>
                    </a:graphicData>
                  </a:graphic>
                </wp:inline>
              </w:drawing>
            </w:r>
          </w:p>
        </w:tc>
        <w:tc>
          <w:tcPr>
            <w:tcW w:w="2296" w:type="dxa"/>
            <w:tcMar>
              <w:top w:w="40" w:type="dxa"/>
              <w:left w:w="40" w:type="dxa"/>
              <w:bottom w:w="40" w:type="dxa"/>
              <w:right w:w="40" w:type="dxa"/>
            </w:tcMar>
          </w:tcPr>
          <w:p w14:paraId="4B429AA1" w14:textId="77777777" w:rsidR="00187B38" w:rsidRDefault="00E12A47">
            <w:pPr>
              <w:spacing w:after="0"/>
              <w:jc w:val="center"/>
            </w:pPr>
            <w:r>
              <w:rPr>
                <w:noProof/>
              </w:rPr>
              <w:drawing>
                <wp:inline distT="0" distB="0" distL="0" distR="0" wp14:anchorId="7FAFE27D" wp14:editId="039853C2">
                  <wp:extent cx="1367999" cy="1823999"/>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20_4_jpeg.jpg"/>
                          <pic:cNvPicPr/>
                        </pic:nvPicPr>
                        <pic:blipFill>
                          <a:blip r:embed="rId170" cstate="hqprint">
                            <a:extLst>
                              <a:ext uri="{28A0092B-C50C-407E-A947-70E740481C1C}">
                                <a14:useLocalDpi xmlns:a14="http://schemas.microsoft.com/office/drawing/2010/main"/>
                              </a:ext>
                            </a:extLst>
                          </a:blip>
                          <a:stretch>
                            <a:fillRect/>
                          </a:stretch>
                        </pic:blipFill>
                        <pic:spPr>
                          <a:xfrm>
                            <a:off x="0" y="0"/>
                            <a:ext cx="1367999" cy="1823999"/>
                          </a:xfrm>
                          <a:prstGeom prst="rect">
                            <a:avLst/>
                          </a:prstGeom>
                        </pic:spPr>
                      </pic:pic>
                    </a:graphicData>
                  </a:graphic>
                </wp:inline>
              </w:drawing>
            </w:r>
          </w:p>
        </w:tc>
        <w:tc>
          <w:tcPr>
            <w:tcW w:w="2296" w:type="dxa"/>
            <w:tcMar>
              <w:top w:w="40" w:type="dxa"/>
              <w:left w:w="40" w:type="dxa"/>
              <w:bottom w:w="40" w:type="dxa"/>
              <w:right w:w="40" w:type="dxa"/>
            </w:tcMar>
          </w:tcPr>
          <w:p w14:paraId="5532F492" w14:textId="77777777" w:rsidR="00187B38" w:rsidRDefault="00E12A47">
            <w:pPr>
              <w:spacing w:after="0"/>
              <w:jc w:val="center"/>
            </w:pPr>
            <w:r>
              <w:rPr>
                <w:noProof/>
              </w:rPr>
              <w:drawing>
                <wp:inline distT="0" distB="0" distL="0" distR="0" wp14:anchorId="667C2177" wp14:editId="3B353754">
                  <wp:extent cx="1367999" cy="1823999"/>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20_7_jpeg.jpg"/>
                          <pic:cNvPicPr/>
                        </pic:nvPicPr>
                        <pic:blipFill>
                          <a:blip r:embed="rId171" cstate="hqprint">
                            <a:extLst>
                              <a:ext uri="{28A0092B-C50C-407E-A947-70E740481C1C}">
                                <a14:useLocalDpi xmlns:a14="http://schemas.microsoft.com/office/drawing/2010/main"/>
                              </a:ext>
                            </a:extLst>
                          </a:blip>
                          <a:stretch>
                            <a:fillRect/>
                          </a:stretch>
                        </pic:blipFill>
                        <pic:spPr>
                          <a:xfrm>
                            <a:off x="0" y="0"/>
                            <a:ext cx="1367999" cy="1823999"/>
                          </a:xfrm>
                          <a:prstGeom prst="rect">
                            <a:avLst/>
                          </a:prstGeom>
                        </pic:spPr>
                      </pic:pic>
                    </a:graphicData>
                  </a:graphic>
                </wp:inline>
              </w:drawing>
            </w:r>
          </w:p>
        </w:tc>
      </w:tr>
      <w:tr w:rsidR="00187B38" w14:paraId="7861CD4E" w14:textId="77777777">
        <w:trPr>
          <w:cantSplit/>
          <w:jc w:val="center"/>
        </w:trPr>
        <w:tc>
          <w:tcPr>
            <w:tcW w:w="2296" w:type="dxa"/>
            <w:tcMar>
              <w:top w:w="40" w:type="dxa"/>
              <w:left w:w="40" w:type="dxa"/>
              <w:bottom w:w="40" w:type="dxa"/>
              <w:right w:w="40" w:type="dxa"/>
            </w:tcMar>
          </w:tcPr>
          <w:p w14:paraId="2C379ECD" w14:textId="77777777" w:rsidR="00187B38" w:rsidRDefault="00E12A47">
            <w:pPr>
              <w:spacing w:after="0"/>
              <w:jc w:val="center"/>
            </w:pPr>
            <w:r>
              <w:rPr>
                <w:noProof/>
              </w:rPr>
              <w:drawing>
                <wp:inline distT="0" distB="0" distL="0" distR="0" wp14:anchorId="439C5FAD" wp14:editId="05738154">
                  <wp:extent cx="1367999" cy="1823999"/>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21_1_jpeg.jpg"/>
                          <pic:cNvPicPr/>
                        </pic:nvPicPr>
                        <pic:blipFill>
                          <a:blip r:embed="rId172" cstate="hqprint">
                            <a:extLst>
                              <a:ext uri="{28A0092B-C50C-407E-A947-70E740481C1C}">
                                <a14:useLocalDpi xmlns:a14="http://schemas.microsoft.com/office/drawing/2010/main"/>
                              </a:ext>
                            </a:extLst>
                          </a:blip>
                          <a:stretch>
                            <a:fillRect/>
                          </a:stretch>
                        </pic:blipFill>
                        <pic:spPr>
                          <a:xfrm>
                            <a:off x="0" y="0"/>
                            <a:ext cx="1367999" cy="1823999"/>
                          </a:xfrm>
                          <a:prstGeom prst="rect">
                            <a:avLst/>
                          </a:prstGeom>
                        </pic:spPr>
                      </pic:pic>
                    </a:graphicData>
                  </a:graphic>
                </wp:inline>
              </w:drawing>
            </w:r>
          </w:p>
        </w:tc>
        <w:tc>
          <w:tcPr>
            <w:tcW w:w="2296" w:type="dxa"/>
            <w:tcMar>
              <w:top w:w="40" w:type="dxa"/>
              <w:left w:w="40" w:type="dxa"/>
              <w:bottom w:w="40" w:type="dxa"/>
              <w:right w:w="40" w:type="dxa"/>
            </w:tcMar>
          </w:tcPr>
          <w:p w14:paraId="6CD3EF8B" w14:textId="77777777" w:rsidR="00187B38" w:rsidRDefault="00E12A47">
            <w:pPr>
              <w:spacing w:after="0"/>
              <w:jc w:val="center"/>
            </w:pPr>
            <w:r>
              <w:rPr>
                <w:noProof/>
              </w:rPr>
              <w:drawing>
                <wp:inline distT="0" distB="0" distL="0" distR="0" wp14:anchorId="24C0FD22" wp14:editId="456316EE">
                  <wp:extent cx="1367999" cy="1823999"/>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_Image_2026_07_23_at_21_52_21_jpeg.jpg"/>
                          <pic:cNvPicPr/>
                        </pic:nvPicPr>
                        <pic:blipFill>
                          <a:blip r:embed="rId173" cstate="hqprint">
                            <a:extLst>
                              <a:ext uri="{28A0092B-C50C-407E-A947-70E740481C1C}">
                                <a14:useLocalDpi xmlns:a14="http://schemas.microsoft.com/office/drawing/2010/main"/>
                              </a:ext>
                            </a:extLst>
                          </a:blip>
                          <a:stretch>
                            <a:fillRect/>
                          </a:stretch>
                        </pic:blipFill>
                        <pic:spPr>
                          <a:xfrm>
                            <a:off x="0" y="0"/>
                            <a:ext cx="1367999" cy="1823999"/>
                          </a:xfrm>
                          <a:prstGeom prst="rect">
                            <a:avLst/>
                          </a:prstGeom>
                        </pic:spPr>
                      </pic:pic>
                    </a:graphicData>
                  </a:graphic>
                </wp:inline>
              </w:drawing>
            </w:r>
          </w:p>
        </w:tc>
        <w:tc>
          <w:tcPr>
            <w:tcW w:w="2296" w:type="dxa"/>
          </w:tcPr>
          <w:p w14:paraId="199995DE" w14:textId="77777777" w:rsidR="00187B38" w:rsidRDefault="00187B38"/>
        </w:tc>
        <w:tc>
          <w:tcPr>
            <w:tcW w:w="2296" w:type="dxa"/>
          </w:tcPr>
          <w:p w14:paraId="34172E8E" w14:textId="77777777" w:rsidR="00187B38" w:rsidRDefault="00187B38"/>
        </w:tc>
      </w:tr>
    </w:tbl>
    <w:p w14:paraId="5B0E33BA" w14:textId="77777777" w:rsidR="00187B38" w:rsidRDefault="00187B38"/>
    <w:p w14:paraId="4AE3534A" w14:textId="77777777" w:rsidR="00187B38" w:rsidRDefault="00E12A47">
      <w:r>
        <w:br w:type="page"/>
      </w:r>
    </w:p>
    <w:p w14:paraId="0DFF2D3B" w14:textId="77777777" w:rsidR="00187B38" w:rsidRDefault="00E12A47">
      <w:pPr>
        <w:spacing w:before="960" w:after="120"/>
        <w:jc w:val="center"/>
      </w:pPr>
      <w:r>
        <w:rPr>
          <w:noProof/>
        </w:rPr>
        <w:lastRenderedPageBreak/>
        <w:drawing>
          <wp:inline distT="0" distB="0" distL="0" distR="0" wp14:anchorId="32D4E3FC" wp14:editId="16660219">
            <wp:extent cx="6273479" cy="7917672"/>
            <wp:effectExtent l="0" t="0" r="63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isslight.png"/>
                    <pic:cNvPicPr/>
                  </pic:nvPicPr>
                  <pic:blipFill>
                    <a:blip r:embed="rId174"/>
                    <a:stretch>
                      <a:fillRect/>
                    </a:stretch>
                  </pic:blipFill>
                  <pic:spPr>
                    <a:xfrm>
                      <a:off x="0" y="0"/>
                      <a:ext cx="6303098" cy="7955054"/>
                    </a:xfrm>
                    <a:prstGeom prst="rect">
                      <a:avLst/>
                    </a:prstGeom>
                  </pic:spPr>
                </pic:pic>
              </a:graphicData>
            </a:graphic>
          </wp:inline>
        </w:drawing>
      </w:r>
    </w:p>
    <w:p w14:paraId="1176E0C4" w14:textId="77777777" w:rsidR="00187B38" w:rsidRDefault="00E12A47">
      <w:r>
        <w:br w:type="page"/>
      </w:r>
    </w:p>
    <w:p w14:paraId="189978C0" w14:textId="77777777" w:rsidR="00187B38" w:rsidRDefault="00E12A47">
      <w:pPr>
        <w:pStyle w:val="berschrift1"/>
        <w:shd w:val="clear" w:color="E63124" w:fill="E63124"/>
        <w:spacing w:before="120" w:after="120"/>
      </w:pPr>
      <w:r>
        <w:rPr>
          <w:rFonts w:ascii="Inter" w:eastAsia="Inter" w:hAnsi="Inter" w:cs="Inter"/>
          <w:caps/>
          <w:color w:val="FFFFFF"/>
          <w:spacing w:val="20"/>
          <w:sz w:val="42"/>
        </w:rPr>
        <w:lastRenderedPageBreak/>
        <w:t xml:space="preserve"> </w:t>
      </w:r>
      <w:bookmarkStart w:id="62" w:name="_Toc235833792"/>
      <w:r>
        <w:rPr>
          <w:rFonts w:ascii="Inter" w:eastAsia="Inter" w:hAnsi="Inter" w:cs="Inter"/>
          <w:caps/>
          <w:color w:val="FFFFFF"/>
          <w:spacing w:val="20"/>
          <w:sz w:val="42"/>
        </w:rPr>
        <w:t>Fussballschule</w:t>
      </w:r>
      <w:bookmarkEnd w:id="62"/>
    </w:p>
    <w:p w14:paraId="52BA2468" w14:textId="77777777" w:rsidR="00187B38" w:rsidRDefault="00187B38">
      <w:pPr>
        <w:spacing w:after="160"/>
      </w:pPr>
    </w:p>
    <w:p w14:paraId="4A138EA2" w14:textId="77777777" w:rsidR="00187B38" w:rsidRDefault="00E12A47">
      <w:pPr>
        <w:spacing w:before="120" w:after="120"/>
        <w:jc w:val="center"/>
      </w:pPr>
      <w:r>
        <w:rPr>
          <w:noProof/>
        </w:rPr>
        <w:drawing>
          <wp:inline distT="0" distB="0" distL="0" distR="0" wp14:anchorId="6EF1E982" wp14:editId="229A489C">
            <wp:extent cx="5855026" cy="8306929"/>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ssballschule-herbst26.png"/>
                    <pic:cNvPicPr/>
                  </pic:nvPicPr>
                  <pic:blipFill>
                    <a:blip r:embed="rId175"/>
                    <a:stretch>
                      <a:fillRect/>
                    </a:stretch>
                  </pic:blipFill>
                  <pic:spPr>
                    <a:xfrm>
                      <a:off x="0" y="0"/>
                      <a:ext cx="5855374" cy="8307423"/>
                    </a:xfrm>
                    <a:prstGeom prst="rect">
                      <a:avLst/>
                    </a:prstGeom>
                  </pic:spPr>
                </pic:pic>
              </a:graphicData>
            </a:graphic>
          </wp:inline>
        </w:drawing>
      </w:r>
    </w:p>
    <w:p w14:paraId="6B53C96C" w14:textId="77777777" w:rsidR="00187B38" w:rsidRDefault="00E12A47" w:rsidP="00CE05E4">
      <w:r>
        <w:rPr>
          <w:noProof/>
        </w:rPr>
        <w:lastRenderedPageBreak/>
        <w:drawing>
          <wp:inline distT="0" distB="0" distL="0" distR="0" wp14:anchorId="52FE9AB2" wp14:editId="0C81724A">
            <wp:extent cx="5962917" cy="8460000"/>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nuppertraining-herbst26.png"/>
                    <pic:cNvPicPr/>
                  </pic:nvPicPr>
                  <pic:blipFill>
                    <a:blip r:embed="rId176"/>
                    <a:stretch>
                      <a:fillRect/>
                    </a:stretch>
                  </pic:blipFill>
                  <pic:spPr>
                    <a:xfrm>
                      <a:off x="0" y="0"/>
                      <a:ext cx="5962917" cy="8460000"/>
                    </a:xfrm>
                    <a:prstGeom prst="rect">
                      <a:avLst/>
                    </a:prstGeom>
                  </pic:spPr>
                </pic:pic>
              </a:graphicData>
            </a:graphic>
          </wp:inline>
        </w:drawing>
      </w:r>
    </w:p>
    <w:p w14:paraId="086315A5" w14:textId="77777777" w:rsidR="00187B38" w:rsidRDefault="00E12A47">
      <w:r>
        <w:br w:type="page"/>
      </w:r>
    </w:p>
    <w:p w14:paraId="5C421383" w14:textId="77777777" w:rsidR="00187B38" w:rsidRDefault="00E12A47">
      <w:pPr>
        <w:pStyle w:val="berschrift1"/>
        <w:shd w:val="clear" w:color="E63124" w:fill="E63124"/>
        <w:spacing w:before="120" w:after="120"/>
      </w:pPr>
      <w:r>
        <w:rPr>
          <w:rFonts w:ascii="Inter" w:eastAsia="Inter" w:hAnsi="Inter" w:cs="Inter"/>
          <w:caps/>
          <w:color w:val="FFFFFF"/>
          <w:spacing w:val="20"/>
          <w:sz w:val="42"/>
        </w:rPr>
        <w:lastRenderedPageBreak/>
        <w:t xml:space="preserve"> </w:t>
      </w:r>
      <w:bookmarkStart w:id="63" w:name="_Toc235833793"/>
      <w:r>
        <w:rPr>
          <w:rFonts w:ascii="Inter" w:eastAsia="Inter" w:hAnsi="Inter" w:cs="Inter"/>
          <w:caps/>
          <w:color w:val="FFFFFF"/>
          <w:spacing w:val="20"/>
          <w:sz w:val="42"/>
        </w:rPr>
        <w:t>Trainer gesucht</w:t>
      </w:r>
      <w:bookmarkEnd w:id="63"/>
    </w:p>
    <w:p w14:paraId="6DF367BF" w14:textId="77777777" w:rsidR="00187B38" w:rsidRDefault="00187B38">
      <w:pPr>
        <w:spacing w:after="160"/>
      </w:pPr>
    </w:p>
    <w:p w14:paraId="2DDFFE74" w14:textId="77777777" w:rsidR="00187B38" w:rsidRDefault="00E12A47">
      <w:pPr>
        <w:spacing w:before="120" w:after="120"/>
        <w:jc w:val="center"/>
      </w:pPr>
      <w:r>
        <w:rPr>
          <w:noProof/>
        </w:rPr>
        <w:drawing>
          <wp:inline distT="0" distB="0" distL="0" distR="0" wp14:anchorId="5D0A2945" wp14:editId="22B33655">
            <wp:extent cx="5781325" cy="8206450"/>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er-gesucht-flyer.png"/>
                    <pic:cNvPicPr/>
                  </pic:nvPicPr>
                  <pic:blipFill>
                    <a:blip r:embed="rId177"/>
                    <a:stretch>
                      <a:fillRect/>
                    </a:stretch>
                  </pic:blipFill>
                  <pic:spPr>
                    <a:xfrm>
                      <a:off x="0" y="0"/>
                      <a:ext cx="5796031" cy="8227324"/>
                    </a:xfrm>
                    <a:prstGeom prst="rect">
                      <a:avLst/>
                    </a:prstGeom>
                  </pic:spPr>
                </pic:pic>
              </a:graphicData>
            </a:graphic>
          </wp:inline>
        </w:drawing>
      </w:r>
    </w:p>
    <w:p w14:paraId="0531698F" w14:textId="77777777" w:rsidR="00187B38" w:rsidRDefault="00E12A47" w:rsidP="00CE05E4">
      <w:r>
        <w:br w:type="page"/>
      </w:r>
      <w:r>
        <w:rPr>
          <w:noProof/>
        </w:rPr>
        <w:lastRenderedPageBreak/>
        <w:drawing>
          <wp:inline distT="0" distB="0" distL="0" distR="0" wp14:anchorId="076E5D4B" wp14:editId="2FFDC364">
            <wp:extent cx="5834012" cy="8280000"/>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oser.png"/>
                    <pic:cNvPicPr/>
                  </pic:nvPicPr>
                  <pic:blipFill>
                    <a:blip r:embed="rId178"/>
                    <a:stretch>
                      <a:fillRect/>
                    </a:stretch>
                  </pic:blipFill>
                  <pic:spPr>
                    <a:xfrm>
                      <a:off x="0" y="0"/>
                      <a:ext cx="5834012" cy="8280000"/>
                    </a:xfrm>
                    <a:prstGeom prst="rect">
                      <a:avLst/>
                    </a:prstGeom>
                  </pic:spPr>
                </pic:pic>
              </a:graphicData>
            </a:graphic>
          </wp:inline>
        </w:drawing>
      </w:r>
    </w:p>
    <w:p w14:paraId="53AB3604" w14:textId="77777777" w:rsidR="00187B38" w:rsidRPr="007159AE" w:rsidRDefault="00E12A47">
      <w:pPr>
        <w:rPr>
          <w:lang w:val="de-CH"/>
        </w:rPr>
      </w:pPr>
      <w:r w:rsidRPr="007159AE">
        <w:rPr>
          <w:lang w:val="de-CH"/>
        </w:rPr>
        <w:br w:type="page"/>
      </w:r>
    </w:p>
    <w:p w14:paraId="6A441197" w14:textId="77777777" w:rsidR="00B215BF" w:rsidRPr="007159AE" w:rsidRDefault="00B215BF">
      <w:pPr>
        <w:jc w:val="right"/>
        <w:rPr>
          <w:lang w:val="de-CH"/>
        </w:rPr>
      </w:pPr>
    </w:p>
    <w:p w14:paraId="5063BB66" w14:textId="77777777" w:rsidR="00B215BF" w:rsidRPr="007159AE" w:rsidRDefault="00B215BF">
      <w:pPr>
        <w:jc w:val="right"/>
        <w:rPr>
          <w:lang w:val="de-CH"/>
        </w:rPr>
      </w:pPr>
    </w:p>
    <w:p w14:paraId="1D192753" w14:textId="77777777" w:rsidR="00187B38" w:rsidRDefault="00E12A47">
      <w:pPr>
        <w:jc w:val="right"/>
      </w:pPr>
      <w:r>
        <w:rPr>
          <w:noProof/>
        </w:rPr>
        <w:drawing>
          <wp:inline distT="0" distB="0" distL="0" distR="0" wp14:anchorId="353D8F32" wp14:editId="6F8A6801">
            <wp:extent cx="2564695" cy="1342190"/>
            <wp:effectExtent l="0" t="0" r="1270" b="4445"/>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post.png"/>
                    <pic:cNvPicPr/>
                  </pic:nvPicPr>
                  <pic:blipFill>
                    <a:blip r:embed="rId179"/>
                    <a:stretch>
                      <a:fillRect/>
                    </a:stretch>
                  </pic:blipFill>
                  <pic:spPr>
                    <a:xfrm>
                      <a:off x="0" y="0"/>
                      <a:ext cx="2618250" cy="1370217"/>
                    </a:xfrm>
                    <a:prstGeom prst="rect">
                      <a:avLst/>
                    </a:prstGeom>
                  </pic:spPr>
                </pic:pic>
              </a:graphicData>
            </a:graphic>
          </wp:inline>
        </w:drawing>
      </w:r>
    </w:p>
    <w:p w14:paraId="69066AE0" w14:textId="77777777" w:rsidR="00187B38" w:rsidRDefault="00E12A47">
      <w:pPr>
        <w:spacing w:before="2800" w:after="120"/>
        <w:jc w:val="center"/>
      </w:pPr>
      <w:r>
        <w:rPr>
          <w:noProof/>
        </w:rPr>
        <w:drawing>
          <wp:inline distT="0" distB="0" distL="0" distR="0" wp14:anchorId="6829CE5E" wp14:editId="1968F325">
            <wp:extent cx="6205174" cy="1805650"/>
            <wp:effectExtent l="0" t="0" r="5715"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rnertor.png"/>
                    <pic:cNvPicPr/>
                  </pic:nvPicPr>
                  <pic:blipFill>
                    <a:blip r:embed="rId180"/>
                    <a:stretch>
                      <a:fillRect/>
                    </a:stretch>
                  </pic:blipFill>
                  <pic:spPr>
                    <a:xfrm>
                      <a:off x="0" y="0"/>
                      <a:ext cx="6249871" cy="1818656"/>
                    </a:xfrm>
                    <a:prstGeom prst="rect">
                      <a:avLst/>
                    </a:prstGeom>
                  </pic:spPr>
                </pic:pic>
              </a:graphicData>
            </a:graphic>
          </wp:inline>
        </w:drawing>
      </w:r>
    </w:p>
    <w:sectPr w:rsidR="00187B38" w:rsidSect="00034616">
      <w:headerReference w:type="default" r:id="rId181"/>
      <w:footerReference w:type="default" r:id="rId182"/>
      <w:pgSz w:w="11906" w:h="16838"/>
      <w:pgMar w:top="1134" w:right="1020" w:bottom="1134"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80D8683" w14:textId="77777777" w:rsidR="00D85617" w:rsidRDefault="00D85617">
      <w:pPr>
        <w:spacing w:after="0" w:line="240" w:lineRule="auto"/>
      </w:pPr>
      <w:r>
        <w:separator/>
      </w:r>
    </w:p>
  </w:endnote>
  <w:endnote w:type="continuationSeparator" w:id="0">
    <w:p w14:paraId="08E4ACC7" w14:textId="77777777" w:rsidR="00D85617" w:rsidRDefault="00D856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nter">
    <w:altName w:val="Calibri"/>
    <w:panose1 w:val="02000503000000020004"/>
    <w:charset w:val="00"/>
    <w:family w:val="auto"/>
    <w:pitch w:val="variable"/>
    <w:sig w:usb0="E0000AFF" w:usb1="5200A1FF" w:usb2="00000021"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pple Braille">
    <w:altName w:val="Segoe UI Symbol"/>
    <w:panose1 w:val="05000000000000000000"/>
    <w:charset w:val="00"/>
    <w:family w:val="decorative"/>
    <w:pitch w:val="variable"/>
    <w:sig w:usb0="80000043" w:usb1="00000000"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60F2A4" w14:textId="77777777" w:rsidR="00CC20F7" w:rsidRDefault="00CC20F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AAF303" w14:textId="77777777" w:rsidR="00CC20F7" w:rsidRDefault="00CC20F7">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3EEB03" w14:textId="77777777" w:rsidR="00CC20F7" w:rsidRDefault="00CC20F7">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8E3793" w14:textId="77777777" w:rsidR="00187B38" w:rsidRDefault="00E12A47">
    <w:pPr>
      <w:pBdr>
        <w:top w:val="single" w:sz="12" w:space="4" w:color="E63124"/>
      </w:pBdr>
      <w:jc w:val="center"/>
    </w:pPr>
    <w:r>
      <w:rPr>
        <w:b/>
        <w:caps/>
        <w:color w:val="52575E"/>
        <w:spacing w:val="20"/>
        <w:sz w:val="16"/>
      </w:rPr>
      <w:t>FCS-Zyt</w:t>
    </w:r>
    <w:r w:rsidR="00B215BF">
      <w:rPr>
        <w:b/>
        <w:caps/>
        <w:color w:val="52575E"/>
        <w:spacing w:val="20"/>
        <w:sz w:val="16"/>
      </w:rPr>
      <w:t>T</w:t>
    </w:r>
    <w:r>
      <w:rPr>
        <w:b/>
        <w:caps/>
        <w:color w:val="52575E"/>
        <w:spacing w:val="20"/>
        <w:sz w:val="16"/>
      </w:rPr>
      <w:t xml:space="preserve">ig · Sommer 2026 · Seite </w:t>
    </w:r>
    <w:r>
      <w:fldChar w:fldCharType="begin"/>
    </w:r>
    <w:r>
      <w:instrText>PAGE</w:instrText>
    </w:r>
    <w:r>
      <w:fldChar w:fldCharType="separate"/>
    </w:r>
    <w:r w:rsidR="00F66D2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B892D9E" w14:textId="77777777" w:rsidR="00D85617" w:rsidRDefault="00D85617">
      <w:pPr>
        <w:spacing w:after="0" w:line="240" w:lineRule="auto"/>
      </w:pPr>
      <w:r>
        <w:separator/>
      </w:r>
    </w:p>
  </w:footnote>
  <w:footnote w:type="continuationSeparator" w:id="0">
    <w:p w14:paraId="2FD8C1B7" w14:textId="77777777" w:rsidR="00D85617" w:rsidRDefault="00D856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AD35C4" w14:textId="77777777" w:rsidR="00CE05E4" w:rsidRDefault="00CE05E4" w:rsidP="00CE05E4">
    <w:pPr>
      <w:pStyle w:val="Kopfzeile"/>
      <w:jc w:val="right"/>
    </w:pPr>
  </w:p>
  <w:p w14:paraId="05F49B9D" w14:textId="77777777" w:rsidR="00CC20F7" w:rsidRDefault="00CC20F7" w:rsidP="00CE05E4">
    <w:pPr>
      <w:pStyle w:val="Kopfzeile"/>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53AD66" w14:textId="77777777" w:rsidR="00CE05E4" w:rsidRDefault="00CE05E4" w:rsidP="00CE05E4">
    <w:pPr>
      <w:pStyle w:val="Kopfzeile"/>
      <w:jc w:val="right"/>
    </w:pPr>
  </w:p>
  <w:p w14:paraId="422FFA8C" w14:textId="77777777" w:rsidR="00CC20F7" w:rsidRDefault="00CC20F7">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B02ED4" w14:textId="77777777" w:rsidR="00CE05E4" w:rsidRDefault="00CE05E4" w:rsidP="00CE05E4">
    <w:pPr>
      <w:pStyle w:val="Kopfzeile"/>
      <w:jc w:val="right"/>
    </w:pPr>
  </w:p>
  <w:p w14:paraId="6F015993" w14:textId="77777777" w:rsidR="00CC20F7" w:rsidRDefault="00CC20F7" w:rsidP="00CE05E4">
    <w:pPr>
      <w:pStyle w:val="Kopfzeile"/>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Look w:val="04A0" w:firstRow="1" w:lastRow="0" w:firstColumn="1" w:lastColumn="0" w:noHBand="0" w:noVBand="1"/>
    </w:tblPr>
    <w:tblGrid>
      <w:gridCol w:w="8580"/>
    </w:tblGrid>
    <w:tr w:rsidR="003543E4" w:rsidRPr="007159AE" w14:paraId="38391F0F" w14:textId="77777777" w:rsidTr="00103760">
      <w:tc>
        <w:tcPr>
          <w:tcW w:w="8580" w:type="dxa"/>
          <w:shd w:val="clear" w:color="000000" w:fill="000000"/>
          <w:tcMar>
            <w:top w:w="80" w:type="dxa"/>
            <w:left w:w="160" w:type="dxa"/>
            <w:bottom w:w="80" w:type="dxa"/>
            <w:right w:w="160" w:type="dxa"/>
          </w:tcMar>
        </w:tcPr>
        <w:p w14:paraId="6A4A1CA0" w14:textId="77777777" w:rsidR="003543E4" w:rsidRPr="007159AE" w:rsidRDefault="003543E4" w:rsidP="00103760">
          <w:pPr>
            <w:tabs>
              <w:tab w:val="right" w:pos="8180"/>
            </w:tabs>
            <w:spacing w:after="0"/>
            <w:jc w:val="both"/>
            <w:rPr>
              <w:lang w:val="de-CH"/>
            </w:rPr>
          </w:pPr>
          <w:r w:rsidRPr="007159AE">
            <w:rPr>
              <w:b/>
              <w:color w:val="FFFFFF"/>
              <w:spacing w:val="30"/>
              <w:sz w:val="26"/>
              <w:lang w:val="de-CH"/>
            </w:rPr>
            <w:t>FCS-ZY</w:t>
          </w:r>
          <w:r w:rsidR="00B215BF" w:rsidRPr="007159AE">
            <w:rPr>
              <w:b/>
              <w:color w:val="FFFFFF"/>
              <w:spacing w:val="30"/>
              <w:sz w:val="26"/>
              <w:lang w:val="de-CH"/>
            </w:rPr>
            <w:t>T</w:t>
          </w:r>
          <w:r w:rsidRPr="007159AE">
            <w:rPr>
              <w:b/>
              <w:color w:val="FFFFFF"/>
              <w:spacing w:val="30"/>
              <w:sz w:val="26"/>
              <w:lang w:val="de-CH"/>
            </w:rPr>
            <w:t>TIG</w:t>
          </w:r>
          <w:r w:rsidRPr="007159AE">
            <w:rPr>
              <w:b/>
              <w:color w:val="FFFFFF"/>
              <w:spacing w:val="25"/>
              <w:sz w:val="16"/>
              <w:lang w:val="de-CH"/>
            </w:rPr>
            <w:tab/>
            <w:t>SOMMER 2026 · FC SCHATTDORF</w:t>
          </w:r>
        </w:p>
      </w:tc>
    </w:tr>
  </w:tbl>
  <w:p w14:paraId="026962BC" w14:textId="77777777" w:rsidR="003543E4" w:rsidRDefault="003543E4" w:rsidP="00CE05E4">
    <w:pPr>
      <w:shd w:val="clear" w:color="C1121F" w:fill="C1121F"/>
      <w:spacing w:after="0" w:line="60" w:lineRule="exact"/>
      <w:ind w:right="1280"/>
      <w:jc w:val="right"/>
    </w:pPr>
    <w:r>
      <w:rPr>
        <w:noProof/>
      </w:rPr>
      <w:drawing>
        <wp:anchor distT="0" distB="0" distL="0" distR="0" simplePos="0" relativeHeight="251663360" behindDoc="0" locked="0" layoutInCell="1" allowOverlap="1" wp14:anchorId="350FE9B0" wp14:editId="3E84DE41">
          <wp:simplePos x="0" y="0"/>
          <wp:positionH relativeFrom="page">
            <wp:posOffset>6350000</wp:posOffset>
          </wp:positionH>
          <wp:positionV relativeFrom="page">
            <wp:posOffset>279400</wp:posOffset>
          </wp:positionV>
          <wp:extent cx="660400" cy="520700"/>
          <wp:effectExtent l="0" t="0" r="0" b="0"/>
          <wp:wrapNone/>
          <wp:docPr id="9001" name="FCS-Logo"/>
          <wp:cNvGraphicFramePr/>
          <a:graphic xmlns:a="http://schemas.openxmlformats.org/drawingml/2006/main">
            <a:graphicData uri="http://schemas.openxmlformats.org/drawingml/2006/picture">
              <pic:pic xmlns:pic="http://schemas.openxmlformats.org/drawingml/2006/picture">
                <pic:nvPicPr>
                  <pic:cNvPr id="9001" name="FCS-Logo"/>
                  <pic:cNvPicPr/>
                </pic:nvPicPr>
                <pic:blipFill>
                  <a:blip r:embed="rId1"/>
                  <a:stretch>
                    <a:fillRect/>
                  </a:stretch>
                </pic:blipFill>
                <pic:spPr>
                  <a:xfrm>
                    <a:off x="0" y="0"/>
                    <a:ext cx="660400" cy="5207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393428854">
    <w:abstractNumId w:val="8"/>
  </w:num>
  <w:num w:numId="2" w16cid:durableId="1388259015">
    <w:abstractNumId w:val="6"/>
  </w:num>
  <w:num w:numId="3" w16cid:durableId="1723289720">
    <w:abstractNumId w:val="5"/>
  </w:num>
  <w:num w:numId="4" w16cid:durableId="61416211">
    <w:abstractNumId w:val="4"/>
  </w:num>
  <w:num w:numId="5" w16cid:durableId="1327049394">
    <w:abstractNumId w:val="7"/>
  </w:num>
  <w:num w:numId="6" w16cid:durableId="1510676664">
    <w:abstractNumId w:val="3"/>
  </w:num>
  <w:num w:numId="7" w16cid:durableId="1124343709">
    <w:abstractNumId w:val="2"/>
  </w:num>
  <w:num w:numId="8" w16cid:durableId="500781152">
    <w:abstractNumId w:val="1"/>
  </w:num>
  <w:num w:numId="9" w16cid:durableId="100231791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Fabian Aschwanden">
    <w15:presenceInfo w15:providerId="Windows Live" w15:userId="d4b655854e4e8977"/>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2"/>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1968"/>
    <w:rsid w:val="00080D03"/>
    <w:rsid w:val="00103760"/>
    <w:rsid w:val="00112475"/>
    <w:rsid w:val="0015074B"/>
    <w:rsid w:val="00187B38"/>
    <w:rsid w:val="0029639D"/>
    <w:rsid w:val="002F52B3"/>
    <w:rsid w:val="00326F90"/>
    <w:rsid w:val="003543E4"/>
    <w:rsid w:val="00354751"/>
    <w:rsid w:val="0036093E"/>
    <w:rsid w:val="003910A2"/>
    <w:rsid w:val="003E4732"/>
    <w:rsid w:val="004800F9"/>
    <w:rsid w:val="00482C5D"/>
    <w:rsid w:val="005450AC"/>
    <w:rsid w:val="005525F4"/>
    <w:rsid w:val="00555312"/>
    <w:rsid w:val="005E18D9"/>
    <w:rsid w:val="006C155D"/>
    <w:rsid w:val="007159AE"/>
    <w:rsid w:val="007A5E97"/>
    <w:rsid w:val="008000DA"/>
    <w:rsid w:val="00816E6A"/>
    <w:rsid w:val="0088021B"/>
    <w:rsid w:val="0088516B"/>
    <w:rsid w:val="009115A4"/>
    <w:rsid w:val="00983B29"/>
    <w:rsid w:val="009E4E84"/>
    <w:rsid w:val="00A91D56"/>
    <w:rsid w:val="00A97A6C"/>
    <w:rsid w:val="00AA1D8D"/>
    <w:rsid w:val="00B215BF"/>
    <w:rsid w:val="00B47730"/>
    <w:rsid w:val="00BA4D62"/>
    <w:rsid w:val="00C279AF"/>
    <w:rsid w:val="00CB0664"/>
    <w:rsid w:val="00CC20F7"/>
    <w:rsid w:val="00CE05E4"/>
    <w:rsid w:val="00D85617"/>
    <w:rsid w:val="00D94A40"/>
    <w:rsid w:val="00E12A47"/>
    <w:rsid w:val="00F66D2B"/>
    <w:rsid w:val="00F93AA2"/>
    <w:rsid w:val="00FB30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6F1E99"/>
  <w14:defaultImageDpi w14:val="300"/>
  <w15:docId w15:val="{4CC0A241-BDE6-A047-AB7B-7B2713B3D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Inter" w:eastAsia="Inter" w:hAnsi="Inter" w:cs="Inter"/>
      <w:color w:val="181818"/>
      <w:sz w:val="20"/>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C0C0C0" w:fill="C0C0C0" w:themeFill="text1" w:themeFillTint="3F"/>
      </w:tcPr>
    </w:tblStylePr>
    <w:tblStylePr w:type="band1Horz">
      <w:tblPr/>
      <w:tcPr>
        <w:tcBorders>
          <w:left w:val="nil"/>
          <w:right w:val="nil"/>
          <w:insideH w:val="nil"/>
          <w:insideV w:val="nil"/>
        </w:tcBorders>
        <w:shd w:val="clear" w:color="C0C0C0"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D3DFEE" w:fill="D3DFEE" w:themeFill="accent1" w:themeFillTint="3F"/>
      </w:tcPr>
    </w:tblStylePr>
    <w:tblStylePr w:type="band1Horz">
      <w:tblPr/>
      <w:tcPr>
        <w:tcBorders>
          <w:left w:val="nil"/>
          <w:right w:val="nil"/>
          <w:insideH w:val="nil"/>
          <w:insideV w:val="nil"/>
        </w:tcBorders>
        <w:shd w:val="clear" w:color="D3DFEE"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EFD3D2" w:fill="EFD3D2" w:themeFill="accent2" w:themeFillTint="3F"/>
      </w:tcPr>
    </w:tblStylePr>
    <w:tblStylePr w:type="band1Horz">
      <w:tblPr/>
      <w:tcPr>
        <w:tcBorders>
          <w:left w:val="nil"/>
          <w:right w:val="nil"/>
          <w:insideH w:val="nil"/>
          <w:insideV w:val="nil"/>
        </w:tcBorders>
        <w:shd w:val="clear" w:color="EFD3D2"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E6EED5" w:fill="E6EED5" w:themeFill="accent3" w:themeFillTint="3F"/>
      </w:tcPr>
    </w:tblStylePr>
    <w:tblStylePr w:type="band1Horz">
      <w:tblPr/>
      <w:tcPr>
        <w:tcBorders>
          <w:left w:val="nil"/>
          <w:right w:val="nil"/>
          <w:insideH w:val="nil"/>
          <w:insideV w:val="nil"/>
        </w:tcBorders>
        <w:shd w:val="clear" w:color="E6EED5"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DFD8E8" w:fill="DFD8E8" w:themeFill="accent4" w:themeFillTint="3F"/>
      </w:tcPr>
    </w:tblStylePr>
    <w:tblStylePr w:type="band1Horz">
      <w:tblPr/>
      <w:tcPr>
        <w:tcBorders>
          <w:left w:val="nil"/>
          <w:right w:val="nil"/>
          <w:insideH w:val="nil"/>
          <w:insideV w:val="nil"/>
        </w:tcBorders>
        <w:shd w:val="clear" w:color="DFD8E8"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D2EAF1" w:fill="D2EAF1" w:themeFill="accent5" w:themeFillTint="3F"/>
      </w:tcPr>
    </w:tblStylePr>
    <w:tblStylePr w:type="band1Horz">
      <w:tblPr/>
      <w:tcPr>
        <w:tcBorders>
          <w:left w:val="nil"/>
          <w:right w:val="nil"/>
          <w:insideH w:val="nil"/>
          <w:insideV w:val="nil"/>
        </w:tcBorders>
        <w:shd w:val="clear" w:color="D2EAF1"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FDE4D0" w:fill="FDE4D0" w:themeFill="accent6" w:themeFillTint="3F"/>
      </w:tcPr>
    </w:tblStylePr>
    <w:tblStylePr w:type="band1Horz">
      <w:tblPr/>
      <w:tcPr>
        <w:tcBorders>
          <w:left w:val="nil"/>
          <w:right w:val="nil"/>
          <w:insideH w:val="nil"/>
          <w:insideV w:val="nil"/>
        </w:tcBorders>
        <w:shd w:val="clear" w:color="FDE4D0"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000000"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4F81BD"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C0504D"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9BBB59"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8064A2"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4BACC6"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F79646"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C0C0C0"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C0C0C0"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D3DFEE"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D3DFEE"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EFD3D2"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EFD3D2"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E6EED5"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E6EED5"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DFD8E8"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DFD8E8"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D2EAF1"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D2EAF1"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FDE4D0"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FDE4D0"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000000"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C0C0C0" w:fill="C0C0C0" w:themeFill="text1" w:themeFillTint="3F"/>
      </w:tcPr>
    </w:tblStylePr>
    <w:tblStylePr w:type="band1Horz">
      <w:tblPr/>
      <w:tcPr>
        <w:tcBorders>
          <w:insideH w:val="nil"/>
          <w:insideV w:val="nil"/>
        </w:tcBorders>
        <w:shd w:val="clear" w:color="C0C0C0"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4F81BD"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D3DFEE" w:fill="D3DFEE" w:themeFill="accent1" w:themeFillTint="3F"/>
      </w:tcPr>
    </w:tblStylePr>
    <w:tblStylePr w:type="band1Horz">
      <w:tblPr/>
      <w:tcPr>
        <w:tcBorders>
          <w:insideH w:val="nil"/>
          <w:insideV w:val="nil"/>
        </w:tcBorders>
        <w:shd w:val="clear" w:color="D3DFEE"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C0504D"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EFD3D2" w:fill="EFD3D2" w:themeFill="accent2" w:themeFillTint="3F"/>
      </w:tcPr>
    </w:tblStylePr>
    <w:tblStylePr w:type="band1Horz">
      <w:tblPr/>
      <w:tcPr>
        <w:tcBorders>
          <w:insideH w:val="nil"/>
          <w:insideV w:val="nil"/>
        </w:tcBorders>
        <w:shd w:val="clear" w:color="EFD3D2"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9BBB59"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E6EED5" w:fill="E6EED5" w:themeFill="accent3" w:themeFillTint="3F"/>
      </w:tcPr>
    </w:tblStylePr>
    <w:tblStylePr w:type="band1Horz">
      <w:tblPr/>
      <w:tcPr>
        <w:tcBorders>
          <w:insideH w:val="nil"/>
          <w:insideV w:val="nil"/>
        </w:tcBorders>
        <w:shd w:val="clear" w:color="E6EED5"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8064A2"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DFD8E8" w:fill="DFD8E8" w:themeFill="accent4" w:themeFillTint="3F"/>
      </w:tcPr>
    </w:tblStylePr>
    <w:tblStylePr w:type="band1Horz">
      <w:tblPr/>
      <w:tcPr>
        <w:tcBorders>
          <w:insideH w:val="nil"/>
          <w:insideV w:val="nil"/>
        </w:tcBorders>
        <w:shd w:val="clear" w:color="DFD8E8"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4BACC6"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D2EAF1" w:fill="D2EAF1" w:themeFill="accent5" w:themeFillTint="3F"/>
      </w:tcPr>
    </w:tblStylePr>
    <w:tblStylePr w:type="band1Horz">
      <w:tblPr/>
      <w:tcPr>
        <w:tcBorders>
          <w:insideH w:val="nil"/>
          <w:insideV w:val="nil"/>
        </w:tcBorders>
        <w:shd w:val="clear" w:color="D2EAF1"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F79646"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FDE4D0" w:fill="FDE4D0" w:themeFill="accent6" w:themeFillTint="3F"/>
      </w:tcPr>
    </w:tblStylePr>
    <w:tblStylePr w:type="band1Horz">
      <w:tblPr/>
      <w:tcPr>
        <w:tcBorders>
          <w:insideH w:val="nil"/>
          <w:insideV w:val="nil"/>
        </w:tcBorders>
        <w:shd w:val="clear" w:color="FDE4D0"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000000"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FFFFFF"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000000" w:fill="000000" w:themeFill="text1"/>
      </w:tcPr>
    </w:tblStylePr>
    <w:tblStylePr w:type="lastCol">
      <w:rPr>
        <w:b/>
        <w:bCs/>
        <w:color w:val="FFFFFF" w:themeColor="background1"/>
      </w:rPr>
      <w:tblPr/>
      <w:tcPr>
        <w:tcBorders>
          <w:left w:val="nil"/>
          <w:right w:val="nil"/>
          <w:insideH w:val="nil"/>
          <w:insideV w:val="nil"/>
        </w:tcBorders>
        <w:shd w:val="clear" w:color="000000" w:fill="000000" w:themeFill="text1"/>
      </w:tcPr>
    </w:tblStylePr>
    <w:tblStylePr w:type="band1Vert">
      <w:tblPr/>
      <w:tcPr>
        <w:tcBorders>
          <w:left w:val="nil"/>
          <w:right w:val="nil"/>
          <w:insideH w:val="nil"/>
          <w:insideV w:val="nil"/>
        </w:tcBorders>
        <w:shd w:val="clear" w:color="D8D8D8" w:fill="D8D8D8" w:themeFill="background1" w:themeFillShade="D8"/>
      </w:tcPr>
    </w:tblStylePr>
    <w:tblStylePr w:type="band1Horz">
      <w:tblPr/>
      <w:tcPr>
        <w:shd w:val="clear" w:color="D8D8D8"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4F81BD"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FFFFFF"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4F81BD" w:fill="4F81BD" w:themeFill="accent1"/>
      </w:tcPr>
    </w:tblStylePr>
    <w:tblStylePr w:type="lastCol">
      <w:rPr>
        <w:b/>
        <w:bCs/>
        <w:color w:val="FFFFFF" w:themeColor="background1"/>
      </w:rPr>
      <w:tblPr/>
      <w:tcPr>
        <w:tcBorders>
          <w:left w:val="nil"/>
          <w:right w:val="nil"/>
          <w:insideH w:val="nil"/>
          <w:insideV w:val="nil"/>
        </w:tcBorders>
        <w:shd w:val="clear" w:color="4F81BD" w:fill="4F81BD" w:themeFill="accent1"/>
      </w:tcPr>
    </w:tblStylePr>
    <w:tblStylePr w:type="band1Vert">
      <w:tblPr/>
      <w:tcPr>
        <w:tcBorders>
          <w:left w:val="nil"/>
          <w:right w:val="nil"/>
          <w:insideH w:val="nil"/>
          <w:insideV w:val="nil"/>
        </w:tcBorders>
        <w:shd w:val="clear" w:color="D8D8D8" w:fill="D8D8D8" w:themeFill="background1" w:themeFillShade="D8"/>
      </w:tcPr>
    </w:tblStylePr>
    <w:tblStylePr w:type="band1Horz">
      <w:tblPr/>
      <w:tcPr>
        <w:shd w:val="clear" w:color="D8D8D8"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C0504D"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FFFFFF"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C0504D" w:fill="C0504D" w:themeFill="accent2"/>
      </w:tcPr>
    </w:tblStylePr>
    <w:tblStylePr w:type="lastCol">
      <w:rPr>
        <w:b/>
        <w:bCs/>
        <w:color w:val="FFFFFF" w:themeColor="background1"/>
      </w:rPr>
      <w:tblPr/>
      <w:tcPr>
        <w:tcBorders>
          <w:left w:val="nil"/>
          <w:right w:val="nil"/>
          <w:insideH w:val="nil"/>
          <w:insideV w:val="nil"/>
        </w:tcBorders>
        <w:shd w:val="clear" w:color="C0504D" w:fill="C0504D" w:themeFill="accent2"/>
      </w:tcPr>
    </w:tblStylePr>
    <w:tblStylePr w:type="band1Vert">
      <w:tblPr/>
      <w:tcPr>
        <w:tcBorders>
          <w:left w:val="nil"/>
          <w:right w:val="nil"/>
          <w:insideH w:val="nil"/>
          <w:insideV w:val="nil"/>
        </w:tcBorders>
        <w:shd w:val="clear" w:color="D8D8D8" w:fill="D8D8D8" w:themeFill="background1" w:themeFillShade="D8"/>
      </w:tcPr>
    </w:tblStylePr>
    <w:tblStylePr w:type="band1Horz">
      <w:tblPr/>
      <w:tcPr>
        <w:shd w:val="clear" w:color="D8D8D8"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9BBB59"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FFFFFF"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9BBB59" w:fill="9BBB59" w:themeFill="accent3"/>
      </w:tcPr>
    </w:tblStylePr>
    <w:tblStylePr w:type="lastCol">
      <w:rPr>
        <w:b/>
        <w:bCs/>
        <w:color w:val="FFFFFF" w:themeColor="background1"/>
      </w:rPr>
      <w:tblPr/>
      <w:tcPr>
        <w:tcBorders>
          <w:left w:val="nil"/>
          <w:right w:val="nil"/>
          <w:insideH w:val="nil"/>
          <w:insideV w:val="nil"/>
        </w:tcBorders>
        <w:shd w:val="clear" w:color="9BBB59" w:fill="9BBB59" w:themeFill="accent3"/>
      </w:tcPr>
    </w:tblStylePr>
    <w:tblStylePr w:type="band1Vert">
      <w:tblPr/>
      <w:tcPr>
        <w:tcBorders>
          <w:left w:val="nil"/>
          <w:right w:val="nil"/>
          <w:insideH w:val="nil"/>
          <w:insideV w:val="nil"/>
        </w:tcBorders>
        <w:shd w:val="clear" w:color="D8D8D8" w:fill="D8D8D8" w:themeFill="background1" w:themeFillShade="D8"/>
      </w:tcPr>
    </w:tblStylePr>
    <w:tblStylePr w:type="band1Horz">
      <w:tblPr/>
      <w:tcPr>
        <w:shd w:val="clear" w:color="D8D8D8"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8064A2"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FFFFFF"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8064A2" w:fill="8064A2" w:themeFill="accent4"/>
      </w:tcPr>
    </w:tblStylePr>
    <w:tblStylePr w:type="lastCol">
      <w:rPr>
        <w:b/>
        <w:bCs/>
        <w:color w:val="FFFFFF" w:themeColor="background1"/>
      </w:rPr>
      <w:tblPr/>
      <w:tcPr>
        <w:tcBorders>
          <w:left w:val="nil"/>
          <w:right w:val="nil"/>
          <w:insideH w:val="nil"/>
          <w:insideV w:val="nil"/>
        </w:tcBorders>
        <w:shd w:val="clear" w:color="8064A2" w:fill="8064A2" w:themeFill="accent4"/>
      </w:tcPr>
    </w:tblStylePr>
    <w:tblStylePr w:type="band1Vert">
      <w:tblPr/>
      <w:tcPr>
        <w:tcBorders>
          <w:left w:val="nil"/>
          <w:right w:val="nil"/>
          <w:insideH w:val="nil"/>
          <w:insideV w:val="nil"/>
        </w:tcBorders>
        <w:shd w:val="clear" w:color="D8D8D8" w:fill="D8D8D8" w:themeFill="background1" w:themeFillShade="D8"/>
      </w:tcPr>
    </w:tblStylePr>
    <w:tblStylePr w:type="band1Horz">
      <w:tblPr/>
      <w:tcPr>
        <w:shd w:val="clear" w:color="D8D8D8"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4BACC6"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FFFFFF"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4BACC6" w:fill="4BACC6" w:themeFill="accent5"/>
      </w:tcPr>
    </w:tblStylePr>
    <w:tblStylePr w:type="lastCol">
      <w:rPr>
        <w:b/>
        <w:bCs/>
        <w:color w:val="FFFFFF" w:themeColor="background1"/>
      </w:rPr>
      <w:tblPr/>
      <w:tcPr>
        <w:tcBorders>
          <w:left w:val="nil"/>
          <w:right w:val="nil"/>
          <w:insideH w:val="nil"/>
          <w:insideV w:val="nil"/>
        </w:tcBorders>
        <w:shd w:val="clear" w:color="4BACC6" w:fill="4BACC6" w:themeFill="accent5"/>
      </w:tcPr>
    </w:tblStylePr>
    <w:tblStylePr w:type="band1Vert">
      <w:tblPr/>
      <w:tcPr>
        <w:tcBorders>
          <w:left w:val="nil"/>
          <w:right w:val="nil"/>
          <w:insideH w:val="nil"/>
          <w:insideV w:val="nil"/>
        </w:tcBorders>
        <w:shd w:val="clear" w:color="D8D8D8" w:fill="D8D8D8" w:themeFill="background1" w:themeFillShade="D8"/>
      </w:tcPr>
    </w:tblStylePr>
    <w:tblStylePr w:type="band1Horz">
      <w:tblPr/>
      <w:tcPr>
        <w:shd w:val="clear" w:color="D8D8D8"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F79646"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FFFFFF"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F79646" w:fill="F79646" w:themeFill="accent6"/>
      </w:tcPr>
    </w:tblStylePr>
    <w:tblStylePr w:type="lastCol">
      <w:rPr>
        <w:b/>
        <w:bCs/>
        <w:color w:val="FFFFFF" w:themeColor="background1"/>
      </w:rPr>
      <w:tblPr/>
      <w:tcPr>
        <w:tcBorders>
          <w:left w:val="nil"/>
          <w:right w:val="nil"/>
          <w:insideH w:val="nil"/>
          <w:insideV w:val="nil"/>
        </w:tcBorders>
        <w:shd w:val="clear" w:color="F79646" w:fill="F79646" w:themeFill="accent6"/>
      </w:tcPr>
    </w:tblStylePr>
    <w:tblStylePr w:type="band1Vert">
      <w:tblPr/>
      <w:tcPr>
        <w:tcBorders>
          <w:left w:val="nil"/>
          <w:right w:val="nil"/>
          <w:insideH w:val="nil"/>
          <w:insideV w:val="nil"/>
        </w:tcBorders>
        <w:shd w:val="clear" w:color="D8D8D8" w:fill="D8D8D8" w:themeFill="background1" w:themeFillShade="D8"/>
      </w:tcPr>
    </w:tblStylePr>
    <w:tblStylePr w:type="band1Horz">
      <w:tblPr/>
      <w:tcPr>
        <w:shd w:val="clear" w:color="D8D8D8"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C0C0C0" w:fill="C0C0C0" w:themeFill="text1" w:themeFillTint="3F"/>
      </w:tcPr>
    </w:tblStylePr>
    <w:tblStylePr w:type="band1Horz">
      <w:tblPr/>
      <w:tcPr>
        <w:shd w:val="clear" w:color="C0C0C0"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D3DFEE" w:fill="D3DFEE" w:themeFill="accent1" w:themeFillTint="3F"/>
      </w:tcPr>
    </w:tblStylePr>
    <w:tblStylePr w:type="band1Horz">
      <w:tblPr/>
      <w:tcPr>
        <w:shd w:val="clear" w:color="D3DFEE"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EFD3D2" w:fill="EFD3D2" w:themeFill="accent2" w:themeFillTint="3F"/>
      </w:tcPr>
    </w:tblStylePr>
    <w:tblStylePr w:type="band1Horz">
      <w:tblPr/>
      <w:tcPr>
        <w:shd w:val="clear" w:color="EFD3D2"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E6EED5" w:fill="E6EED5" w:themeFill="accent3" w:themeFillTint="3F"/>
      </w:tcPr>
    </w:tblStylePr>
    <w:tblStylePr w:type="band1Horz">
      <w:tblPr/>
      <w:tcPr>
        <w:shd w:val="clear" w:color="E6EED5"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DFD8E8" w:fill="DFD8E8" w:themeFill="accent4" w:themeFillTint="3F"/>
      </w:tcPr>
    </w:tblStylePr>
    <w:tblStylePr w:type="band1Horz">
      <w:tblPr/>
      <w:tcPr>
        <w:shd w:val="clear" w:color="DFD8E8"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D2EAF1" w:fill="D2EAF1" w:themeFill="accent5" w:themeFillTint="3F"/>
      </w:tcPr>
    </w:tblStylePr>
    <w:tblStylePr w:type="band1Horz">
      <w:tblPr/>
      <w:tcPr>
        <w:shd w:val="clear" w:color="D2EAF1"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FDE4D0" w:fill="FDE4D0" w:themeFill="accent6" w:themeFillTint="3F"/>
      </w:tcPr>
    </w:tblStylePr>
    <w:tblStylePr w:type="band1Horz">
      <w:tblPr/>
      <w:tcPr>
        <w:shd w:val="clear" w:color="FDE4D0"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FFFFFF" w:fill="FFFFFF" w:themeFill="background1"/>
      </w:tcPr>
    </w:tblStylePr>
    <w:tblStylePr w:type="lastRow">
      <w:tblPr/>
      <w:tcPr>
        <w:tcBorders>
          <w:top w:val="single" w:sz="8" w:space="0" w:color="000000" w:themeColor="text1"/>
          <w:left w:val="nil"/>
          <w:bottom w:val="nil"/>
          <w:right w:val="nil"/>
          <w:insideH w:val="nil"/>
          <w:insideV w:val="nil"/>
        </w:tcBorders>
        <w:shd w:val="clear" w:color="FFFFFF" w:fill="FFFFFF" w:themeFill="background1"/>
      </w:tcPr>
    </w:tblStylePr>
    <w:tblStylePr w:type="firstCol">
      <w:tblPr/>
      <w:tcPr>
        <w:tcBorders>
          <w:top w:val="nil"/>
          <w:left w:val="nil"/>
          <w:bottom w:val="nil"/>
          <w:right w:val="single" w:sz="8" w:space="0" w:color="000000" w:themeColor="text1"/>
          <w:insideH w:val="nil"/>
          <w:insideV w:val="nil"/>
        </w:tcBorders>
        <w:shd w:val="clear" w:color="FFFFFF" w:fill="FFFFFF" w:themeFill="background1"/>
      </w:tcPr>
    </w:tblStylePr>
    <w:tblStylePr w:type="lastCol">
      <w:tblPr/>
      <w:tcPr>
        <w:tcBorders>
          <w:top w:val="nil"/>
          <w:left w:val="single" w:sz="8" w:space="0" w:color="000000" w:themeColor="text1"/>
          <w:bottom w:val="nil"/>
          <w:right w:val="nil"/>
          <w:insideH w:val="nil"/>
          <w:insideV w:val="nil"/>
        </w:tcBorders>
        <w:shd w:val="clear" w:color="FFFFFF" w:fill="FFFFFF" w:themeFill="background1"/>
      </w:tcPr>
    </w:tblStylePr>
    <w:tblStylePr w:type="band1Vert">
      <w:tblPr/>
      <w:tcPr>
        <w:tcBorders>
          <w:left w:val="nil"/>
          <w:right w:val="nil"/>
          <w:insideH w:val="nil"/>
          <w:insideV w:val="nil"/>
        </w:tcBorders>
        <w:shd w:val="clear" w:color="C0C0C0" w:fill="C0C0C0" w:themeFill="text1" w:themeFillTint="3F"/>
      </w:tcPr>
    </w:tblStylePr>
    <w:tblStylePr w:type="band1Horz">
      <w:tblPr/>
      <w:tcPr>
        <w:tcBorders>
          <w:top w:val="nil"/>
          <w:bottom w:val="nil"/>
          <w:insideH w:val="nil"/>
          <w:insideV w:val="nil"/>
        </w:tcBorders>
        <w:shd w:val="clear" w:color="C0C0C0" w:fill="C0C0C0" w:themeFill="text1" w:themeFillTint="3F"/>
      </w:tcPr>
    </w:tblStylePr>
    <w:tblStylePr w:type="nwCell">
      <w:tblPr/>
      <w:tcPr>
        <w:shd w:val="clear" w:color="FFFFFF"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FFFFFF" w:fill="FFFFFF" w:themeFill="background1"/>
      </w:tcPr>
    </w:tblStylePr>
    <w:tblStylePr w:type="lastRow">
      <w:tblPr/>
      <w:tcPr>
        <w:tcBorders>
          <w:top w:val="single" w:sz="8" w:space="0" w:color="4F81BD" w:themeColor="accent1"/>
          <w:left w:val="nil"/>
          <w:bottom w:val="nil"/>
          <w:right w:val="nil"/>
          <w:insideH w:val="nil"/>
          <w:insideV w:val="nil"/>
        </w:tcBorders>
        <w:shd w:val="clear" w:color="FFFFFF" w:fill="FFFFFF" w:themeFill="background1"/>
      </w:tcPr>
    </w:tblStylePr>
    <w:tblStylePr w:type="firstCol">
      <w:tblPr/>
      <w:tcPr>
        <w:tcBorders>
          <w:top w:val="nil"/>
          <w:left w:val="nil"/>
          <w:bottom w:val="nil"/>
          <w:right w:val="single" w:sz="8" w:space="0" w:color="4F81BD" w:themeColor="accent1"/>
          <w:insideH w:val="nil"/>
          <w:insideV w:val="nil"/>
        </w:tcBorders>
        <w:shd w:val="clear" w:color="FFFFFF" w:fill="FFFFFF" w:themeFill="background1"/>
      </w:tcPr>
    </w:tblStylePr>
    <w:tblStylePr w:type="lastCol">
      <w:tblPr/>
      <w:tcPr>
        <w:tcBorders>
          <w:top w:val="nil"/>
          <w:left w:val="single" w:sz="8" w:space="0" w:color="4F81BD" w:themeColor="accent1"/>
          <w:bottom w:val="nil"/>
          <w:right w:val="nil"/>
          <w:insideH w:val="nil"/>
          <w:insideV w:val="nil"/>
        </w:tcBorders>
        <w:shd w:val="clear" w:color="FFFFFF" w:fill="FFFFFF" w:themeFill="background1"/>
      </w:tcPr>
    </w:tblStylePr>
    <w:tblStylePr w:type="band1Vert">
      <w:tblPr/>
      <w:tcPr>
        <w:tcBorders>
          <w:left w:val="nil"/>
          <w:right w:val="nil"/>
          <w:insideH w:val="nil"/>
          <w:insideV w:val="nil"/>
        </w:tcBorders>
        <w:shd w:val="clear" w:color="D3DFEE" w:fill="D3DFEE" w:themeFill="accent1" w:themeFillTint="3F"/>
      </w:tcPr>
    </w:tblStylePr>
    <w:tblStylePr w:type="band1Horz">
      <w:tblPr/>
      <w:tcPr>
        <w:tcBorders>
          <w:top w:val="nil"/>
          <w:bottom w:val="nil"/>
          <w:insideH w:val="nil"/>
          <w:insideV w:val="nil"/>
        </w:tcBorders>
        <w:shd w:val="clear" w:color="D3DFEE" w:fill="D3DFEE" w:themeFill="accent1" w:themeFillTint="3F"/>
      </w:tcPr>
    </w:tblStylePr>
    <w:tblStylePr w:type="nwCell">
      <w:tblPr/>
      <w:tcPr>
        <w:shd w:val="clear" w:color="FFFFFF"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FFFFFF" w:fill="FFFFFF" w:themeFill="background1"/>
      </w:tcPr>
    </w:tblStylePr>
    <w:tblStylePr w:type="lastRow">
      <w:tblPr/>
      <w:tcPr>
        <w:tcBorders>
          <w:top w:val="single" w:sz="8" w:space="0" w:color="C0504D" w:themeColor="accent2"/>
          <w:left w:val="nil"/>
          <w:bottom w:val="nil"/>
          <w:right w:val="nil"/>
          <w:insideH w:val="nil"/>
          <w:insideV w:val="nil"/>
        </w:tcBorders>
        <w:shd w:val="clear" w:color="FFFFFF" w:fill="FFFFFF" w:themeFill="background1"/>
      </w:tcPr>
    </w:tblStylePr>
    <w:tblStylePr w:type="firstCol">
      <w:tblPr/>
      <w:tcPr>
        <w:tcBorders>
          <w:top w:val="nil"/>
          <w:left w:val="nil"/>
          <w:bottom w:val="nil"/>
          <w:right w:val="single" w:sz="8" w:space="0" w:color="C0504D" w:themeColor="accent2"/>
          <w:insideH w:val="nil"/>
          <w:insideV w:val="nil"/>
        </w:tcBorders>
        <w:shd w:val="clear" w:color="FFFFFF" w:fill="FFFFFF" w:themeFill="background1"/>
      </w:tcPr>
    </w:tblStylePr>
    <w:tblStylePr w:type="lastCol">
      <w:tblPr/>
      <w:tcPr>
        <w:tcBorders>
          <w:top w:val="nil"/>
          <w:left w:val="single" w:sz="8" w:space="0" w:color="C0504D" w:themeColor="accent2"/>
          <w:bottom w:val="nil"/>
          <w:right w:val="nil"/>
          <w:insideH w:val="nil"/>
          <w:insideV w:val="nil"/>
        </w:tcBorders>
        <w:shd w:val="clear" w:color="FFFFFF" w:fill="FFFFFF" w:themeFill="background1"/>
      </w:tcPr>
    </w:tblStylePr>
    <w:tblStylePr w:type="band1Vert">
      <w:tblPr/>
      <w:tcPr>
        <w:tcBorders>
          <w:left w:val="nil"/>
          <w:right w:val="nil"/>
          <w:insideH w:val="nil"/>
          <w:insideV w:val="nil"/>
        </w:tcBorders>
        <w:shd w:val="clear" w:color="EFD3D2" w:fill="EFD3D2" w:themeFill="accent2" w:themeFillTint="3F"/>
      </w:tcPr>
    </w:tblStylePr>
    <w:tblStylePr w:type="band1Horz">
      <w:tblPr/>
      <w:tcPr>
        <w:tcBorders>
          <w:top w:val="nil"/>
          <w:bottom w:val="nil"/>
          <w:insideH w:val="nil"/>
          <w:insideV w:val="nil"/>
        </w:tcBorders>
        <w:shd w:val="clear" w:color="EFD3D2" w:fill="EFD3D2" w:themeFill="accent2" w:themeFillTint="3F"/>
      </w:tcPr>
    </w:tblStylePr>
    <w:tblStylePr w:type="nwCell">
      <w:tblPr/>
      <w:tcPr>
        <w:shd w:val="clear" w:color="FFFFFF"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FFFFFF" w:fill="FFFFFF" w:themeFill="background1"/>
      </w:tcPr>
    </w:tblStylePr>
    <w:tblStylePr w:type="lastRow">
      <w:tblPr/>
      <w:tcPr>
        <w:tcBorders>
          <w:top w:val="single" w:sz="8" w:space="0" w:color="9BBB59" w:themeColor="accent3"/>
          <w:left w:val="nil"/>
          <w:bottom w:val="nil"/>
          <w:right w:val="nil"/>
          <w:insideH w:val="nil"/>
          <w:insideV w:val="nil"/>
        </w:tcBorders>
        <w:shd w:val="clear" w:color="FFFFFF" w:fill="FFFFFF" w:themeFill="background1"/>
      </w:tcPr>
    </w:tblStylePr>
    <w:tblStylePr w:type="firstCol">
      <w:tblPr/>
      <w:tcPr>
        <w:tcBorders>
          <w:top w:val="nil"/>
          <w:left w:val="nil"/>
          <w:bottom w:val="nil"/>
          <w:right w:val="single" w:sz="8" w:space="0" w:color="9BBB59" w:themeColor="accent3"/>
          <w:insideH w:val="nil"/>
          <w:insideV w:val="nil"/>
        </w:tcBorders>
        <w:shd w:val="clear" w:color="FFFFFF" w:fill="FFFFFF" w:themeFill="background1"/>
      </w:tcPr>
    </w:tblStylePr>
    <w:tblStylePr w:type="lastCol">
      <w:tblPr/>
      <w:tcPr>
        <w:tcBorders>
          <w:top w:val="nil"/>
          <w:left w:val="single" w:sz="8" w:space="0" w:color="9BBB59" w:themeColor="accent3"/>
          <w:bottom w:val="nil"/>
          <w:right w:val="nil"/>
          <w:insideH w:val="nil"/>
          <w:insideV w:val="nil"/>
        </w:tcBorders>
        <w:shd w:val="clear" w:color="FFFFFF" w:fill="FFFFFF" w:themeFill="background1"/>
      </w:tcPr>
    </w:tblStylePr>
    <w:tblStylePr w:type="band1Vert">
      <w:tblPr/>
      <w:tcPr>
        <w:tcBorders>
          <w:left w:val="nil"/>
          <w:right w:val="nil"/>
          <w:insideH w:val="nil"/>
          <w:insideV w:val="nil"/>
        </w:tcBorders>
        <w:shd w:val="clear" w:color="E6EED5" w:fill="E6EED5" w:themeFill="accent3" w:themeFillTint="3F"/>
      </w:tcPr>
    </w:tblStylePr>
    <w:tblStylePr w:type="band1Horz">
      <w:tblPr/>
      <w:tcPr>
        <w:tcBorders>
          <w:top w:val="nil"/>
          <w:bottom w:val="nil"/>
          <w:insideH w:val="nil"/>
          <w:insideV w:val="nil"/>
        </w:tcBorders>
        <w:shd w:val="clear" w:color="E6EED5" w:fill="E6EED5" w:themeFill="accent3" w:themeFillTint="3F"/>
      </w:tcPr>
    </w:tblStylePr>
    <w:tblStylePr w:type="nwCell">
      <w:tblPr/>
      <w:tcPr>
        <w:shd w:val="clear" w:color="FFFFFF"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FFFFFF" w:fill="FFFFFF" w:themeFill="background1"/>
      </w:tcPr>
    </w:tblStylePr>
    <w:tblStylePr w:type="lastRow">
      <w:tblPr/>
      <w:tcPr>
        <w:tcBorders>
          <w:top w:val="single" w:sz="8" w:space="0" w:color="8064A2" w:themeColor="accent4"/>
          <w:left w:val="nil"/>
          <w:bottom w:val="nil"/>
          <w:right w:val="nil"/>
          <w:insideH w:val="nil"/>
          <w:insideV w:val="nil"/>
        </w:tcBorders>
        <w:shd w:val="clear" w:color="FFFFFF" w:fill="FFFFFF" w:themeFill="background1"/>
      </w:tcPr>
    </w:tblStylePr>
    <w:tblStylePr w:type="firstCol">
      <w:tblPr/>
      <w:tcPr>
        <w:tcBorders>
          <w:top w:val="nil"/>
          <w:left w:val="nil"/>
          <w:bottom w:val="nil"/>
          <w:right w:val="single" w:sz="8" w:space="0" w:color="8064A2" w:themeColor="accent4"/>
          <w:insideH w:val="nil"/>
          <w:insideV w:val="nil"/>
        </w:tcBorders>
        <w:shd w:val="clear" w:color="FFFFFF" w:fill="FFFFFF" w:themeFill="background1"/>
      </w:tcPr>
    </w:tblStylePr>
    <w:tblStylePr w:type="lastCol">
      <w:tblPr/>
      <w:tcPr>
        <w:tcBorders>
          <w:top w:val="nil"/>
          <w:left w:val="single" w:sz="8" w:space="0" w:color="8064A2" w:themeColor="accent4"/>
          <w:bottom w:val="nil"/>
          <w:right w:val="nil"/>
          <w:insideH w:val="nil"/>
          <w:insideV w:val="nil"/>
        </w:tcBorders>
        <w:shd w:val="clear" w:color="FFFFFF" w:fill="FFFFFF" w:themeFill="background1"/>
      </w:tcPr>
    </w:tblStylePr>
    <w:tblStylePr w:type="band1Vert">
      <w:tblPr/>
      <w:tcPr>
        <w:tcBorders>
          <w:left w:val="nil"/>
          <w:right w:val="nil"/>
          <w:insideH w:val="nil"/>
          <w:insideV w:val="nil"/>
        </w:tcBorders>
        <w:shd w:val="clear" w:color="DFD8E8" w:fill="DFD8E8" w:themeFill="accent4" w:themeFillTint="3F"/>
      </w:tcPr>
    </w:tblStylePr>
    <w:tblStylePr w:type="band1Horz">
      <w:tblPr/>
      <w:tcPr>
        <w:tcBorders>
          <w:top w:val="nil"/>
          <w:bottom w:val="nil"/>
          <w:insideH w:val="nil"/>
          <w:insideV w:val="nil"/>
        </w:tcBorders>
        <w:shd w:val="clear" w:color="DFD8E8" w:fill="DFD8E8" w:themeFill="accent4" w:themeFillTint="3F"/>
      </w:tcPr>
    </w:tblStylePr>
    <w:tblStylePr w:type="nwCell">
      <w:tblPr/>
      <w:tcPr>
        <w:shd w:val="clear" w:color="FFFFFF"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FFFFFF" w:fill="FFFFFF" w:themeFill="background1"/>
      </w:tcPr>
    </w:tblStylePr>
    <w:tblStylePr w:type="lastRow">
      <w:tblPr/>
      <w:tcPr>
        <w:tcBorders>
          <w:top w:val="single" w:sz="8" w:space="0" w:color="4BACC6" w:themeColor="accent5"/>
          <w:left w:val="nil"/>
          <w:bottom w:val="nil"/>
          <w:right w:val="nil"/>
          <w:insideH w:val="nil"/>
          <w:insideV w:val="nil"/>
        </w:tcBorders>
        <w:shd w:val="clear" w:color="FFFFFF" w:fill="FFFFFF" w:themeFill="background1"/>
      </w:tcPr>
    </w:tblStylePr>
    <w:tblStylePr w:type="firstCol">
      <w:tblPr/>
      <w:tcPr>
        <w:tcBorders>
          <w:top w:val="nil"/>
          <w:left w:val="nil"/>
          <w:bottom w:val="nil"/>
          <w:right w:val="single" w:sz="8" w:space="0" w:color="4BACC6" w:themeColor="accent5"/>
          <w:insideH w:val="nil"/>
          <w:insideV w:val="nil"/>
        </w:tcBorders>
        <w:shd w:val="clear" w:color="FFFFFF" w:fill="FFFFFF" w:themeFill="background1"/>
      </w:tcPr>
    </w:tblStylePr>
    <w:tblStylePr w:type="lastCol">
      <w:tblPr/>
      <w:tcPr>
        <w:tcBorders>
          <w:top w:val="nil"/>
          <w:left w:val="single" w:sz="8" w:space="0" w:color="4BACC6" w:themeColor="accent5"/>
          <w:bottom w:val="nil"/>
          <w:right w:val="nil"/>
          <w:insideH w:val="nil"/>
          <w:insideV w:val="nil"/>
        </w:tcBorders>
        <w:shd w:val="clear" w:color="FFFFFF" w:fill="FFFFFF" w:themeFill="background1"/>
      </w:tcPr>
    </w:tblStylePr>
    <w:tblStylePr w:type="band1Vert">
      <w:tblPr/>
      <w:tcPr>
        <w:tcBorders>
          <w:left w:val="nil"/>
          <w:right w:val="nil"/>
          <w:insideH w:val="nil"/>
          <w:insideV w:val="nil"/>
        </w:tcBorders>
        <w:shd w:val="clear" w:color="D2EAF1" w:fill="D2EAF1" w:themeFill="accent5" w:themeFillTint="3F"/>
      </w:tcPr>
    </w:tblStylePr>
    <w:tblStylePr w:type="band1Horz">
      <w:tblPr/>
      <w:tcPr>
        <w:tcBorders>
          <w:top w:val="nil"/>
          <w:bottom w:val="nil"/>
          <w:insideH w:val="nil"/>
          <w:insideV w:val="nil"/>
        </w:tcBorders>
        <w:shd w:val="clear" w:color="D2EAF1" w:fill="D2EAF1" w:themeFill="accent5" w:themeFillTint="3F"/>
      </w:tcPr>
    </w:tblStylePr>
    <w:tblStylePr w:type="nwCell">
      <w:tblPr/>
      <w:tcPr>
        <w:shd w:val="clear" w:color="FFFFFF"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FFFFFF" w:fill="FFFFFF" w:themeFill="background1"/>
      </w:tcPr>
    </w:tblStylePr>
    <w:tblStylePr w:type="lastRow">
      <w:tblPr/>
      <w:tcPr>
        <w:tcBorders>
          <w:top w:val="single" w:sz="8" w:space="0" w:color="F79646" w:themeColor="accent6"/>
          <w:left w:val="nil"/>
          <w:bottom w:val="nil"/>
          <w:right w:val="nil"/>
          <w:insideH w:val="nil"/>
          <w:insideV w:val="nil"/>
        </w:tcBorders>
        <w:shd w:val="clear" w:color="FFFFFF" w:fill="FFFFFF" w:themeFill="background1"/>
      </w:tcPr>
    </w:tblStylePr>
    <w:tblStylePr w:type="firstCol">
      <w:tblPr/>
      <w:tcPr>
        <w:tcBorders>
          <w:top w:val="nil"/>
          <w:left w:val="nil"/>
          <w:bottom w:val="nil"/>
          <w:right w:val="single" w:sz="8" w:space="0" w:color="F79646" w:themeColor="accent6"/>
          <w:insideH w:val="nil"/>
          <w:insideV w:val="nil"/>
        </w:tcBorders>
        <w:shd w:val="clear" w:color="FFFFFF" w:fill="FFFFFF" w:themeFill="background1"/>
      </w:tcPr>
    </w:tblStylePr>
    <w:tblStylePr w:type="lastCol">
      <w:tblPr/>
      <w:tcPr>
        <w:tcBorders>
          <w:top w:val="nil"/>
          <w:left w:val="single" w:sz="8" w:space="0" w:color="F79646" w:themeColor="accent6"/>
          <w:bottom w:val="nil"/>
          <w:right w:val="nil"/>
          <w:insideH w:val="nil"/>
          <w:insideV w:val="nil"/>
        </w:tcBorders>
        <w:shd w:val="clear" w:color="FFFFFF" w:fill="FFFFFF" w:themeFill="background1"/>
      </w:tcPr>
    </w:tblStylePr>
    <w:tblStylePr w:type="band1Vert">
      <w:tblPr/>
      <w:tcPr>
        <w:tcBorders>
          <w:left w:val="nil"/>
          <w:right w:val="nil"/>
          <w:insideH w:val="nil"/>
          <w:insideV w:val="nil"/>
        </w:tcBorders>
        <w:shd w:val="clear" w:color="FDE4D0" w:fill="FDE4D0" w:themeFill="accent6" w:themeFillTint="3F"/>
      </w:tcPr>
    </w:tblStylePr>
    <w:tblStylePr w:type="band1Horz">
      <w:tblPr/>
      <w:tcPr>
        <w:tcBorders>
          <w:top w:val="nil"/>
          <w:bottom w:val="nil"/>
          <w:insideH w:val="nil"/>
          <w:insideV w:val="nil"/>
        </w:tcBorders>
        <w:shd w:val="clear" w:color="FDE4D0" w:fill="FDE4D0" w:themeFill="accent6" w:themeFillTint="3F"/>
      </w:tcPr>
    </w:tblStylePr>
    <w:tblStylePr w:type="nwCell">
      <w:tblPr/>
      <w:tcPr>
        <w:shd w:val="clear" w:color="FFFFFF"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C0C0C0"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808080" w:fill="808080" w:themeFill="text1" w:themeFillTint="7F"/>
      </w:tcPr>
    </w:tblStylePr>
    <w:tblStylePr w:type="band1Horz">
      <w:tblPr/>
      <w:tcPr>
        <w:shd w:val="clear" w:color="808080"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D3DFEE"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7BFDE" w:fill="A7BFDE" w:themeFill="accent1" w:themeFillTint="7F"/>
      </w:tcPr>
    </w:tblStylePr>
    <w:tblStylePr w:type="band1Horz">
      <w:tblPr/>
      <w:tcPr>
        <w:shd w:val="clear" w:color="A7BFDE"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EFD3D2"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DFA7A6" w:fill="DFA7A6" w:themeFill="accent2" w:themeFillTint="7F"/>
      </w:tcPr>
    </w:tblStylePr>
    <w:tblStylePr w:type="band1Horz">
      <w:tblPr/>
      <w:tcPr>
        <w:shd w:val="clear" w:color="DFA7A6"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E6EED5"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CDDDAC" w:fill="CDDDAC" w:themeFill="accent3" w:themeFillTint="7F"/>
      </w:tcPr>
    </w:tblStylePr>
    <w:tblStylePr w:type="band1Horz">
      <w:tblPr/>
      <w:tcPr>
        <w:shd w:val="clear" w:color="CDDDAC"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DFD8E8"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BFB1D0" w:fill="BFB1D0" w:themeFill="accent4" w:themeFillTint="7F"/>
      </w:tcPr>
    </w:tblStylePr>
    <w:tblStylePr w:type="band1Horz">
      <w:tblPr/>
      <w:tcPr>
        <w:shd w:val="clear" w:color="BFB1D0"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D2EAF1"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5D5E2" w:fill="A5D5E2" w:themeFill="accent5" w:themeFillTint="7F"/>
      </w:tcPr>
    </w:tblStylePr>
    <w:tblStylePr w:type="band1Horz">
      <w:tblPr/>
      <w:tcPr>
        <w:shd w:val="clear" w:color="A5D5E2"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FDE4D0"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FBCAA2" w:fill="FBCAA2" w:themeFill="accent6" w:themeFillTint="7F"/>
      </w:tcPr>
    </w:tblStylePr>
    <w:tblStylePr w:type="band1Horz">
      <w:tblPr/>
      <w:tcPr>
        <w:shd w:val="clear" w:color="FBCAA2"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C0C0C0" w:fill="C0C0C0" w:themeFill="text1" w:themeFillTint="3F"/>
    </w:tcPr>
    <w:tblStylePr w:type="firstRow">
      <w:rPr>
        <w:b/>
        <w:bCs/>
        <w:color w:val="000000" w:themeColor="text1"/>
      </w:rPr>
      <w:tblPr/>
      <w:tcPr>
        <w:shd w:val="clear" w:color="E6E6E6"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FFFFFF"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FFFFFF"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CCCCCC" w:fill="CCCCCC" w:themeFill="text1" w:themeFillTint="33"/>
      </w:tcPr>
    </w:tblStylePr>
    <w:tblStylePr w:type="band1Vert">
      <w:tblPr/>
      <w:tcPr>
        <w:shd w:val="clear" w:color="808080" w:fill="808080" w:themeFill="text1" w:themeFillTint="7F"/>
      </w:tcPr>
    </w:tblStylePr>
    <w:tblStylePr w:type="band1Horz">
      <w:tblPr/>
      <w:tcPr>
        <w:tcBorders>
          <w:insideH w:val="single" w:sz="6" w:space="0" w:color="000000" w:themeColor="text1"/>
          <w:insideV w:val="single" w:sz="6" w:space="0" w:color="000000" w:themeColor="text1"/>
        </w:tcBorders>
        <w:shd w:val="clear" w:color="808080" w:fill="808080" w:themeFill="text1" w:themeFillTint="7F"/>
      </w:tcPr>
    </w:tblStylePr>
    <w:tblStylePr w:type="nwCell">
      <w:tblPr/>
      <w:tcPr>
        <w:shd w:val="clear" w:color="FFFFFF"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D3DFEE" w:fill="D3DFEE" w:themeFill="accent1" w:themeFillTint="3F"/>
    </w:tcPr>
    <w:tblStylePr w:type="firstRow">
      <w:rPr>
        <w:b/>
        <w:bCs/>
        <w:color w:val="000000" w:themeColor="text1"/>
      </w:rPr>
      <w:tblPr/>
      <w:tcPr>
        <w:shd w:val="clear" w:color="EDF2F8"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FFFFFF"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FFFFFF"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DBE5F1" w:fill="DBE5F1" w:themeFill="accent1" w:themeFillTint="33"/>
      </w:tcPr>
    </w:tblStylePr>
    <w:tblStylePr w:type="band1Vert">
      <w:tblPr/>
      <w:tcPr>
        <w:shd w:val="clear" w:color="A7BFDE"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7BFDE" w:fill="A7BFDE" w:themeFill="accent1" w:themeFillTint="7F"/>
      </w:tcPr>
    </w:tblStylePr>
    <w:tblStylePr w:type="nwCell">
      <w:tblPr/>
      <w:tcPr>
        <w:shd w:val="clear" w:color="FFFFFF"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EFD3D2" w:fill="EFD3D2" w:themeFill="accent2" w:themeFillTint="3F"/>
    </w:tcPr>
    <w:tblStylePr w:type="firstRow">
      <w:rPr>
        <w:b/>
        <w:bCs/>
        <w:color w:val="000000" w:themeColor="text1"/>
      </w:rPr>
      <w:tblPr/>
      <w:tcPr>
        <w:shd w:val="clear" w:color="F8EDED"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FFFFFF"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FFFFFF"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F2DBDB" w:fill="F2DBDB" w:themeFill="accent2" w:themeFillTint="33"/>
      </w:tcPr>
    </w:tblStylePr>
    <w:tblStylePr w:type="band1Vert">
      <w:tblPr/>
      <w:tcPr>
        <w:shd w:val="clear" w:color="DFA7A6" w:fill="DFA7A6" w:themeFill="accent2" w:themeFillTint="7F"/>
      </w:tcPr>
    </w:tblStylePr>
    <w:tblStylePr w:type="band1Horz">
      <w:tblPr/>
      <w:tcPr>
        <w:tcBorders>
          <w:insideH w:val="single" w:sz="6" w:space="0" w:color="C0504D" w:themeColor="accent2"/>
          <w:insideV w:val="single" w:sz="6" w:space="0" w:color="C0504D" w:themeColor="accent2"/>
        </w:tcBorders>
        <w:shd w:val="clear" w:color="DFA7A6" w:fill="DFA7A6" w:themeFill="accent2" w:themeFillTint="7F"/>
      </w:tcPr>
    </w:tblStylePr>
    <w:tblStylePr w:type="nwCell">
      <w:tblPr/>
      <w:tcPr>
        <w:shd w:val="clear" w:color="FFFFFF"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E6EED5" w:fill="E6EED5" w:themeFill="accent3" w:themeFillTint="3F"/>
    </w:tcPr>
    <w:tblStylePr w:type="firstRow">
      <w:rPr>
        <w:b/>
        <w:bCs/>
        <w:color w:val="000000" w:themeColor="text1"/>
      </w:rPr>
      <w:tblPr/>
      <w:tcPr>
        <w:shd w:val="clear" w:color="F5F8EE"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FFFFFF"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FFFFFF"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EAF1DD" w:fill="EAF1DD" w:themeFill="accent3" w:themeFillTint="33"/>
      </w:tcPr>
    </w:tblStylePr>
    <w:tblStylePr w:type="band1Vert">
      <w:tblPr/>
      <w:tcPr>
        <w:shd w:val="clear" w:color="CDDDAC" w:fill="CDDDAC" w:themeFill="accent3" w:themeFillTint="7F"/>
      </w:tcPr>
    </w:tblStylePr>
    <w:tblStylePr w:type="band1Horz">
      <w:tblPr/>
      <w:tcPr>
        <w:tcBorders>
          <w:insideH w:val="single" w:sz="6" w:space="0" w:color="9BBB59" w:themeColor="accent3"/>
          <w:insideV w:val="single" w:sz="6" w:space="0" w:color="9BBB59" w:themeColor="accent3"/>
        </w:tcBorders>
        <w:shd w:val="clear" w:color="CDDDAC" w:fill="CDDDAC" w:themeFill="accent3" w:themeFillTint="7F"/>
      </w:tcPr>
    </w:tblStylePr>
    <w:tblStylePr w:type="nwCell">
      <w:tblPr/>
      <w:tcPr>
        <w:shd w:val="clear" w:color="FFFFFF"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DFD8E8" w:fill="DFD8E8" w:themeFill="accent4" w:themeFillTint="3F"/>
    </w:tcPr>
    <w:tblStylePr w:type="firstRow">
      <w:rPr>
        <w:b/>
        <w:bCs/>
        <w:color w:val="000000" w:themeColor="text1"/>
      </w:rPr>
      <w:tblPr/>
      <w:tcPr>
        <w:shd w:val="clear" w:color="F2EFF6"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FFFFFF"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FFFFFF"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E5DFEC" w:fill="E5DFEC" w:themeFill="accent4" w:themeFillTint="33"/>
      </w:tcPr>
    </w:tblStylePr>
    <w:tblStylePr w:type="band1Vert">
      <w:tblPr/>
      <w:tcPr>
        <w:shd w:val="clear" w:color="BFB1D0" w:fill="BFB1D0" w:themeFill="accent4" w:themeFillTint="7F"/>
      </w:tcPr>
    </w:tblStylePr>
    <w:tblStylePr w:type="band1Horz">
      <w:tblPr/>
      <w:tcPr>
        <w:tcBorders>
          <w:insideH w:val="single" w:sz="6" w:space="0" w:color="8064A2" w:themeColor="accent4"/>
          <w:insideV w:val="single" w:sz="6" w:space="0" w:color="8064A2" w:themeColor="accent4"/>
        </w:tcBorders>
        <w:shd w:val="clear" w:color="BFB1D0" w:fill="BFB1D0" w:themeFill="accent4" w:themeFillTint="7F"/>
      </w:tcPr>
    </w:tblStylePr>
    <w:tblStylePr w:type="nwCell">
      <w:tblPr/>
      <w:tcPr>
        <w:shd w:val="clear" w:color="FFFFFF"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D2EAF1" w:fill="D2EAF1" w:themeFill="accent5" w:themeFillTint="3F"/>
    </w:tcPr>
    <w:tblStylePr w:type="firstRow">
      <w:rPr>
        <w:b/>
        <w:bCs/>
        <w:color w:val="000000" w:themeColor="text1"/>
      </w:rPr>
      <w:tblPr/>
      <w:tcPr>
        <w:shd w:val="clear" w:color="EDF6F9"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FFFFFF"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FFFFFF"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DAEEF3" w:fill="DAEEF3" w:themeFill="accent5" w:themeFillTint="33"/>
      </w:tcPr>
    </w:tblStylePr>
    <w:tblStylePr w:type="band1Vert">
      <w:tblPr/>
      <w:tcPr>
        <w:shd w:val="clear" w:color="A5D5E2"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5D5E2" w:fill="A5D5E2" w:themeFill="accent5" w:themeFillTint="7F"/>
      </w:tcPr>
    </w:tblStylePr>
    <w:tblStylePr w:type="nwCell">
      <w:tblPr/>
      <w:tcPr>
        <w:shd w:val="clear" w:color="FFFFFF"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FDE4D0" w:fill="FDE4D0" w:themeFill="accent6" w:themeFillTint="3F"/>
    </w:tcPr>
    <w:tblStylePr w:type="firstRow">
      <w:rPr>
        <w:b/>
        <w:bCs/>
        <w:color w:val="000000" w:themeColor="text1"/>
      </w:rPr>
      <w:tblPr/>
      <w:tcPr>
        <w:shd w:val="clear" w:color="FEF4EC"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FFFFFF"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FFFFFF"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FDE9D9" w:fill="FDE9D9" w:themeFill="accent6" w:themeFillTint="33"/>
      </w:tcPr>
    </w:tblStylePr>
    <w:tblStylePr w:type="band1Vert">
      <w:tblPr/>
      <w:tcPr>
        <w:shd w:val="clear" w:color="FBCAA2" w:fill="FBCAA2" w:themeFill="accent6" w:themeFillTint="7F"/>
      </w:tcPr>
    </w:tblStylePr>
    <w:tblStylePr w:type="band1Horz">
      <w:tblPr/>
      <w:tcPr>
        <w:tcBorders>
          <w:insideH w:val="single" w:sz="6" w:space="0" w:color="F79646" w:themeColor="accent6"/>
          <w:insideV w:val="single" w:sz="6" w:space="0" w:color="F79646" w:themeColor="accent6"/>
        </w:tcBorders>
        <w:shd w:val="clear" w:color="FBCAA2" w:fill="FBCAA2" w:themeFill="accent6" w:themeFillTint="7F"/>
      </w:tcPr>
    </w:tblStylePr>
    <w:tblStylePr w:type="nwCell">
      <w:tblPr/>
      <w:tcPr>
        <w:shd w:val="clear" w:color="FFFFFF"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C0C0C0"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000000"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000000"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000000"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000000"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808080"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808080"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D3DFEE"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4F81BD"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4F81BD"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4F81BD"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4F81BD"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7BFDE"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7BFDE"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EFD3D2"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C0504D"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C0504D"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C0504D"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C0504D"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DFA7A6"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DFA7A6"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E6EED5"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9BBB59"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9BBB59"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9BBB59"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9BBB59"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CDDDAC"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CDDDAC"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DFD8E8"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8064A2"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8064A2"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8064A2"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8064A2"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BFB1D0"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BFB1D0"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D2EAF1"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4BACC6"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4BACC6"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4BACC6"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4BACC6"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5D5E2"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5D5E2"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FDE4D0"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F79646"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F79646"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F79646"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F79646"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FBCAA2"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FBCAA2"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000000"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000000" w:fill="000000" w:themeFill="text1"/>
      </w:tcPr>
    </w:tblStylePr>
    <w:tblStylePr w:type="lastRow">
      <w:tblPr/>
      <w:tcPr>
        <w:tcBorders>
          <w:top w:val="single" w:sz="18" w:space="0" w:color="FFFFFF" w:themeColor="background1"/>
          <w:left w:val="nil"/>
          <w:bottom w:val="nil"/>
          <w:right w:val="nil"/>
          <w:insideH w:val="nil"/>
          <w:insideV w:val="nil"/>
        </w:tcBorders>
        <w:shd w:val="clear" w:color="000000"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000000"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000000" w:fill="000000" w:themeFill="text1" w:themeFillShade="BF"/>
      </w:tcPr>
    </w:tblStylePr>
    <w:tblStylePr w:type="band1Vert">
      <w:tblPr/>
      <w:tcPr>
        <w:tcBorders>
          <w:top w:val="nil"/>
          <w:left w:val="nil"/>
          <w:bottom w:val="nil"/>
          <w:right w:val="nil"/>
          <w:insideH w:val="nil"/>
          <w:insideV w:val="nil"/>
        </w:tcBorders>
        <w:shd w:val="clear" w:color="000000" w:fill="000000" w:themeFill="text1" w:themeFillShade="BF"/>
      </w:tcPr>
    </w:tblStylePr>
    <w:tblStylePr w:type="band1Horz">
      <w:tblPr/>
      <w:tcPr>
        <w:tcBorders>
          <w:top w:val="nil"/>
          <w:left w:val="nil"/>
          <w:bottom w:val="nil"/>
          <w:right w:val="nil"/>
          <w:insideH w:val="nil"/>
          <w:insideV w:val="nil"/>
        </w:tcBorders>
        <w:shd w:val="clear" w:color="000000"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4F81BD"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000000" w:fill="000000" w:themeFill="text1"/>
      </w:tcPr>
    </w:tblStylePr>
    <w:tblStylePr w:type="lastRow">
      <w:tblPr/>
      <w:tcPr>
        <w:tcBorders>
          <w:top w:val="single" w:sz="18" w:space="0" w:color="FFFFFF" w:themeColor="background1"/>
          <w:left w:val="nil"/>
          <w:bottom w:val="nil"/>
          <w:right w:val="nil"/>
          <w:insideH w:val="nil"/>
          <w:insideV w:val="nil"/>
        </w:tcBorders>
        <w:shd w:val="clear" w:color="243F60"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365F91"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365F91" w:fill="365F91" w:themeFill="accent1" w:themeFillShade="BF"/>
      </w:tcPr>
    </w:tblStylePr>
    <w:tblStylePr w:type="band1Vert">
      <w:tblPr/>
      <w:tcPr>
        <w:tcBorders>
          <w:top w:val="nil"/>
          <w:left w:val="nil"/>
          <w:bottom w:val="nil"/>
          <w:right w:val="nil"/>
          <w:insideH w:val="nil"/>
          <w:insideV w:val="nil"/>
        </w:tcBorders>
        <w:shd w:val="clear" w:color="365F91" w:fill="365F91" w:themeFill="accent1" w:themeFillShade="BF"/>
      </w:tcPr>
    </w:tblStylePr>
    <w:tblStylePr w:type="band1Horz">
      <w:tblPr/>
      <w:tcPr>
        <w:tcBorders>
          <w:top w:val="nil"/>
          <w:left w:val="nil"/>
          <w:bottom w:val="nil"/>
          <w:right w:val="nil"/>
          <w:insideH w:val="nil"/>
          <w:insideV w:val="nil"/>
        </w:tcBorders>
        <w:shd w:val="clear" w:color="365F91"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C0504D"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000000" w:fill="000000" w:themeFill="text1"/>
      </w:tcPr>
    </w:tblStylePr>
    <w:tblStylePr w:type="lastRow">
      <w:tblPr/>
      <w:tcPr>
        <w:tcBorders>
          <w:top w:val="single" w:sz="18" w:space="0" w:color="FFFFFF" w:themeColor="background1"/>
          <w:left w:val="nil"/>
          <w:bottom w:val="nil"/>
          <w:right w:val="nil"/>
          <w:insideH w:val="nil"/>
          <w:insideV w:val="nil"/>
        </w:tcBorders>
        <w:shd w:val="clear" w:color="622423"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943634"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943634" w:fill="943634" w:themeFill="accent2" w:themeFillShade="BF"/>
      </w:tcPr>
    </w:tblStylePr>
    <w:tblStylePr w:type="band1Vert">
      <w:tblPr/>
      <w:tcPr>
        <w:tcBorders>
          <w:top w:val="nil"/>
          <w:left w:val="nil"/>
          <w:bottom w:val="nil"/>
          <w:right w:val="nil"/>
          <w:insideH w:val="nil"/>
          <w:insideV w:val="nil"/>
        </w:tcBorders>
        <w:shd w:val="clear" w:color="943634" w:fill="943634" w:themeFill="accent2" w:themeFillShade="BF"/>
      </w:tcPr>
    </w:tblStylePr>
    <w:tblStylePr w:type="band1Horz">
      <w:tblPr/>
      <w:tcPr>
        <w:tcBorders>
          <w:top w:val="nil"/>
          <w:left w:val="nil"/>
          <w:bottom w:val="nil"/>
          <w:right w:val="nil"/>
          <w:insideH w:val="nil"/>
          <w:insideV w:val="nil"/>
        </w:tcBorders>
        <w:shd w:val="clear" w:color="943634"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9BBB59"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000000" w:fill="000000" w:themeFill="text1"/>
      </w:tcPr>
    </w:tblStylePr>
    <w:tblStylePr w:type="lastRow">
      <w:tblPr/>
      <w:tcPr>
        <w:tcBorders>
          <w:top w:val="single" w:sz="18" w:space="0" w:color="FFFFFF" w:themeColor="background1"/>
          <w:left w:val="nil"/>
          <w:bottom w:val="nil"/>
          <w:right w:val="nil"/>
          <w:insideH w:val="nil"/>
          <w:insideV w:val="nil"/>
        </w:tcBorders>
        <w:shd w:val="clear" w:color="4E6128"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76923C"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76923C" w:fill="76923C" w:themeFill="accent3" w:themeFillShade="BF"/>
      </w:tcPr>
    </w:tblStylePr>
    <w:tblStylePr w:type="band1Vert">
      <w:tblPr/>
      <w:tcPr>
        <w:tcBorders>
          <w:top w:val="nil"/>
          <w:left w:val="nil"/>
          <w:bottom w:val="nil"/>
          <w:right w:val="nil"/>
          <w:insideH w:val="nil"/>
          <w:insideV w:val="nil"/>
        </w:tcBorders>
        <w:shd w:val="clear" w:color="76923C" w:fill="76923C" w:themeFill="accent3" w:themeFillShade="BF"/>
      </w:tcPr>
    </w:tblStylePr>
    <w:tblStylePr w:type="band1Horz">
      <w:tblPr/>
      <w:tcPr>
        <w:tcBorders>
          <w:top w:val="nil"/>
          <w:left w:val="nil"/>
          <w:bottom w:val="nil"/>
          <w:right w:val="nil"/>
          <w:insideH w:val="nil"/>
          <w:insideV w:val="nil"/>
        </w:tcBorders>
        <w:shd w:val="clear" w:color="76923C"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8064A2"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000000" w:fill="000000" w:themeFill="text1"/>
      </w:tcPr>
    </w:tblStylePr>
    <w:tblStylePr w:type="lastRow">
      <w:tblPr/>
      <w:tcPr>
        <w:tcBorders>
          <w:top w:val="single" w:sz="18" w:space="0" w:color="FFFFFF" w:themeColor="background1"/>
          <w:left w:val="nil"/>
          <w:bottom w:val="nil"/>
          <w:right w:val="nil"/>
          <w:insideH w:val="nil"/>
          <w:insideV w:val="nil"/>
        </w:tcBorders>
        <w:shd w:val="clear" w:color="3F3151"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5F497A"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5F497A" w:fill="5F497A" w:themeFill="accent4" w:themeFillShade="BF"/>
      </w:tcPr>
    </w:tblStylePr>
    <w:tblStylePr w:type="band1Vert">
      <w:tblPr/>
      <w:tcPr>
        <w:tcBorders>
          <w:top w:val="nil"/>
          <w:left w:val="nil"/>
          <w:bottom w:val="nil"/>
          <w:right w:val="nil"/>
          <w:insideH w:val="nil"/>
          <w:insideV w:val="nil"/>
        </w:tcBorders>
        <w:shd w:val="clear" w:color="5F497A" w:fill="5F497A" w:themeFill="accent4" w:themeFillShade="BF"/>
      </w:tcPr>
    </w:tblStylePr>
    <w:tblStylePr w:type="band1Horz">
      <w:tblPr/>
      <w:tcPr>
        <w:tcBorders>
          <w:top w:val="nil"/>
          <w:left w:val="nil"/>
          <w:bottom w:val="nil"/>
          <w:right w:val="nil"/>
          <w:insideH w:val="nil"/>
          <w:insideV w:val="nil"/>
        </w:tcBorders>
        <w:shd w:val="clear" w:color="5F497A"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4BACC6"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000000" w:fill="000000" w:themeFill="text1"/>
      </w:tcPr>
    </w:tblStylePr>
    <w:tblStylePr w:type="lastRow">
      <w:tblPr/>
      <w:tcPr>
        <w:tcBorders>
          <w:top w:val="single" w:sz="18" w:space="0" w:color="FFFFFF" w:themeColor="background1"/>
          <w:left w:val="nil"/>
          <w:bottom w:val="nil"/>
          <w:right w:val="nil"/>
          <w:insideH w:val="nil"/>
          <w:insideV w:val="nil"/>
        </w:tcBorders>
        <w:shd w:val="clear" w:color="205867"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31849B"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31849B" w:fill="31849B" w:themeFill="accent5" w:themeFillShade="BF"/>
      </w:tcPr>
    </w:tblStylePr>
    <w:tblStylePr w:type="band1Vert">
      <w:tblPr/>
      <w:tcPr>
        <w:tcBorders>
          <w:top w:val="nil"/>
          <w:left w:val="nil"/>
          <w:bottom w:val="nil"/>
          <w:right w:val="nil"/>
          <w:insideH w:val="nil"/>
          <w:insideV w:val="nil"/>
        </w:tcBorders>
        <w:shd w:val="clear" w:color="31849B" w:fill="31849B" w:themeFill="accent5" w:themeFillShade="BF"/>
      </w:tcPr>
    </w:tblStylePr>
    <w:tblStylePr w:type="band1Horz">
      <w:tblPr/>
      <w:tcPr>
        <w:tcBorders>
          <w:top w:val="nil"/>
          <w:left w:val="nil"/>
          <w:bottom w:val="nil"/>
          <w:right w:val="nil"/>
          <w:insideH w:val="nil"/>
          <w:insideV w:val="nil"/>
        </w:tcBorders>
        <w:shd w:val="clear" w:color="31849B"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F79646"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000000" w:fill="000000" w:themeFill="text1"/>
      </w:tcPr>
    </w:tblStylePr>
    <w:tblStylePr w:type="lastRow">
      <w:tblPr/>
      <w:tcPr>
        <w:tcBorders>
          <w:top w:val="single" w:sz="18" w:space="0" w:color="FFFFFF" w:themeColor="background1"/>
          <w:left w:val="nil"/>
          <w:bottom w:val="nil"/>
          <w:right w:val="nil"/>
          <w:insideH w:val="nil"/>
          <w:insideV w:val="nil"/>
        </w:tcBorders>
        <w:shd w:val="clear" w:color="974706"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E36C0A"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E36C0A" w:fill="E36C0A" w:themeFill="accent6" w:themeFillShade="BF"/>
      </w:tcPr>
    </w:tblStylePr>
    <w:tblStylePr w:type="band1Vert">
      <w:tblPr/>
      <w:tcPr>
        <w:tcBorders>
          <w:top w:val="nil"/>
          <w:left w:val="nil"/>
          <w:bottom w:val="nil"/>
          <w:right w:val="nil"/>
          <w:insideH w:val="nil"/>
          <w:insideV w:val="nil"/>
        </w:tcBorders>
        <w:shd w:val="clear" w:color="E36C0A" w:fill="E36C0A" w:themeFill="accent6" w:themeFillShade="BF"/>
      </w:tcPr>
    </w:tblStylePr>
    <w:tblStylePr w:type="band1Horz">
      <w:tblPr/>
      <w:tcPr>
        <w:tcBorders>
          <w:top w:val="nil"/>
          <w:left w:val="nil"/>
          <w:bottom w:val="nil"/>
          <w:right w:val="nil"/>
          <w:insideH w:val="nil"/>
          <w:insideV w:val="nil"/>
        </w:tcBorders>
        <w:shd w:val="clear" w:color="E36C0A"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E6E6E6"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FFFFFF" w:fill="FFFFFF" w:themeFill="background1"/>
      </w:tcPr>
    </w:tblStylePr>
    <w:tblStylePr w:type="lastRow">
      <w:rPr>
        <w:b/>
        <w:bCs/>
        <w:color w:val="FFFFFF" w:themeColor="background1"/>
      </w:rPr>
      <w:tblPr/>
      <w:tcPr>
        <w:tcBorders>
          <w:top w:val="single" w:sz="6" w:space="0" w:color="FFFFFF" w:themeColor="background1"/>
        </w:tcBorders>
        <w:shd w:val="clear" w:color="000000"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000000"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000000" w:fill="000000" w:themeFill="text1" w:themeFillShade="BF"/>
      </w:tcPr>
    </w:tblStylePr>
    <w:tblStylePr w:type="band1Vert">
      <w:tblPr/>
      <w:tcPr>
        <w:shd w:val="clear" w:color="999999" w:fill="999999" w:themeFill="text1" w:themeFillTint="66"/>
      </w:tcPr>
    </w:tblStylePr>
    <w:tblStylePr w:type="band1Horz">
      <w:tblPr/>
      <w:tcPr>
        <w:shd w:val="clear" w:color="808080"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EDF2F8"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FFFFFF" w:fill="FFFFFF" w:themeFill="background1"/>
      </w:tcPr>
    </w:tblStylePr>
    <w:tblStylePr w:type="lastRow">
      <w:rPr>
        <w:b/>
        <w:bCs/>
        <w:color w:val="FFFFFF" w:themeColor="background1"/>
      </w:rPr>
      <w:tblPr/>
      <w:tcPr>
        <w:tcBorders>
          <w:top w:val="single" w:sz="6" w:space="0" w:color="FFFFFF" w:themeColor="background1"/>
        </w:tcBorders>
        <w:shd w:val="clear" w:color="2C4C74"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2C4C74"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2C4C74" w:fill="2C4C74" w:themeFill="accent1" w:themeFillShade="99"/>
      </w:tcPr>
    </w:tblStylePr>
    <w:tblStylePr w:type="band1Vert">
      <w:tblPr/>
      <w:tcPr>
        <w:shd w:val="clear" w:color="B8CCE4" w:fill="B8CCE4" w:themeFill="accent1" w:themeFillTint="66"/>
      </w:tcPr>
    </w:tblStylePr>
    <w:tblStylePr w:type="band1Horz">
      <w:tblPr/>
      <w:tcPr>
        <w:shd w:val="clear" w:color="A7BFDE"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F8EDED"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FFFFFF" w:fill="FFFFFF" w:themeFill="background1"/>
      </w:tcPr>
    </w:tblStylePr>
    <w:tblStylePr w:type="lastRow">
      <w:rPr>
        <w:b/>
        <w:bCs/>
        <w:color w:val="FFFFFF" w:themeColor="background1"/>
      </w:rPr>
      <w:tblPr/>
      <w:tcPr>
        <w:tcBorders>
          <w:top w:val="single" w:sz="6" w:space="0" w:color="FFFFFF" w:themeColor="background1"/>
        </w:tcBorders>
        <w:shd w:val="clear" w:color="772C2A"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772C2A"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772C2A" w:fill="772C2A" w:themeFill="accent2" w:themeFillShade="99"/>
      </w:tcPr>
    </w:tblStylePr>
    <w:tblStylePr w:type="band1Vert">
      <w:tblPr/>
      <w:tcPr>
        <w:shd w:val="clear" w:color="E5B8B7" w:fill="E5B8B7" w:themeFill="accent2" w:themeFillTint="66"/>
      </w:tcPr>
    </w:tblStylePr>
    <w:tblStylePr w:type="band1Horz">
      <w:tblPr/>
      <w:tcPr>
        <w:shd w:val="clear" w:color="DFA7A6"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F5F8EE"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FFFFFF" w:fill="FFFFFF" w:themeFill="background1"/>
      </w:tcPr>
    </w:tblStylePr>
    <w:tblStylePr w:type="lastRow">
      <w:rPr>
        <w:b/>
        <w:bCs/>
        <w:color w:val="FFFFFF" w:themeColor="background1"/>
      </w:rPr>
      <w:tblPr/>
      <w:tcPr>
        <w:tcBorders>
          <w:top w:val="single" w:sz="6" w:space="0" w:color="FFFFFF" w:themeColor="background1"/>
        </w:tcBorders>
        <w:shd w:val="clear" w:color="5E7530"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5E7530"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5E7530" w:fill="5E7530" w:themeFill="accent3" w:themeFillShade="99"/>
      </w:tcPr>
    </w:tblStylePr>
    <w:tblStylePr w:type="band1Vert">
      <w:tblPr/>
      <w:tcPr>
        <w:shd w:val="clear" w:color="D6E3BC" w:fill="D6E3BC" w:themeFill="accent3" w:themeFillTint="66"/>
      </w:tcPr>
    </w:tblStylePr>
    <w:tblStylePr w:type="band1Horz">
      <w:tblPr/>
      <w:tcPr>
        <w:shd w:val="clear" w:color="CDDDAC"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F2EFF6"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FFFFFF" w:fill="FFFFFF" w:themeFill="background1"/>
      </w:tcPr>
    </w:tblStylePr>
    <w:tblStylePr w:type="lastRow">
      <w:rPr>
        <w:b/>
        <w:bCs/>
        <w:color w:val="FFFFFF" w:themeColor="background1"/>
      </w:rPr>
      <w:tblPr/>
      <w:tcPr>
        <w:tcBorders>
          <w:top w:val="single" w:sz="6" w:space="0" w:color="FFFFFF" w:themeColor="background1"/>
        </w:tcBorders>
        <w:shd w:val="clear" w:color="4C3B62"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4C3B62"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4C3B62" w:fill="4C3B62" w:themeFill="accent4" w:themeFillShade="99"/>
      </w:tcPr>
    </w:tblStylePr>
    <w:tblStylePr w:type="band1Vert">
      <w:tblPr/>
      <w:tcPr>
        <w:shd w:val="clear" w:color="CCC0D9" w:fill="CCC0D9" w:themeFill="accent4" w:themeFillTint="66"/>
      </w:tcPr>
    </w:tblStylePr>
    <w:tblStylePr w:type="band1Horz">
      <w:tblPr/>
      <w:tcPr>
        <w:shd w:val="clear" w:color="BFB1D0"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EDF6F9"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FFFFFF" w:fill="FFFFFF" w:themeFill="background1"/>
      </w:tcPr>
    </w:tblStylePr>
    <w:tblStylePr w:type="lastRow">
      <w:rPr>
        <w:b/>
        <w:bCs/>
        <w:color w:val="FFFFFF" w:themeColor="background1"/>
      </w:rPr>
      <w:tblPr/>
      <w:tcPr>
        <w:tcBorders>
          <w:top w:val="single" w:sz="6" w:space="0" w:color="FFFFFF" w:themeColor="background1"/>
        </w:tcBorders>
        <w:shd w:val="clear" w:color="276A7C"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276A7C"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276A7C" w:fill="276A7C" w:themeFill="accent5" w:themeFillShade="99"/>
      </w:tcPr>
    </w:tblStylePr>
    <w:tblStylePr w:type="band1Vert">
      <w:tblPr/>
      <w:tcPr>
        <w:shd w:val="clear" w:color="B6DDE8" w:fill="B6DDE8" w:themeFill="accent5" w:themeFillTint="66"/>
      </w:tcPr>
    </w:tblStylePr>
    <w:tblStylePr w:type="band1Horz">
      <w:tblPr/>
      <w:tcPr>
        <w:shd w:val="clear" w:color="A5D5E2"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FEF4EC"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FFFFFF" w:fill="FFFFFF" w:themeFill="background1"/>
      </w:tcPr>
    </w:tblStylePr>
    <w:tblStylePr w:type="lastRow">
      <w:rPr>
        <w:b/>
        <w:bCs/>
        <w:color w:val="FFFFFF" w:themeColor="background1"/>
      </w:rPr>
      <w:tblPr/>
      <w:tcPr>
        <w:tcBorders>
          <w:top w:val="single" w:sz="6" w:space="0" w:color="FFFFFF" w:themeColor="background1"/>
        </w:tcBorders>
        <w:shd w:val="clear" w:color="B65608"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B65608"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B65608" w:fill="B65608" w:themeFill="accent6" w:themeFillShade="99"/>
      </w:tcPr>
    </w:tblStylePr>
    <w:tblStylePr w:type="band1Vert">
      <w:tblPr/>
      <w:tcPr>
        <w:shd w:val="clear" w:color="FBD4B4" w:fill="FBD4B4" w:themeFill="accent6" w:themeFillTint="66"/>
      </w:tcPr>
    </w:tblStylePr>
    <w:tblStylePr w:type="band1Horz">
      <w:tblPr/>
      <w:tcPr>
        <w:shd w:val="clear" w:color="FBCAA2"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E6E6E6" w:fill="E6E6E6" w:themeFill="text1" w:themeFillTint="19"/>
    </w:tcPr>
    <w:tblStylePr w:type="firstRow">
      <w:rPr>
        <w:b/>
        <w:bCs/>
        <w:color w:val="FFFFFF" w:themeColor="background1"/>
      </w:rPr>
      <w:tblPr/>
      <w:tcPr>
        <w:tcBorders>
          <w:bottom w:val="single" w:sz="12" w:space="0" w:color="FFFFFF" w:themeColor="background1"/>
        </w:tcBorders>
        <w:shd w:val="clear" w:color="9E3A38" w:fill="9E3A38" w:themeFill="accent2" w:themeFillShade="CC"/>
      </w:tcPr>
    </w:tblStylePr>
    <w:tblStylePr w:type="lastRow">
      <w:rPr>
        <w:b/>
        <w:bCs/>
        <w:color w:val="9E3A38" w:themeColor="accent2" w:themeShade="CC"/>
      </w:rPr>
      <w:tblPr/>
      <w:tcPr>
        <w:tcBorders>
          <w:top w:val="single" w:sz="12" w:space="0" w:color="000000" w:themeColor="text1"/>
        </w:tcBorders>
        <w:shd w:val="clear" w:color="FFFFFF"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C0C0C0" w:fill="C0C0C0" w:themeFill="text1" w:themeFillTint="3F"/>
      </w:tcPr>
    </w:tblStylePr>
    <w:tblStylePr w:type="band1Horz">
      <w:tblPr/>
      <w:tcPr>
        <w:shd w:val="clear" w:color="CCCCCC"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EDF2F8" w:fill="EDF2F8" w:themeFill="accent1" w:themeFillTint="19"/>
    </w:tcPr>
    <w:tblStylePr w:type="firstRow">
      <w:rPr>
        <w:b/>
        <w:bCs/>
        <w:color w:val="FFFFFF" w:themeColor="background1"/>
      </w:rPr>
      <w:tblPr/>
      <w:tcPr>
        <w:tcBorders>
          <w:bottom w:val="single" w:sz="12" w:space="0" w:color="FFFFFF" w:themeColor="background1"/>
        </w:tcBorders>
        <w:shd w:val="clear" w:color="9E3A38" w:fill="9E3A38" w:themeFill="accent2" w:themeFillShade="CC"/>
      </w:tcPr>
    </w:tblStylePr>
    <w:tblStylePr w:type="lastRow">
      <w:rPr>
        <w:b/>
        <w:bCs/>
        <w:color w:val="9E3A38" w:themeColor="accent2" w:themeShade="CC"/>
      </w:rPr>
      <w:tblPr/>
      <w:tcPr>
        <w:tcBorders>
          <w:top w:val="single" w:sz="12" w:space="0" w:color="000000" w:themeColor="text1"/>
        </w:tcBorders>
        <w:shd w:val="clear" w:color="FFFFFF"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D3DFEE" w:fill="D3DFEE" w:themeFill="accent1" w:themeFillTint="3F"/>
      </w:tcPr>
    </w:tblStylePr>
    <w:tblStylePr w:type="band1Horz">
      <w:tblPr/>
      <w:tcPr>
        <w:shd w:val="clear" w:color="DBE5F1"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F8EDED" w:fill="F8EDED" w:themeFill="accent2" w:themeFillTint="19"/>
    </w:tcPr>
    <w:tblStylePr w:type="firstRow">
      <w:rPr>
        <w:b/>
        <w:bCs/>
        <w:color w:val="FFFFFF" w:themeColor="background1"/>
      </w:rPr>
      <w:tblPr/>
      <w:tcPr>
        <w:tcBorders>
          <w:bottom w:val="single" w:sz="12" w:space="0" w:color="FFFFFF" w:themeColor="background1"/>
        </w:tcBorders>
        <w:shd w:val="clear" w:color="9E3A38" w:fill="9E3A38" w:themeFill="accent2" w:themeFillShade="CC"/>
      </w:tcPr>
    </w:tblStylePr>
    <w:tblStylePr w:type="lastRow">
      <w:rPr>
        <w:b/>
        <w:bCs/>
        <w:color w:val="9E3A38" w:themeColor="accent2" w:themeShade="CC"/>
      </w:rPr>
      <w:tblPr/>
      <w:tcPr>
        <w:tcBorders>
          <w:top w:val="single" w:sz="12" w:space="0" w:color="000000" w:themeColor="text1"/>
        </w:tcBorders>
        <w:shd w:val="clear" w:color="FFFFFF"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EFD3D2" w:fill="EFD3D2" w:themeFill="accent2" w:themeFillTint="3F"/>
      </w:tcPr>
    </w:tblStylePr>
    <w:tblStylePr w:type="band1Horz">
      <w:tblPr/>
      <w:tcPr>
        <w:shd w:val="clear" w:color="F2DBDB"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F5F8EE" w:fill="F5F8EE" w:themeFill="accent3" w:themeFillTint="19"/>
    </w:tcPr>
    <w:tblStylePr w:type="firstRow">
      <w:rPr>
        <w:b/>
        <w:bCs/>
        <w:color w:val="FFFFFF" w:themeColor="background1"/>
      </w:rPr>
      <w:tblPr/>
      <w:tcPr>
        <w:tcBorders>
          <w:bottom w:val="single" w:sz="12" w:space="0" w:color="FFFFFF" w:themeColor="background1"/>
        </w:tcBorders>
        <w:shd w:val="clear" w:color="664E82" w:fill="664E82" w:themeFill="accent4" w:themeFillShade="CC"/>
      </w:tcPr>
    </w:tblStylePr>
    <w:tblStylePr w:type="lastRow">
      <w:rPr>
        <w:b/>
        <w:bCs/>
        <w:color w:val="664E82" w:themeColor="accent4" w:themeShade="CC"/>
      </w:rPr>
      <w:tblPr/>
      <w:tcPr>
        <w:tcBorders>
          <w:top w:val="single" w:sz="12" w:space="0" w:color="000000" w:themeColor="text1"/>
        </w:tcBorders>
        <w:shd w:val="clear" w:color="FFFFFF"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E6EED5" w:fill="E6EED5" w:themeFill="accent3" w:themeFillTint="3F"/>
      </w:tcPr>
    </w:tblStylePr>
    <w:tblStylePr w:type="band1Horz">
      <w:tblPr/>
      <w:tcPr>
        <w:shd w:val="clear" w:color="EAF1DD"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F2EFF6" w:fill="F2EFF6" w:themeFill="accent4" w:themeFillTint="19"/>
    </w:tcPr>
    <w:tblStylePr w:type="firstRow">
      <w:rPr>
        <w:b/>
        <w:bCs/>
        <w:color w:val="FFFFFF" w:themeColor="background1"/>
      </w:rPr>
      <w:tblPr/>
      <w:tcPr>
        <w:tcBorders>
          <w:bottom w:val="single" w:sz="12" w:space="0" w:color="FFFFFF" w:themeColor="background1"/>
        </w:tcBorders>
        <w:shd w:val="clear" w:color="7E9C40" w:fill="7E9C40" w:themeFill="accent3" w:themeFillShade="CC"/>
      </w:tcPr>
    </w:tblStylePr>
    <w:tblStylePr w:type="lastRow">
      <w:rPr>
        <w:b/>
        <w:bCs/>
        <w:color w:val="7E9C40" w:themeColor="accent3" w:themeShade="CC"/>
      </w:rPr>
      <w:tblPr/>
      <w:tcPr>
        <w:tcBorders>
          <w:top w:val="single" w:sz="12" w:space="0" w:color="000000" w:themeColor="text1"/>
        </w:tcBorders>
        <w:shd w:val="clear" w:color="FFFFFF"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DFD8E8" w:fill="DFD8E8" w:themeFill="accent4" w:themeFillTint="3F"/>
      </w:tcPr>
    </w:tblStylePr>
    <w:tblStylePr w:type="band1Horz">
      <w:tblPr/>
      <w:tcPr>
        <w:shd w:val="clear" w:color="E5DFEC"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EDF6F9" w:fill="EDF6F9" w:themeFill="accent5" w:themeFillTint="19"/>
    </w:tcPr>
    <w:tblStylePr w:type="firstRow">
      <w:rPr>
        <w:b/>
        <w:bCs/>
        <w:color w:val="FFFFFF" w:themeColor="background1"/>
      </w:rPr>
      <w:tblPr/>
      <w:tcPr>
        <w:tcBorders>
          <w:bottom w:val="single" w:sz="12" w:space="0" w:color="FFFFFF" w:themeColor="background1"/>
        </w:tcBorders>
        <w:shd w:val="clear" w:color="F2730A" w:fill="F2730A" w:themeFill="accent6" w:themeFillShade="CC"/>
      </w:tcPr>
    </w:tblStylePr>
    <w:tblStylePr w:type="lastRow">
      <w:rPr>
        <w:b/>
        <w:bCs/>
        <w:color w:val="F2730A" w:themeColor="accent6" w:themeShade="CC"/>
      </w:rPr>
      <w:tblPr/>
      <w:tcPr>
        <w:tcBorders>
          <w:top w:val="single" w:sz="12" w:space="0" w:color="000000" w:themeColor="text1"/>
        </w:tcBorders>
        <w:shd w:val="clear" w:color="FFFFFF"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D2EAF1" w:fill="D2EAF1" w:themeFill="accent5" w:themeFillTint="3F"/>
      </w:tcPr>
    </w:tblStylePr>
    <w:tblStylePr w:type="band1Horz">
      <w:tblPr/>
      <w:tcPr>
        <w:shd w:val="clear" w:color="DAEEF3"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FEF4EC" w:fill="FEF4EC" w:themeFill="accent6" w:themeFillTint="19"/>
    </w:tcPr>
    <w:tblStylePr w:type="firstRow">
      <w:rPr>
        <w:b/>
        <w:bCs/>
        <w:color w:val="FFFFFF" w:themeColor="background1"/>
      </w:rPr>
      <w:tblPr/>
      <w:tcPr>
        <w:tcBorders>
          <w:bottom w:val="single" w:sz="12" w:space="0" w:color="FFFFFF" w:themeColor="background1"/>
        </w:tcBorders>
        <w:shd w:val="clear" w:color="348DA5" w:fill="348DA5" w:themeFill="accent5" w:themeFillShade="CC"/>
      </w:tcPr>
    </w:tblStylePr>
    <w:tblStylePr w:type="lastRow">
      <w:rPr>
        <w:b/>
        <w:bCs/>
        <w:color w:val="348DA5" w:themeColor="accent5" w:themeShade="CC"/>
      </w:rPr>
      <w:tblPr/>
      <w:tcPr>
        <w:tcBorders>
          <w:top w:val="single" w:sz="12" w:space="0" w:color="000000" w:themeColor="text1"/>
        </w:tcBorders>
        <w:shd w:val="clear" w:color="FFFFFF"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FDE4D0" w:fill="FDE4D0" w:themeFill="accent6" w:themeFillTint="3F"/>
      </w:tcPr>
    </w:tblStylePr>
    <w:tblStylePr w:type="band1Horz">
      <w:tblPr/>
      <w:tcPr>
        <w:shd w:val="clear" w:color="FDE9D9"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CCCCCC" w:fill="CCCCCC" w:themeFill="text1" w:themeFillTint="33"/>
    </w:tcPr>
    <w:tblStylePr w:type="firstRow">
      <w:rPr>
        <w:b/>
        <w:bCs/>
      </w:rPr>
      <w:tblPr/>
      <w:tcPr>
        <w:shd w:val="clear" w:color="999999" w:fill="999999" w:themeFill="text1" w:themeFillTint="66"/>
      </w:tcPr>
    </w:tblStylePr>
    <w:tblStylePr w:type="lastRow">
      <w:rPr>
        <w:b/>
        <w:bCs/>
        <w:color w:val="000000" w:themeColor="text1"/>
      </w:rPr>
      <w:tblPr/>
      <w:tcPr>
        <w:shd w:val="clear" w:color="999999" w:fill="999999" w:themeFill="text1" w:themeFillTint="66"/>
      </w:tcPr>
    </w:tblStylePr>
    <w:tblStylePr w:type="firstCol">
      <w:rPr>
        <w:color w:val="FFFFFF" w:themeColor="background1"/>
      </w:rPr>
      <w:tblPr/>
      <w:tcPr>
        <w:shd w:val="clear" w:color="000000" w:fill="000000" w:themeFill="text1" w:themeFillShade="BF"/>
      </w:tcPr>
    </w:tblStylePr>
    <w:tblStylePr w:type="lastCol">
      <w:rPr>
        <w:color w:val="FFFFFF" w:themeColor="background1"/>
      </w:rPr>
      <w:tblPr/>
      <w:tcPr>
        <w:shd w:val="clear" w:color="000000" w:fill="000000" w:themeFill="text1" w:themeFillShade="BF"/>
      </w:tcPr>
    </w:tblStylePr>
    <w:tblStylePr w:type="band1Vert">
      <w:tblPr/>
      <w:tcPr>
        <w:shd w:val="clear" w:color="808080" w:fill="808080" w:themeFill="text1" w:themeFillTint="7F"/>
      </w:tcPr>
    </w:tblStylePr>
    <w:tblStylePr w:type="band1Horz">
      <w:tblPr/>
      <w:tcPr>
        <w:shd w:val="clear" w:color="808080"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DBE5F1" w:fill="DBE5F1" w:themeFill="accent1" w:themeFillTint="33"/>
    </w:tcPr>
    <w:tblStylePr w:type="firstRow">
      <w:rPr>
        <w:b/>
        <w:bCs/>
      </w:rPr>
      <w:tblPr/>
      <w:tcPr>
        <w:shd w:val="clear" w:color="B8CCE4" w:fill="B8CCE4" w:themeFill="accent1" w:themeFillTint="66"/>
      </w:tcPr>
    </w:tblStylePr>
    <w:tblStylePr w:type="lastRow">
      <w:rPr>
        <w:b/>
        <w:bCs/>
        <w:color w:val="000000" w:themeColor="text1"/>
      </w:rPr>
      <w:tblPr/>
      <w:tcPr>
        <w:shd w:val="clear" w:color="B8CCE4" w:fill="B8CCE4" w:themeFill="accent1" w:themeFillTint="66"/>
      </w:tcPr>
    </w:tblStylePr>
    <w:tblStylePr w:type="firstCol">
      <w:rPr>
        <w:color w:val="FFFFFF" w:themeColor="background1"/>
      </w:rPr>
      <w:tblPr/>
      <w:tcPr>
        <w:shd w:val="clear" w:color="365F91" w:fill="365F91" w:themeFill="accent1" w:themeFillShade="BF"/>
      </w:tcPr>
    </w:tblStylePr>
    <w:tblStylePr w:type="lastCol">
      <w:rPr>
        <w:color w:val="FFFFFF" w:themeColor="background1"/>
      </w:rPr>
      <w:tblPr/>
      <w:tcPr>
        <w:shd w:val="clear" w:color="365F91" w:fill="365F91" w:themeFill="accent1" w:themeFillShade="BF"/>
      </w:tcPr>
    </w:tblStylePr>
    <w:tblStylePr w:type="band1Vert">
      <w:tblPr/>
      <w:tcPr>
        <w:shd w:val="clear" w:color="A7BFDE" w:fill="A7BFDE" w:themeFill="accent1" w:themeFillTint="7F"/>
      </w:tcPr>
    </w:tblStylePr>
    <w:tblStylePr w:type="band1Horz">
      <w:tblPr/>
      <w:tcPr>
        <w:shd w:val="clear" w:color="A7BFDE"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F2DBDB" w:fill="F2DBDB" w:themeFill="accent2" w:themeFillTint="33"/>
    </w:tcPr>
    <w:tblStylePr w:type="firstRow">
      <w:rPr>
        <w:b/>
        <w:bCs/>
      </w:rPr>
      <w:tblPr/>
      <w:tcPr>
        <w:shd w:val="clear" w:color="E5B8B7" w:fill="E5B8B7" w:themeFill="accent2" w:themeFillTint="66"/>
      </w:tcPr>
    </w:tblStylePr>
    <w:tblStylePr w:type="lastRow">
      <w:rPr>
        <w:b/>
        <w:bCs/>
        <w:color w:val="000000" w:themeColor="text1"/>
      </w:rPr>
      <w:tblPr/>
      <w:tcPr>
        <w:shd w:val="clear" w:color="E5B8B7" w:fill="E5B8B7" w:themeFill="accent2" w:themeFillTint="66"/>
      </w:tcPr>
    </w:tblStylePr>
    <w:tblStylePr w:type="firstCol">
      <w:rPr>
        <w:color w:val="FFFFFF" w:themeColor="background1"/>
      </w:rPr>
      <w:tblPr/>
      <w:tcPr>
        <w:shd w:val="clear" w:color="943634" w:fill="943634" w:themeFill="accent2" w:themeFillShade="BF"/>
      </w:tcPr>
    </w:tblStylePr>
    <w:tblStylePr w:type="lastCol">
      <w:rPr>
        <w:color w:val="FFFFFF" w:themeColor="background1"/>
      </w:rPr>
      <w:tblPr/>
      <w:tcPr>
        <w:shd w:val="clear" w:color="943634" w:fill="943634" w:themeFill="accent2" w:themeFillShade="BF"/>
      </w:tcPr>
    </w:tblStylePr>
    <w:tblStylePr w:type="band1Vert">
      <w:tblPr/>
      <w:tcPr>
        <w:shd w:val="clear" w:color="DFA7A6" w:fill="DFA7A6" w:themeFill="accent2" w:themeFillTint="7F"/>
      </w:tcPr>
    </w:tblStylePr>
    <w:tblStylePr w:type="band1Horz">
      <w:tblPr/>
      <w:tcPr>
        <w:shd w:val="clear" w:color="DFA7A6"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EAF1DD" w:fill="EAF1DD" w:themeFill="accent3" w:themeFillTint="33"/>
    </w:tcPr>
    <w:tblStylePr w:type="firstRow">
      <w:rPr>
        <w:b/>
        <w:bCs/>
      </w:rPr>
      <w:tblPr/>
      <w:tcPr>
        <w:shd w:val="clear" w:color="D6E3BC" w:fill="D6E3BC" w:themeFill="accent3" w:themeFillTint="66"/>
      </w:tcPr>
    </w:tblStylePr>
    <w:tblStylePr w:type="lastRow">
      <w:rPr>
        <w:b/>
        <w:bCs/>
        <w:color w:val="000000" w:themeColor="text1"/>
      </w:rPr>
      <w:tblPr/>
      <w:tcPr>
        <w:shd w:val="clear" w:color="D6E3BC" w:fill="D6E3BC" w:themeFill="accent3" w:themeFillTint="66"/>
      </w:tcPr>
    </w:tblStylePr>
    <w:tblStylePr w:type="firstCol">
      <w:rPr>
        <w:color w:val="FFFFFF" w:themeColor="background1"/>
      </w:rPr>
      <w:tblPr/>
      <w:tcPr>
        <w:shd w:val="clear" w:color="76923C" w:fill="76923C" w:themeFill="accent3" w:themeFillShade="BF"/>
      </w:tcPr>
    </w:tblStylePr>
    <w:tblStylePr w:type="lastCol">
      <w:rPr>
        <w:color w:val="FFFFFF" w:themeColor="background1"/>
      </w:rPr>
      <w:tblPr/>
      <w:tcPr>
        <w:shd w:val="clear" w:color="76923C" w:fill="76923C" w:themeFill="accent3" w:themeFillShade="BF"/>
      </w:tcPr>
    </w:tblStylePr>
    <w:tblStylePr w:type="band1Vert">
      <w:tblPr/>
      <w:tcPr>
        <w:shd w:val="clear" w:color="CDDDAC" w:fill="CDDDAC" w:themeFill="accent3" w:themeFillTint="7F"/>
      </w:tcPr>
    </w:tblStylePr>
    <w:tblStylePr w:type="band1Horz">
      <w:tblPr/>
      <w:tcPr>
        <w:shd w:val="clear" w:color="CDDDAC"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E5DFEC" w:fill="E5DFEC" w:themeFill="accent4" w:themeFillTint="33"/>
    </w:tcPr>
    <w:tblStylePr w:type="firstRow">
      <w:rPr>
        <w:b/>
        <w:bCs/>
      </w:rPr>
      <w:tblPr/>
      <w:tcPr>
        <w:shd w:val="clear" w:color="CCC0D9" w:fill="CCC0D9" w:themeFill="accent4" w:themeFillTint="66"/>
      </w:tcPr>
    </w:tblStylePr>
    <w:tblStylePr w:type="lastRow">
      <w:rPr>
        <w:b/>
        <w:bCs/>
        <w:color w:val="000000" w:themeColor="text1"/>
      </w:rPr>
      <w:tblPr/>
      <w:tcPr>
        <w:shd w:val="clear" w:color="CCC0D9" w:fill="CCC0D9" w:themeFill="accent4" w:themeFillTint="66"/>
      </w:tcPr>
    </w:tblStylePr>
    <w:tblStylePr w:type="firstCol">
      <w:rPr>
        <w:color w:val="FFFFFF" w:themeColor="background1"/>
      </w:rPr>
      <w:tblPr/>
      <w:tcPr>
        <w:shd w:val="clear" w:color="5F497A" w:fill="5F497A" w:themeFill="accent4" w:themeFillShade="BF"/>
      </w:tcPr>
    </w:tblStylePr>
    <w:tblStylePr w:type="lastCol">
      <w:rPr>
        <w:color w:val="FFFFFF" w:themeColor="background1"/>
      </w:rPr>
      <w:tblPr/>
      <w:tcPr>
        <w:shd w:val="clear" w:color="5F497A" w:fill="5F497A" w:themeFill="accent4" w:themeFillShade="BF"/>
      </w:tcPr>
    </w:tblStylePr>
    <w:tblStylePr w:type="band1Vert">
      <w:tblPr/>
      <w:tcPr>
        <w:shd w:val="clear" w:color="BFB1D0" w:fill="BFB1D0" w:themeFill="accent4" w:themeFillTint="7F"/>
      </w:tcPr>
    </w:tblStylePr>
    <w:tblStylePr w:type="band1Horz">
      <w:tblPr/>
      <w:tcPr>
        <w:shd w:val="clear" w:color="BFB1D0"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DAEEF3" w:fill="DAEEF3" w:themeFill="accent5" w:themeFillTint="33"/>
    </w:tcPr>
    <w:tblStylePr w:type="firstRow">
      <w:rPr>
        <w:b/>
        <w:bCs/>
      </w:rPr>
      <w:tblPr/>
      <w:tcPr>
        <w:shd w:val="clear" w:color="B6DDE8" w:fill="B6DDE8" w:themeFill="accent5" w:themeFillTint="66"/>
      </w:tcPr>
    </w:tblStylePr>
    <w:tblStylePr w:type="lastRow">
      <w:rPr>
        <w:b/>
        <w:bCs/>
        <w:color w:val="000000" w:themeColor="text1"/>
      </w:rPr>
      <w:tblPr/>
      <w:tcPr>
        <w:shd w:val="clear" w:color="B6DDE8" w:fill="B6DDE8" w:themeFill="accent5" w:themeFillTint="66"/>
      </w:tcPr>
    </w:tblStylePr>
    <w:tblStylePr w:type="firstCol">
      <w:rPr>
        <w:color w:val="FFFFFF" w:themeColor="background1"/>
      </w:rPr>
      <w:tblPr/>
      <w:tcPr>
        <w:shd w:val="clear" w:color="31849B" w:fill="31849B" w:themeFill="accent5" w:themeFillShade="BF"/>
      </w:tcPr>
    </w:tblStylePr>
    <w:tblStylePr w:type="lastCol">
      <w:rPr>
        <w:color w:val="FFFFFF" w:themeColor="background1"/>
      </w:rPr>
      <w:tblPr/>
      <w:tcPr>
        <w:shd w:val="clear" w:color="31849B" w:fill="31849B" w:themeFill="accent5" w:themeFillShade="BF"/>
      </w:tcPr>
    </w:tblStylePr>
    <w:tblStylePr w:type="band1Vert">
      <w:tblPr/>
      <w:tcPr>
        <w:shd w:val="clear" w:color="A5D5E2" w:fill="A5D5E2" w:themeFill="accent5" w:themeFillTint="7F"/>
      </w:tcPr>
    </w:tblStylePr>
    <w:tblStylePr w:type="band1Horz">
      <w:tblPr/>
      <w:tcPr>
        <w:shd w:val="clear" w:color="A5D5E2"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FDE9D9" w:fill="FDE9D9" w:themeFill="accent6" w:themeFillTint="33"/>
    </w:tcPr>
    <w:tblStylePr w:type="firstRow">
      <w:rPr>
        <w:b/>
        <w:bCs/>
      </w:rPr>
      <w:tblPr/>
      <w:tcPr>
        <w:shd w:val="clear" w:color="FBD4B4" w:fill="FBD4B4" w:themeFill="accent6" w:themeFillTint="66"/>
      </w:tcPr>
    </w:tblStylePr>
    <w:tblStylePr w:type="lastRow">
      <w:rPr>
        <w:b/>
        <w:bCs/>
        <w:color w:val="000000" w:themeColor="text1"/>
      </w:rPr>
      <w:tblPr/>
      <w:tcPr>
        <w:shd w:val="clear" w:color="FBD4B4" w:fill="FBD4B4" w:themeFill="accent6" w:themeFillTint="66"/>
      </w:tcPr>
    </w:tblStylePr>
    <w:tblStylePr w:type="firstCol">
      <w:rPr>
        <w:color w:val="FFFFFF" w:themeColor="background1"/>
      </w:rPr>
      <w:tblPr/>
      <w:tcPr>
        <w:shd w:val="clear" w:color="E36C0A" w:fill="E36C0A" w:themeFill="accent6" w:themeFillShade="BF"/>
      </w:tcPr>
    </w:tblStylePr>
    <w:tblStylePr w:type="lastCol">
      <w:rPr>
        <w:color w:val="FFFFFF" w:themeColor="background1"/>
      </w:rPr>
      <w:tblPr/>
      <w:tcPr>
        <w:shd w:val="clear" w:color="E36C0A" w:fill="E36C0A" w:themeFill="accent6" w:themeFillShade="BF"/>
      </w:tcPr>
    </w:tblStylePr>
    <w:tblStylePr w:type="band1Vert">
      <w:tblPr/>
      <w:tcPr>
        <w:shd w:val="clear" w:color="FBCAA2" w:fill="FBCAA2" w:themeFill="accent6" w:themeFillTint="7F"/>
      </w:tcPr>
    </w:tblStylePr>
    <w:tblStylePr w:type="band1Horz">
      <w:tblPr/>
      <w:tcPr>
        <w:shd w:val="clear" w:color="FBCAA2" w:fill="FBCAA2" w:themeFill="accent6" w:themeFillTint="7F"/>
      </w:tcPr>
    </w:tblStylePr>
  </w:style>
  <w:style w:type="paragraph" w:styleId="Verzeichnis1">
    <w:name w:val="toc 1"/>
    <w:basedOn w:val="Standard"/>
    <w:next w:val="Standard"/>
    <w:autoRedefine/>
    <w:uiPriority w:val="39"/>
    <w:unhideWhenUsed/>
    <w:rsid w:val="00F66D2B"/>
    <w:pPr>
      <w:spacing w:after="100"/>
    </w:pPr>
  </w:style>
  <w:style w:type="paragraph" w:styleId="Verzeichnis2">
    <w:name w:val="toc 2"/>
    <w:basedOn w:val="Standard"/>
    <w:next w:val="Standard"/>
    <w:autoRedefine/>
    <w:uiPriority w:val="39"/>
    <w:unhideWhenUsed/>
    <w:rsid w:val="00F66D2B"/>
    <w:pPr>
      <w:spacing w:after="100"/>
      <w:ind w:left="200"/>
    </w:pPr>
  </w:style>
  <w:style w:type="character" w:styleId="Hyperlink">
    <w:name w:val="Hyperlink"/>
    <w:basedOn w:val="Absatz-Standardschriftart"/>
    <w:uiPriority w:val="99"/>
    <w:unhideWhenUsed/>
    <w:rsid w:val="00F66D2B"/>
    <w:rPr>
      <w:color w:val="0000FF" w:themeColor="hyperlink"/>
      <w:u w:val="single"/>
    </w:rPr>
  </w:style>
  <w:style w:type="paragraph" w:styleId="berarbeitung">
    <w:name w:val="Revision"/>
    <w:hidden/>
    <w:uiPriority w:val="99"/>
    <w:semiHidden/>
    <w:rsid w:val="007159AE"/>
    <w:pPr>
      <w:spacing w:after="0" w:line="240" w:lineRule="auto"/>
    </w:pPr>
    <w:rPr>
      <w:rFonts w:ascii="Inter" w:eastAsia="Inter" w:hAnsi="Inter" w:cs="Inter"/>
      <w:color w:val="181818"/>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4.jpg"/><Relationship Id="rId21" Type="http://schemas.openxmlformats.org/officeDocument/2006/relationships/image" Target="media/image8.jpg"/><Relationship Id="rId42" Type="http://schemas.openxmlformats.org/officeDocument/2006/relationships/image" Target="media/image29.jpg"/><Relationship Id="rId63" Type="http://schemas.openxmlformats.org/officeDocument/2006/relationships/image" Target="media/image50.jpg"/><Relationship Id="rId84" Type="http://schemas.openxmlformats.org/officeDocument/2006/relationships/image" Target="media/image71.jpg"/><Relationship Id="rId138" Type="http://schemas.openxmlformats.org/officeDocument/2006/relationships/image" Target="media/image125.jpg"/><Relationship Id="rId159" Type="http://schemas.openxmlformats.org/officeDocument/2006/relationships/image" Target="media/image146.jpg"/><Relationship Id="rId170" Type="http://schemas.openxmlformats.org/officeDocument/2006/relationships/image" Target="media/image157.jpg"/><Relationship Id="rId107" Type="http://schemas.openxmlformats.org/officeDocument/2006/relationships/image" Target="media/image94.jpg"/><Relationship Id="rId11" Type="http://schemas.openxmlformats.org/officeDocument/2006/relationships/header" Target="header1.xml"/><Relationship Id="rId32" Type="http://schemas.openxmlformats.org/officeDocument/2006/relationships/image" Target="media/image19.jpg"/><Relationship Id="rId53" Type="http://schemas.openxmlformats.org/officeDocument/2006/relationships/image" Target="media/image40.jpg"/><Relationship Id="rId74" Type="http://schemas.openxmlformats.org/officeDocument/2006/relationships/image" Target="media/image61.jpg"/><Relationship Id="rId128" Type="http://schemas.openxmlformats.org/officeDocument/2006/relationships/image" Target="media/image115.jpg"/><Relationship Id="rId149" Type="http://schemas.openxmlformats.org/officeDocument/2006/relationships/image" Target="media/image136.jpg"/><Relationship Id="rId5" Type="http://schemas.openxmlformats.org/officeDocument/2006/relationships/webSettings" Target="webSettings.xml"/><Relationship Id="rId95" Type="http://schemas.openxmlformats.org/officeDocument/2006/relationships/image" Target="media/image82.jpg"/><Relationship Id="rId160" Type="http://schemas.openxmlformats.org/officeDocument/2006/relationships/image" Target="media/image147.jpg"/><Relationship Id="rId181" Type="http://schemas.openxmlformats.org/officeDocument/2006/relationships/header" Target="header4.xml"/><Relationship Id="rId22" Type="http://schemas.openxmlformats.org/officeDocument/2006/relationships/image" Target="media/image9.jpg"/><Relationship Id="rId43" Type="http://schemas.openxmlformats.org/officeDocument/2006/relationships/image" Target="media/image30.jpg"/><Relationship Id="rId64" Type="http://schemas.openxmlformats.org/officeDocument/2006/relationships/image" Target="media/image51.jpg"/><Relationship Id="rId118" Type="http://schemas.openxmlformats.org/officeDocument/2006/relationships/image" Target="media/image105.jpg"/><Relationship Id="rId139" Type="http://schemas.openxmlformats.org/officeDocument/2006/relationships/image" Target="media/image126.jpg"/><Relationship Id="rId85" Type="http://schemas.openxmlformats.org/officeDocument/2006/relationships/image" Target="media/image72.jpg"/><Relationship Id="rId150" Type="http://schemas.openxmlformats.org/officeDocument/2006/relationships/image" Target="media/image137.jpg"/><Relationship Id="rId171" Type="http://schemas.openxmlformats.org/officeDocument/2006/relationships/image" Target="media/image158.jpg"/><Relationship Id="rId12" Type="http://schemas.openxmlformats.org/officeDocument/2006/relationships/header" Target="header2.xml"/><Relationship Id="rId33" Type="http://schemas.openxmlformats.org/officeDocument/2006/relationships/image" Target="media/image20.jpg"/><Relationship Id="rId108" Type="http://schemas.openxmlformats.org/officeDocument/2006/relationships/image" Target="media/image95.jpg"/><Relationship Id="rId129" Type="http://schemas.openxmlformats.org/officeDocument/2006/relationships/image" Target="media/image116.jpg"/><Relationship Id="rId54" Type="http://schemas.openxmlformats.org/officeDocument/2006/relationships/image" Target="media/image41.jpg"/><Relationship Id="rId75" Type="http://schemas.openxmlformats.org/officeDocument/2006/relationships/image" Target="media/image62.jpg"/><Relationship Id="rId96" Type="http://schemas.openxmlformats.org/officeDocument/2006/relationships/image" Target="media/image83.jpg"/><Relationship Id="rId140" Type="http://schemas.openxmlformats.org/officeDocument/2006/relationships/image" Target="media/image127.jpg"/><Relationship Id="rId161" Type="http://schemas.openxmlformats.org/officeDocument/2006/relationships/image" Target="media/image148.jpg"/><Relationship Id="rId182" Type="http://schemas.openxmlformats.org/officeDocument/2006/relationships/footer" Target="footer4.xml"/><Relationship Id="rId6" Type="http://schemas.openxmlformats.org/officeDocument/2006/relationships/footnotes" Target="footnotes.xml"/><Relationship Id="rId23" Type="http://schemas.openxmlformats.org/officeDocument/2006/relationships/image" Target="media/image10.jpg"/><Relationship Id="rId119" Type="http://schemas.openxmlformats.org/officeDocument/2006/relationships/image" Target="media/image106.jpg"/><Relationship Id="rId44" Type="http://schemas.openxmlformats.org/officeDocument/2006/relationships/image" Target="media/image31.jpg"/><Relationship Id="rId65" Type="http://schemas.openxmlformats.org/officeDocument/2006/relationships/image" Target="media/image52.jpg"/><Relationship Id="rId86" Type="http://schemas.openxmlformats.org/officeDocument/2006/relationships/image" Target="media/image73.jpg"/><Relationship Id="rId130" Type="http://schemas.openxmlformats.org/officeDocument/2006/relationships/image" Target="media/image117.jpg"/><Relationship Id="rId151" Type="http://schemas.openxmlformats.org/officeDocument/2006/relationships/image" Target="media/image138.jpg"/><Relationship Id="rId172" Type="http://schemas.openxmlformats.org/officeDocument/2006/relationships/image" Target="media/image159.jpg"/><Relationship Id="rId13" Type="http://schemas.openxmlformats.org/officeDocument/2006/relationships/footer" Target="footer1.xml"/><Relationship Id="rId18" Type="http://schemas.openxmlformats.org/officeDocument/2006/relationships/image" Target="media/image5.jpg"/><Relationship Id="rId39" Type="http://schemas.openxmlformats.org/officeDocument/2006/relationships/image" Target="media/image26.jpg"/><Relationship Id="rId109" Type="http://schemas.openxmlformats.org/officeDocument/2006/relationships/image" Target="media/image96.jpg"/><Relationship Id="rId34" Type="http://schemas.openxmlformats.org/officeDocument/2006/relationships/image" Target="media/image21.jpg"/><Relationship Id="rId50" Type="http://schemas.openxmlformats.org/officeDocument/2006/relationships/image" Target="media/image37.jpg"/><Relationship Id="rId55" Type="http://schemas.openxmlformats.org/officeDocument/2006/relationships/image" Target="media/image42.jpg"/><Relationship Id="rId76" Type="http://schemas.openxmlformats.org/officeDocument/2006/relationships/image" Target="media/image63.jpg"/><Relationship Id="rId97" Type="http://schemas.openxmlformats.org/officeDocument/2006/relationships/image" Target="media/image84.jpg"/><Relationship Id="rId104" Type="http://schemas.openxmlformats.org/officeDocument/2006/relationships/image" Target="media/image91.jpg"/><Relationship Id="rId120" Type="http://schemas.openxmlformats.org/officeDocument/2006/relationships/image" Target="media/image107.jpg"/><Relationship Id="rId125" Type="http://schemas.openxmlformats.org/officeDocument/2006/relationships/image" Target="media/image112.jpg"/><Relationship Id="rId141" Type="http://schemas.openxmlformats.org/officeDocument/2006/relationships/image" Target="media/image128.jpg"/><Relationship Id="rId146" Type="http://schemas.openxmlformats.org/officeDocument/2006/relationships/image" Target="media/image133.jpg"/><Relationship Id="rId167" Type="http://schemas.openxmlformats.org/officeDocument/2006/relationships/image" Target="media/image154.jpg"/><Relationship Id="rId7" Type="http://schemas.openxmlformats.org/officeDocument/2006/relationships/endnotes" Target="endnotes.xml"/><Relationship Id="rId71" Type="http://schemas.openxmlformats.org/officeDocument/2006/relationships/image" Target="media/image58.jpg"/><Relationship Id="rId92" Type="http://schemas.openxmlformats.org/officeDocument/2006/relationships/image" Target="media/image79.jpg"/><Relationship Id="rId162" Type="http://schemas.openxmlformats.org/officeDocument/2006/relationships/image" Target="media/image149.jpg"/><Relationship Id="rId183"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16.jpg"/><Relationship Id="rId24" Type="http://schemas.openxmlformats.org/officeDocument/2006/relationships/image" Target="media/image11.jpg"/><Relationship Id="rId40" Type="http://schemas.openxmlformats.org/officeDocument/2006/relationships/image" Target="media/image27.jpg"/><Relationship Id="rId45" Type="http://schemas.openxmlformats.org/officeDocument/2006/relationships/image" Target="media/image32.jpg"/><Relationship Id="rId66" Type="http://schemas.openxmlformats.org/officeDocument/2006/relationships/image" Target="media/image53.jpg"/><Relationship Id="rId87" Type="http://schemas.openxmlformats.org/officeDocument/2006/relationships/image" Target="media/image74.jpg"/><Relationship Id="rId110" Type="http://schemas.openxmlformats.org/officeDocument/2006/relationships/image" Target="media/image97.jpg"/><Relationship Id="rId115" Type="http://schemas.openxmlformats.org/officeDocument/2006/relationships/image" Target="media/image102.jpg"/><Relationship Id="rId131" Type="http://schemas.openxmlformats.org/officeDocument/2006/relationships/image" Target="media/image118.jpg"/><Relationship Id="rId136" Type="http://schemas.openxmlformats.org/officeDocument/2006/relationships/image" Target="media/image123.jpg"/><Relationship Id="rId157" Type="http://schemas.openxmlformats.org/officeDocument/2006/relationships/image" Target="media/image144.jpg"/><Relationship Id="rId178" Type="http://schemas.openxmlformats.org/officeDocument/2006/relationships/image" Target="media/image165.jpg"/><Relationship Id="rId61" Type="http://schemas.openxmlformats.org/officeDocument/2006/relationships/image" Target="media/image48.jpg"/><Relationship Id="rId82" Type="http://schemas.openxmlformats.org/officeDocument/2006/relationships/image" Target="media/image69.jpg"/><Relationship Id="rId152" Type="http://schemas.openxmlformats.org/officeDocument/2006/relationships/image" Target="media/image139.jpg"/><Relationship Id="rId173" Type="http://schemas.openxmlformats.org/officeDocument/2006/relationships/image" Target="media/image160.jpg"/><Relationship Id="rId19" Type="http://schemas.openxmlformats.org/officeDocument/2006/relationships/image" Target="media/image6.jpg"/><Relationship Id="rId14" Type="http://schemas.openxmlformats.org/officeDocument/2006/relationships/footer" Target="footer2.xml"/><Relationship Id="rId30" Type="http://schemas.openxmlformats.org/officeDocument/2006/relationships/image" Target="media/image17.jpg"/><Relationship Id="rId35" Type="http://schemas.openxmlformats.org/officeDocument/2006/relationships/image" Target="media/image22.jpg"/><Relationship Id="rId56" Type="http://schemas.openxmlformats.org/officeDocument/2006/relationships/image" Target="media/image43.jpg"/><Relationship Id="rId77" Type="http://schemas.openxmlformats.org/officeDocument/2006/relationships/image" Target="media/image64.jpg"/><Relationship Id="rId100" Type="http://schemas.openxmlformats.org/officeDocument/2006/relationships/image" Target="media/image87.jpg"/><Relationship Id="rId105" Type="http://schemas.openxmlformats.org/officeDocument/2006/relationships/image" Target="media/image92.jpg"/><Relationship Id="rId126" Type="http://schemas.openxmlformats.org/officeDocument/2006/relationships/image" Target="media/image113.jpg"/><Relationship Id="rId147" Type="http://schemas.openxmlformats.org/officeDocument/2006/relationships/image" Target="media/image134.jpg"/><Relationship Id="rId168" Type="http://schemas.openxmlformats.org/officeDocument/2006/relationships/image" Target="media/image155.jpg"/><Relationship Id="rId8" Type="http://schemas.openxmlformats.org/officeDocument/2006/relationships/image" Target="media/image1.jpg"/><Relationship Id="rId51" Type="http://schemas.openxmlformats.org/officeDocument/2006/relationships/image" Target="media/image38.jpg"/><Relationship Id="rId72" Type="http://schemas.openxmlformats.org/officeDocument/2006/relationships/image" Target="media/image59.jpg"/><Relationship Id="rId93" Type="http://schemas.openxmlformats.org/officeDocument/2006/relationships/image" Target="media/image80.jpg"/><Relationship Id="rId98" Type="http://schemas.openxmlformats.org/officeDocument/2006/relationships/image" Target="media/image85.jpg"/><Relationship Id="rId121" Type="http://schemas.openxmlformats.org/officeDocument/2006/relationships/image" Target="media/image108.jpg"/><Relationship Id="rId142" Type="http://schemas.openxmlformats.org/officeDocument/2006/relationships/image" Target="media/image129.jpg"/><Relationship Id="rId163" Type="http://schemas.openxmlformats.org/officeDocument/2006/relationships/image" Target="media/image150.jpg"/><Relationship Id="rId184" Type="http://schemas.microsoft.com/office/2011/relationships/people" Target="people.xml"/><Relationship Id="rId3" Type="http://schemas.openxmlformats.org/officeDocument/2006/relationships/styles" Target="styles.xml"/><Relationship Id="rId25" Type="http://schemas.openxmlformats.org/officeDocument/2006/relationships/image" Target="media/image12.jpg"/><Relationship Id="rId46" Type="http://schemas.openxmlformats.org/officeDocument/2006/relationships/image" Target="media/image33.jpg"/><Relationship Id="rId67" Type="http://schemas.openxmlformats.org/officeDocument/2006/relationships/image" Target="media/image54.jpg"/><Relationship Id="rId116" Type="http://schemas.openxmlformats.org/officeDocument/2006/relationships/image" Target="media/image103.jpg"/><Relationship Id="rId137" Type="http://schemas.openxmlformats.org/officeDocument/2006/relationships/image" Target="media/image124.jpg"/><Relationship Id="rId158" Type="http://schemas.openxmlformats.org/officeDocument/2006/relationships/image" Target="media/image145.jpg"/><Relationship Id="rId20" Type="http://schemas.openxmlformats.org/officeDocument/2006/relationships/image" Target="media/image7.jpg"/><Relationship Id="rId41" Type="http://schemas.openxmlformats.org/officeDocument/2006/relationships/image" Target="media/image28.jpg"/><Relationship Id="rId62" Type="http://schemas.openxmlformats.org/officeDocument/2006/relationships/image" Target="media/image49.jpg"/><Relationship Id="rId83" Type="http://schemas.openxmlformats.org/officeDocument/2006/relationships/image" Target="media/image70.jpg"/><Relationship Id="rId88" Type="http://schemas.openxmlformats.org/officeDocument/2006/relationships/image" Target="media/image75.jpg"/><Relationship Id="rId111" Type="http://schemas.openxmlformats.org/officeDocument/2006/relationships/image" Target="media/image98.jpg"/><Relationship Id="rId132" Type="http://schemas.openxmlformats.org/officeDocument/2006/relationships/image" Target="media/image119.jpg"/><Relationship Id="rId153" Type="http://schemas.openxmlformats.org/officeDocument/2006/relationships/image" Target="media/image140.jpg"/><Relationship Id="rId174" Type="http://schemas.openxmlformats.org/officeDocument/2006/relationships/image" Target="media/image161.png"/><Relationship Id="rId179" Type="http://schemas.openxmlformats.org/officeDocument/2006/relationships/image" Target="media/image166.jpg"/><Relationship Id="rId15" Type="http://schemas.openxmlformats.org/officeDocument/2006/relationships/header" Target="header3.xml"/><Relationship Id="rId36" Type="http://schemas.openxmlformats.org/officeDocument/2006/relationships/image" Target="media/image23.jpg"/><Relationship Id="rId57" Type="http://schemas.openxmlformats.org/officeDocument/2006/relationships/image" Target="media/image44.jpg"/><Relationship Id="rId106" Type="http://schemas.openxmlformats.org/officeDocument/2006/relationships/image" Target="media/image93.jpg"/><Relationship Id="rId127" Type="http://schemas.openxmlformats.org/officeDocument/2006/relationships/image" Target="media/image114.jpg"/><Relationship Id="rId10" Type="http://schemas.openxmlformats.org/officeDocument/2006/relationships/image" Target="media/image3.png"/><Relationship Id="rId31" Type="http://schemas.openxmlformats.org/officeDocument/2006/relationships/image" Target="media/image18.jpg"/><Relationship Id="rId52" Type="http://schemas.openxmlformats.org/officeDocument/2006/relationships/image" Target="media/image39.jpg"/><Relationship Id="rId73" Type="http://schemas.openxmlformats.org/officeDocument/2006/relationships/image" Target="media/image60.jpg"/><Relationship Id="rId78" Type="http://schemas.openxmlformats.org/officeDocument/2006/relationships/image" Target="media/image65.jpg"/><Relationship Id="rId94" Type="http://schemas.openxmlformats.org/officeDocument/2006/relationships/image" Target="media/image81.jpg"/><Relationship Id="rId99" Type="http://schemas.openxmlformats.org/officeDocument/2006/relationships/image" Target="media/image86.jpg"/><Relationship Id="rId101" Type="http://schemas.openxmlformats.org/officeDocument/2006/relationships/image" Target="media/image88.jpg"/><Relationship Id="rId122" Type="http://schemas.openxmlformats.org/officeDocument/2006/relationships/image" Target="media/image109.jpg"/><Relationship Id="rId143" Type="http://schemas.openxmlformats.org/officeDocument/2006/relationships/image" Target="media/image130.jpg"/><Relationship Id="rId148" Type="http://schemas.openxmlformats.org/officeDocument/2006/relationships/image" Target="media/image135.jpg"/><Relationship Id="rId164" Type="http://schemas.openxmlformats.org/officeDocument/2006/relationships/image" Target="media/image151.jpg"/><Relationship Id="rId169" Type="http://schemas.openxmlformats.org/officeDocument/2006/relationships/image" Target="media/image156.jpg"/><Relationship Id="rId18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80" Type="http://schemas.openxmlformats.org/officeDocument/2006/relationships/image" Target="media/image167.jpg"/><Relationship Id="rId26" Type="http://schemas.openxmlformats.org/officeDocument/2006/relationships/image" Target="media/image13.jpg"/><Relationship Id="rId47" Type="http://schemas.openxmlformats.org/officeDocument/2006/relationships/image" Target="media/image34.jpg"/><Relationship Id="rId68" Type="http://schemas.openxmlformats.org/officeDocument/2006/relationships/image" Target="media/image55.jpg"/><Relationship Id="rId89" Type="http://schemas.openxmlformats.org/officeDocument/2006/relationships/image" Target="media/image76.jpg"/><Relationship Id="rId112" Type="http://schemas.openxmlformats.org/officeDocument/2006/relationships/image" Target="media/image99.jpg"/><Relationship Id="rId133" Type="http://schemas.openxmlformats.org/officeDocument/2006/relationships/image" Target="media/image120.jpg"/><Relationship Id="rId154" Type="http://schemas.openxmlformats.org/officeDocument/2006/relationships/image" Target="media/image141.jpg"/><Relationship Id="rId175" Type="http://schemas.openxmlformats.org/officeDocument/2006/relationships/image" Target="media/image162.jpg"/><Relationship Id="rId16" Type="http://schemas.openxmlformats.org/officeDocument/2006/relationships/footer" Target="footer3.xml"/><Relationship Id="rId37" Type="http://schemas.openxmlformats.org/officeDocument/2006/relationships/image" Target="media/image24.jpg"/><Relationship Id="rId58" Type="http://schemas.openxmlformats.org/officeDocument/2006/relationships/image" Target="media/image45.jpg"/><Relationship Id="rId79" Type="http://schemas.openxmlformats.org/officeDocument/2006/relationships/image" Target="media/image66.jpg"/><Relationship Id="rId102" Type="http://schemas.openxmlformats.org/officeDocument/2006/relationships/image" Target="media/image89.jpg"/><Relationship Id="rId123" Type="http://schemas.openxmlformats.org/officeDocument/2006/relationships/image" Target="media/image110.jpg"/><Relationship Id="rId144" Type="http://schemas.openxmlformats.org/officeDocument/2006/relationships/image" Target="media/image131.jpg"/><Relationship Id="rId90" Type="http://schemas.openxmlformats.org/officeDocument/2006/relationships/image" Target="media/image77.jpg"/><Relationship Id="rId165" Type="http://schemas.openxmlformats.org/officeDocument/2006/relationships/image" Target="media/image152.jpg"/><Relationship Id="rId27" Type="http://schemas.openxmlformats.org/officeDocument/2006/relationships/image" Target="media/image14.jpg"/><Relationship Id="rId48" Type="http://schemas.openxmlformats.org/officeDocument/2006/relationships/image" Target="media/image35.jpg"/><Relationship Id="rId69" Type="http://schemas.openxmlformats.org/officeDocument/2006/relationships/image" Target="media/image56.png"/><Relationship Id="rId113" Type="http://schemas.openxmlformats.org/officeDocument/2006/relationships/image" Target="media/image100.jpg"/><Relationship Id="rId134" Type="http://schemas.openxmlformats.org/officeDocument/2006/relationships/image" Target="media/image121.jpg"/><Relationship Id="rId80" Type="http://schemas.openxmlformats.org/officeDocument/2006/relationships/image" Target="media/image67.jpg"/><Relationship Id="rId155" Type="http://schemas.openxmlformats.org/officeDocument/2006/relationships/image" Target="media/image142.jpg"/><Relationship Id="rId176" Type="http://schemas.openxmlformats.org/officeDocument/2006/relationships/image" Target="media/image163.jpg"/><Relationship Id="rId17" Type="http://schemas.openxmlformats.org/officeDocument/2006/relationships/image" Target="media/image4.jpg"/><Relationship Id="rId38" Type="http://schemas.openxmlformats.org/officeDocument/2006/relationships/image" Target="media/image25.jpg"/><Relationship Id="rId59" Type="http://schemas.openxmlformats.org/officeDocument/2006/relationships/image" Target="media/image46.jpg"/><Relationship Id="rId103" Type="http://schemas.openxmlformats.org/officeDocument/2006/relationships/image" Target="media/image90.jpg"/><Relationship Id="rId124" Type="http://schemas.openxmlformats.org/officeDocument/2006/relationships/image" Target="media/image111.jpg"/><Relationship Id="rId70" Type="http://schemas.openxmlformats.org/officeDocument/2006/relationships/image" Target="media/image57.jpg"/><Relationship Id="rId91" Type="http://schemas.openxmlformats.org/officeDocument/2006/relationships/image" Target="media/image78.jpg"/><Relationship Id="rId145" Type="http://schemas.openxmlformats.org/officeDocument/2006/relationships/image" Target="media/image132.jpg"/><Relationship Id="rId166" Type="http://schemas.openxmlformats.org/officeDocument/2006/relationships/image" Target="media/image153.jpg"/><Relationship Id="rId1" Type="http://schemas.openxmlformats.org/officeDocument/2006/relationships/customXml" Target="../customXml/item1.xml"/><Relationship Id="rId28" Type="http://schemas.openxmlformats.org/officeDocument/2006/relationships/image" Target="media/image15.jpg"/><Relationship Id="rId49" Type="http://schemas.openxmlformats.org/officeDocument/2006/relationships/image" Target="media/image36.jpg"/><Relationship Id="rId114" Type="http://schemas.openxmlformats.org/officeDocument/2006/relationships/image" Target="media/image101.jpg"/><Relationship Id="rId60" Type="http://schemas.openxmlformats.org/officeDocument/2006/relationships/image" Target="media/image47.jpg"/><Relationship Id="rId81" Type="http://schemas.openxmlformats.org/officeDocument/2006/relationships/image" Target="media/image68.jpg"/><Relationship Id="rId135" Type="http://schemas.openxmlformats.org/officeDocument/2006/relationships/image" Target="media/image122.jpg"/><Relationship Id="rId156" Type="http://schemas.openxmlformats.org/officeDocument/2006/relationships/image" Target="media/image143.jpg"/><Relationship Id="rId177" Type="http://schemas.openxmlformats.org/officeDocument/2006/relationships/image" Target="media/image164.jp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2B42714-302A-8144-B1D9-351CE018401E}">
  <we:reference id="wa200010453" version="1.0.0.1" store="en-US" storeType="OMEX"/>
  <we:alternateReferences>
    <we:reference id="wa200010453" version="1.0.0.1" store="en-US" storeType="OMEX"/>
  </we:alternateReferences>
  <we:properties>
    <we:property name="claude.fileId" value="&quot;6f0ba151-f8b4-44f5-abd5-3d608dd3149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50</Pages>
  <Words>7388</Words>
  <Characters>38485</Characters>
  <Application>Microsoft Office Word</Application>
  <DocSecurity>0</DocSecurity>
  <Lines>1972</Lines>
  <Paragraphs>1425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44723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Fabian Aschwanden</cp:lastModifiedBy>
  <cp:revision>3</cp:revision>
  <cp:lastPrinted>2026-07-26T12:46:00Z</cp:lastPrinted>
  <dcterms:created xsi:type="dcterms:W3CDTF">2026-07-27T05:26:00Z</dcterms:created>
  <dcterms:modified xsi:type="dcterms:W3CDTF">2026-07-28T12:12:00Z</dcterms:modified>
  <cp:category/>
</cp:coreProperties>
</file>